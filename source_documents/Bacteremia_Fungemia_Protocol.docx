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23912" w14:textId="514E9144" w:rsidR="009D3015" w:rsidRPr="004B1EA1" w:rsidRDefault="009D3015" w:rsidP="6DDEE351">
      <w:pPr>
        <w:pStyle w:val="TOCHeading"/>
        <w:rPr>
          <w:rStyle w:val="normaltextrun"/>
          <w:rFonts w:asciiTheme="minorHAnsi" w:hAnsiTheme="minorHAnsi" w:cstheme="minorBidi"/>
          <w:color w:val="2F5496"/>
          <w:shd w:val="clear" w:color="auto" w:fill="FFFFFF"/>
        </w:rPr>
      </w:pPr>
      <w:commentRangeStart w:id="0"/>
      <w:commentRangeStart w:id="1"/>
      <w:r w:rsidRPr="00AD03CA">
        <w:rPr>
          <w:rStyle w:val="normaltextrun"/>
          <w:rFonts w:asciiTheme="minorHAnsi" w:hAnsiTheme="minorHAnsi" w:cstheme="minorBidi"/>
          <w:color w:val="2F5496"/>
          <w:shd w:val="clear" w:color="auto" w:fill="FFFFFF"/>
        </w:rPr>
        <w:t>Bacteremia &amp; Fungemia</w:t>
      </w:r>
      <w:r w:rsidRPr="00AD03CA" w:rsidDel="009605DB">
        <w:rPr>
          <w:rStyle w:val="normaltextrun"/>
          <w:rFonts w:asciiTheme="minorHAnsi" w:hAnsiTheme="minorHAnsi" w:cstheme="minorBidi"/>
          <w:color w:val="2F5496"/>
        </w:rPr>
        <w:t xml:space="preserve"> </w:t>
      </w:r>
      <w:r w:rsidR="6E10CA0C" w:rsidRPr="00AD03CA">
        <w:rPr>
          <w:rStyle w:val="normaltextrun"/>
          <w:rFonts w:asciiTheme="minorHAnsi" w:hAnsiTheme="minorHAnsi" w:cstheme="minorBidi"/>
          <w:color w:val="2F5496"/>
        </w:rPr>
        <w:t>Surveillance Module</w:t>
      </w:r>
      <w:r w:rsidRPr="00AD03CA">
        <w:rPr>
          <w:rStyle w:val="normaltextrun"/>
          <w:rFonts w:asciiTheme="minorHAnsi" w:hAnsiTheme="minorHAnsi" w:cstheme="minorBidi"/>
          <w:color w:val="2F5496"/>
          <w:shd w:val="clear" w:color="auto" w:fill="FFFFFF"/>
        </w:rPr>
        <w:t xml:space="preserve"> </w:t>
      </w:r>
      <w:commentRangeEnd w:id="0"/>
      <w:r w:rsidR="003F3EF3" w:rsidRPr="004B1EA1">
        <w:rPr>
          <w:rStyle w:val="CommentReference"/>
          <w:rFonts w:asciiTheme="minorHAnsi" w:hAnsiTheme="minorHAnsi" w:cstheme="minorBidi"/>
          <w:color w:val="2F5496"/>
          <w:sz w:val="32"/>
          <w:szCs w:val="32"/>
          <w:shd w:val="clear" w:color="auto" w:fill="FFFFFF"/>
        </w:rPr>
        <w:commentReference w:id="0"/>
      </w:r>
      <w:commentRangeEnd w:id="1"/>
      <w:r w:rsidRPr="004B1EA1">
        <w:rPr>
          <w:rStyle w:val="CommentReference"/>
          <w:rFonts w:asciiTheme="minorHAnsi" w:hAnsiTheme="minorHAnsi" w:cstheme="minorBidi"/>
          <w:color w:val="2F5496"/>
          <w:sz w:val="32"/>
          <w:szCs w:val="32"/>
          <w:shd w:val="clear" w:color="auto" w:fill="FFFFFF"/>
        </w:rPr>
        <w:commentReference w:id="1"/>
      </w:r>
    </w:p>
    <w:p w14:paraId="675ACF1F" w14:textId="2CEB8547" w:rsidR="00620AB0" w:rsidRPr="004B1EA1" w:rsidRDefault="00620AB0" w:rsidP="004B1EA1">
      <w:pPr>
        <w:rPr>
          <w:sz w:val="24"/>
          <w:szCs w:val="24"/>
        </w:rPr>
      </w:pPr>
      <w:r w:rsidRPr="004B1EA1">
        <w:rPr>
          <w:rStyle w:val="normaltextrun"/>
          <w:rFonts w:cstheme="minorHAnsi"/>
          <w:b/>
          <w:color w:val="808080" w:themeColor="background1" w:themeShade="80"/>
          <w:sz w:val="24"/>
          <w:szCs w:val="24"/>
          <w:u w:val="single"/>
          <w:shd w:val="clear" w:color="auto" w:fill="FFFFFF"/>
        </w:rPr>
        <w:t>(DRAFT VERSION FOR COLAB TESTING- April 2025)</w:t>
      </w:r>
    </w:p>
    <w:sdt>
      <w:sdtPr>
        <w:rPr>
          <w:rFonts w:asciiTheme="minorHAnsi" w:eastAsiaTheme="minorEastAsia" w:hAnsiTheme="minorHAnsi" w:cstheme="minorBidi"/>
          <w:color w:val="auto"/>
          <w:sz w:val="22"/>
          <w:szCs w:val="22"/>
        </w:rPr>
        <w:id w:val="-790829230"/>
        <w:docPartObj>
          <w:docPartGallery w:val="Table of Contents"/>
          <w:docPartUnique/>
        </w:docPartObj>
      </w:sdtPr>
      <w:sdtEndPr>
        <w:rPr>
          <w:b/>
          <w:bCs/>
          <w:noProof/>
        </w:rPr>
      </w:sdtEndPr>
      <w:sdtContent>
        <w:p w14:paraId="6587D3B6" w14:textId="1DF7E393" w:rsidR="00D0119B" w:rsidRPr="00315539" w:rsidRDefault="008551E5">
          <w:pPr>
            <w:pStyle w:val="TOCHeading"/>
            <w:rPr>
              <w:rFonts w:asciiTheme="minorHAnsi" w:hAnsiTheme="minorHAnsi" w:cstheme="minorHAnsi"/>
            </w:rPr>
          </w:pPr>
          <w:r w:rsidRPr="00315539">
            <w:rPr>
              <w:rFonts w:asciiTheme="minorHAnsi" w:hAnsiTheme="minorHAnsi" w:cstheme="minorHAnsi"/>
              <w:sz w:val="28"/>
              <w:szCs w:val="28"/>
            </w:rPr>
            <w:t xml:space="preserve">Table of </w:t>
          </w:r>
          <w:commentRangeStart w:id="3"/>
          <w:r w:rsidRPr="00315539">
            <w:rPr>
              <w:rFonts w:asciiTheme="minorHAnsi" w:hAnsiTheme="minorHAnsi" w:cstheme="minorHAnsi"/>
              <w:sz w:val="28"/>
              <w:szCs w:val="28"/>
            </w:rPr>
            <w:t>C</w:t>
          </w:r>
          <w:r w:rsidR="00D0119B" w:rsidRPr="00315539">
            <w:rPr>
              <w:rFonts w:asciiTheme="minorHAnsi" w:hAnsiTheme="minorHAnsi" w:cstheme="minorHAnsi"/>
              <w:sz w:val="28"/>
              <w:szCs w:val="28"/>
            </w:rPr>
            <w:t>ontents</w:t>
          </w:r>
          <w:commentRangeEnd w:id="3"/>
          <w:r w:rsidR="000E34F5" w:rsidRPr="00315539">
            <w:rPr>
              <w:rStyle w:val="CommentReference"/>
              <w:rFonts w:asciiTheme="minorHAnsi" w:hAnsiTheme="minorHAnsi" w:cstheme="minorHAnsi"/>
              <w:sz w:val="32"/>
              <w:szCs w:val="32"/>
            </w:rPr>
            <w:commentReference w:id="3"/>
          </w:r>
        </w:p>
        <w:p w14:paraId="78FDA204" w14:textId="77777777" w:rsidR="008551E5" w:rsidRPr="008551E5" w:rsidRDefault="008551E5" w:rsidP="008551E5"/>
        <w:p w14:paraId="72AEEF3F" w14:textId="1660928B" w:rsidR="009605DB" w:rsidRDefault="00D0119B">
          <w:pPr>
            <w:pStyle w:val="TOC1"/>
            <w:rPr>
              <w:rFonts w:cstheme="minorBidi"/>
              <w:b w:val="0"/>
              <w:bCs w:val="0"/>
              <w:i w:val="0"/>
              <w:iCs w:val="0"/>
              <w:noProof/>
              <w:kern w:val="2"/>
              <w14:ligatures w14:val="standardContextual"/>
            </w:rPr>
          </w:pPr>
          <w:r>
            <w:fldChar w:fldCharType="begin"/>
          </w:r>
          <w:r>
            <w:instrText xml:space="preserve"> TOC \o "1-3" \h \z \u </w:instrText>
          </w:r>
          <w:r>
            <w:fldChar w:fldCharType="separate"/>
          </w:r>
          <w:hyperlink w:anchor="_Toc204328639" w:history="1">
            <w:r w:rsidR="009605DB" w:rsidRPr="00D44561">
              <w:rPr>
                <w:rStyle w:val="Hyperlink"/>
                <w:noProof/>
              </w:rPr>
              <w:t>In</w:t>
            </w:r>
            <w:r w:rsidR="009605DB" w:rsidRPr="0074051E">
              <w:rPr>
                <w:rStyle w:val="Hyperlink"/>
                <w:noProof/>
              </w:rPr>
              <w:t>troduction</w:t>
            </w:r>
            <w:r w:rsidR="009605DB" w:rsidRPr="00B61411">
              <w:rPr>
                <w:rStyle w:val="Hyperlink"/>
                <w:i w:val="0"/>
                <w:iCs w:val="0"/>
                <w:webHidden/>
                <w:sz w:val="22"/>
                <w:szCs w:val="22"/>
              </w:rPr>
              <w:tab/>
            </w:r>
            <w:r w:rsidR="009605DB">
              <w:rPr>
                <w:noProof/>
                <w:webHidden/>
              </w:rPr>
              <w:fldChar w:fldCharType="begin"/>
            </w:r>
            <w:r w:rsidR="009605DB">
              <w:rPr>
                <w:noProof/>
                <w:webHidden/>
              </w:rPr>
              <w:instrText xml:space="preserve"> PAGEREF _Toc204328639 \h </w:instrText>
            </w:r>
            <w:r w:rsidR="009605DB">
              <w:rPr>
                <w:noProof/>
                <w:webHidden/>
              </w:rPr>
            </w:r>
            <w:r w:rsidR="009605DB">
              <w:rPr>
                <w:noProof/>
                <w:webHidden/>
              </w:rPr>
              <w:fldChar w:fldCharType="separate"/>
            </w:r>
            <w:r w:rsidR="00655256">
              <w:rPr>
                <w:noProof/>
                <w:webHidden/>
              </w:rPr>
              <w:t>2</w:t>
            </w:r>
            <w:r w:rsidR="009605DB">
              <w:rPr>
                <w:noProof/>
                <w:webHidden/>
              </w:rPr>
              <w:fldChar w:fldCharType="end"/>
            </w:r>
          </w:hyperlink>
        </w:p>
        <w:p w14:paraId="3C1D3CD2" w14:textId="75BEC1C8" w:rsidR="009605DB" w:rsidRDefault="009605DB">
          <w:pPr>
            <w:pStyle w:val="TOC1"/>
            <w:rPr>
              <w:rFonts w:cstheme="minorBidi"/>
              <w:b w:val="0"/>
              <w:bCs w:val="0"/>
              <w:i w:val="0"/>
              <w:iCs w:val="0"/>
              <w:noProof/>
              <w:kern w:val="2"/>
              <w14:ligatures w14:val="standardContextual"/>
            </w:rPr>
          </w:pPr>
          <w:hyperlink w:anchor="_Toc204328640" w:history="1">
            <w:r w:rsidRPr="00D44561">
              <w:rPr>
                <w:rStyle w:val="Hyperlink"/>
                <w:noProof/>
              </w:rPr>
              <w:t>Settings and Patient Locations</w:t>
            </w:r>
            <w:r>
              <w:rPr>
                <w:noProof/>
                <w:webHidden/>
              </w:rPr>
              <w:tab/>
            </w:r>
            <w:r>
              <w:rPr>
                <w:noProof/>
                <w:webHidden/>
              </w:rPr>
              <w:fldChar w:fldCharType="begin"/>
            </w:r>
            <w:r>
              <w:rPr>
                <w:noProof/>
                <w:webHidden/>
              </w:rPr>
              <w:instrText xml:space="preserve"> PAGEREF _Toc204328640 \h </w:instrText>
            </w:r>
            <w:r>
              <w:rPr>
                <w:noProof/>
                <w:webHidden/>
              </w:rPr>
            </w:r>
            <w:r>
              <w:rPr>
                <w:noProof/>
                <w:webHidden/>
              </w:rPr>
              <w:fldChar w:fldCharType="separate"/>
            </w:r>
            <w:r w:rsidR="00655256">
              <w:rPr>
                <w:noProof/>
                <w:webHidden/>
              </w:rPr>
              <w:t>2</w:t>
            </w:r>
            <w:r>
              <w:rPr>
                <w:noProof/>
                <w:webHidden/>
              </w:rPr>
              <w:fldChar w:fldCharType="end"/>
            </w:r>
          </w:hyperlink>
        </w:p>
        <w:p w14:paraId="48B324B9" w14:textId="6F079D59" w:rsidR="009605DB" w:rsidRDefault="009605DB">
          <w:pPr>
            <w:pStyle w:val="TOC1"/>
            <w:rPr>
              <w:rFonts w:cstheme="minorBidi"/>
              <w:b w:val="0"/>
              <w:bCs w:val="0"/>
              <w:i w:val="0"/>
              <w:iCs w:val="0"/>
              <w:noProof/>
              <w:kern w:val="2"/>
              <w14:ligatures w14:val="standardContextual"/>
            </w:rPr>
          </w:pPr>
          <w:hyperlink w:anchor="_Toc204328641" w:history="1">
            <w:r w:rsidRPr="00D44561">
              <w:rPr>
                <w:rStyle w:val="Hyperlink"/>
                <w:noProof/>
              </w:rPr>
              <w:t>Data Reporting Requirements</w:t>
            </w:r>
            <w:r>
              <w:rPr>
                <w:noProof/>
                <w:webHidden/>
              </w:rPr>
              <w:tab/>
            </w:r>
            <w:r>
              <w:rPr>
                <w:noProof/>
                <w:webHidden/>
              </w:rPr>
              <w:fldChar w:fldCharType="begin"/>
            </w:r>
            <w:r>
              <w:rPr>
                <w:noProof/>
                <w:webHidden/>
              </w:rPr>
              <w:instrText xml:space="preserve"> PAGEREF _Toc204328641 \h </w:instrText>
            </w:r>
            <w:r>
              <w:rPr>
                <w:noProof/>
                <w:webHidden/>
              </w:rPr>
            </w:r>
            <w:r>
              <w:rPr>
                <w:noProof/>
                <w:webHidden/>
              </w:rPr>
              <w:fldChar w:fldCharType="separate"/>
            </w:r>
            <w:r w:rsidR="00655256">
              <w:rPr>
                <w:noProof/>
                <w:webHidden/>
              </w:rPr>
              <w:t>2</w:t>
            </w:r>
            <w:r>
              <w:rPr>
                <w:noProof/>
                <w:webHidden/>
              </w:rPr>
              <w:fldChar w:fldCharType="end"/>
            </w:r>
          </w:hyperlink>
        </w:p>
        <w:p w14:paraId="1B949E48" w14:textId="18AEF776" w:rsidR="009605DB" w:rsidRPr="00B61411" w:rsidRDefault="009605DB" w:rsidP="00B61411">
          <w:pPr>
            <w:pStyle w:val="TOC3"/>
            <w:rPr>
              <w:rStyle w:val="Hyperlink"/>
            </w:rPr>
          </w:pPr>
          <w:hyperlink w:anchor="_Toc204328642" w:history="1">
            <w:r w:rsidRPr="00D44561">
              <w:rPr>
                <w:rStyle w:val="Hyperlink"/>
                <w:noProof/>
              </w:rPr>
              <w:t>Minimum Requirements for Reporting dQMs</w:t>
            </w:r>
            <w:r w:rsidRPr="00B61411">
              <w:rPr>
                <w:rStyle w:val="Hyperlink"/>
                <w:webHidden/>
              </w:rPr>
              <w:tab/>
            </w:r>
            <w:r w:rsidRPr="00B61411">
              <w:rPr>
                <w:rStyle w:val="Hyperlink"/>
                <w:webHidden/>
              </w:rPr>
              <w:fldChar w:fldCharType="begin"/>
            </w:r>
            <w:r w:rsidRPr="00B61411">
              <w:rPr>
                <w:rStyle w:val="Hyperlink"/>
                <w:webHidden/>
              </w:rPr>
              <w:instrText xml:space="preserve"> PAGEREF _Toc204328642 \h </w:instrText>
            </w:r>
            <w:r w:rsidRPr="00B61411">
              <w:rPr>
                <w:rStyle w:val="Hyperlink"/>
                <w:webHidden/>
              </w:rPr>
            </w:r>
            <w:r w:rsidRPr="00B61411">
              <w:rPr>
                <w:rStyle w:val="Hyperlink"/>
                <w:webHidden/>
              </w:rPr>
              <w:fldChar w:fldCharType="separate"/>
            </w:r>
            <w:r w:rsidR="00655256" w:rsidRPr="00B61411">
              <w:rPr>
                <w:rStyle w:val="Hyperlink"/>
                <w:webHidden/>
              </w:rPr>
              <w:t>3</w:t>
            </w:r>
            <w:r w:rsidRPr="00B61411">
              <w:rPr>
                <w:rStyle w:val="Hyperlink"/>
                <w:webHidden/>
              </w:rPr>
              <w:fldChar w:fldCharType="end"/>
            </w:r>
          </w:hyperlink>
        </w:p>
        <w:p w14:paraId="2F88F82A" w14:textId="32FE0A4C" w:rsidR="009605DB" w:rsidRDefault="009605DB">
          <w:pPr>
            <w:pStyle w:val="TOC1"/>
            <w:rPr>
              <w:rFonts w:cstheme="minorBidi"/>
              <w:b w:val="0"/>
              <w:bCs w:val="0"/>
              <w:i w:val="0"/>
              <w:iCs w:val="0"/>
              <w:noProof/>
              <w:kern w:val="2"/>
              <w14:ligatures w14:val="standardContextual"/>
            </w:rPr>
          </w:pPr>
          <w:hyperlink w:anchor="_Toc204328643" w:history="1">
            <w:r w:rsidRPr="00D44561">
              <w:rPr>
                <w:rStyle w:val="Hyperlink"/>
                <w:noProof/>
              </w:rPr>
              <w:t>Definitions</w:t>
            </w:r>
            <w:r>
              <w:rPr>
                <w:noProof/>
                <w:webHidden/>
              </w:rPr>
              <w:tab/>
            </w:r>
            <w:r>
              <w:rPr>
                <w:noProof/>
                <w:webHidden/>
              </w:rPr>
              <w:fldChar w:fldCharType="begin"/>
            </w:r>
            <w:r>
              <w:rPr>
                <w:noProof/>
                <w:webHidden/>
              </w:rPr>
              <w:instrText xml:space="preserve"> PAGEREF _Toc204328643 \h </w:instrText>
            </w:r>
            <w:r>
              <w:rPr>
                <w:noProof/>
                <w:webHidden/>
              </w:rPr>
            </w:r>
            <w:r>
              <w:rPr>
                <w:noProof/>
                <w:webHidden/>
              </w:rPr>
              <w:fldChar w:fldCharType="separate"/>
            </w:r>
            <w:r w:rsidR="00655256">
              <w:rPr>
                <w:noProof/>
                <w:webHidden/>
              </w:rPr>
              <w:t>4</w:t>
            </w:r>
            <w:r>
              <w:rPr>
                <w:noProof/>
                <w:webHidden/>
              </w:rPr>
              <w:fldChar w:fldCharType="end"/>
            </w:r>
          </w:hyperlink>
        </w:p>
        <w:p w14:paraId="34A52C17" w14:textId="2C81BB16" w:rsidR="009605DB" w:rsidRDefault="009605DB">
          <w:pPr>
            <w:pStyle w:val="TOC1"/>
            <w:rPr>
              <w:rFonts w:cstheme="minorBidi"/>
              <w:b w:val="0"/>
              <w:bCs w:val="0"/>
              <w:i w:val="0"/>
              <w:iCs w:val="0"/>
              <w:noProof/>
              <w:kern w:val="2"/>
              <w14:ligatures w14:val="standardContextual"/>
            </w:rPr>
          </w:pPr>
          <w:hyperlink w:anchor="_Toc204328644" w:history="1">
            <w:r w:rsidRPr="00D44561">
              <w:rPr>
                <w:rStyle w:val="Hyperlink"/>
                <w:noProof/>
              </w:rPr>
              <w:t>Measure Logic</w:t>
            </w:r>
            <w:r>
              <w:rPr>
                <w:noProof/>
                <w:webHidden/>
              </w:rPr>
              <w:tab/>
            </w:r>
            <w:r>
              <w:rPr>
                <w:noProof/>
                <w:webHidden/>
              </w:rPr>
              <w:fldChar w:fldCharType="begin"/>
            </w:r>
            <w:r>
              <w:rPr>
                <w:noProof/>
                <w:webHidden/>
              </w:rPr>
              <w:instrText xml:space="preserve"> PAGEREF _Toc204328644 \h </w:instrText>
            </w:r>
            <w:r>
              <w:rPr>
                <w:noProof/>
                <w:webHidden/>
              </w:rPr>
            </w:r>
            <w:r>
              <w:rPr>
                <w:noProof/>
                <w:webHidden/>
              </w:rPr>
              <w:fldChar w:fldCharType="separate"/>
            </w:r>
            <w:r w:rsidR="00655256">
              <w:rPr>
                <w:noProof/>
                <w:webHidden/>
              </w:rPr>
              <w:t>5</w:t>
            </w:r>
            <w:r>
              <w:rPr>
                <w:noProof/>
                <w:webHidden/>
              </w:rPr>
              <w:fldChar w:fldCharType="end"/>
            </w:r>
          </w:hyperlink>
        </w:p>
        <w:p w14:paraId="3F99371C" w14:textId="1DCB4956" w:rsidR="009605DB" w:rsidRDefault="009605DB">
          <w:pPr>
            <w:pStyle w:val="TOC3"/>
            <w:rPr>
              <w:rFonts w:cstheme="minorBidi"/>
              <w:noProof/>
              <w:kern w:val="2"/>
              <w:sz w:val="24"/>
              <w:szCs w:val="24"/>
              <w14:ligatures w14:val="standardContextual"/>
            </w:rPr>
          </w:pPr>
          <w:hyperlink w:anchor="_Toc204328645" w:history="1">
            <w:r w:rsidRPr="00D44561">
              <w:rPr>
                <w:rStyle w:val="Hyperlink"/>
                <w:noProof/>
              </w:rPr>
              <w:t>Outpatient Community-onset Bacteremia &amp; Fungemia (O-COB) Event:</w:t>
            </w:r>
            <w:r>
              <w:rPr>
                <w:noProof/>
                <w:webHidden/>
              </w:rPr>
              <w:tab/>
            </w:r>
            <w:r>
              <w:rPr>
                <w:noProof/>
                <w:webHidden/>
              </w:rPr>
              <w:fldChar w:fldCharType="begin"/>
            </w:r>
            <w:r>
              <w:rPr>
                <w:noProof/>
                <w:webHidden/>
              </w:rPr>
              <w:instrText xml:space="preserve"> PAGEREF _Toc204328645 \h </w:instrText>
            </w:r>
            <w:r>
              <w:rPr>
                <w:noProof/>
                <w:webHidden/>
              </w:rPr>
            </w:r>
            <w:r>
              <w:rPr>
                <w:noProof/>
                <w:webHidden/>
              </w:rPr>
              <w:fldChar w:fldCharType="separate"/>
            </w:r>
            <w:r w:rsidR="00655256">
              <w:rPr>
                <w:noProof/>
                <w:webHidden/>
              </w:rPr>
              <w:t>6</w:t>
            </w:r>
            <w:r>
              <w:rPr>
                <w:noProof/>
                <w:webHidden/>
              </w:rPr>
              <w:fldChar w:fldCharType="end"/>
            </w:r>
          </w:hyperlink>
        </w:p>
        <w:p w14:paraId="73E41552" w14:textId="7C7DE8D5" w:rsidR="009605DB" w:rsidRDefault="009605DB">
          <w:pPr>
            <w:pStyle w:val="TOC3"/>
            <w:rPr>
              <w:rFonts w:cstheme="minorBidi"/>
              <w:noProof/>
              <w:kern w:val="2"/>
              <w:sz w:val="24"/>
              <w:szCs w:val="24"/>
              <w14:ligatures w14:val="standardContextual"/>
            </w:rPr>
          </w:pPr>
          <w:hyperlink w:anchor="_Toc204328646" w:history="1">
            <w:r w:rsidRPr="00D44561">
              <w:rPr>
                <w:rStyle w:val="Hyperlink"/>
                <w:noProof/>
              </w:rPr>
              <w:t>Community-onset Bacteremia &amp; Fungemia (COB) Event:</w:t>
            </w:r>
            <w:r>
              <w:rPr>
                <w:noProof/>
                <w:webHidden/>
              </w:rPr>
              <w:tab/>
            </w:r>
            <w:r>
              <w:rPr>
                <w:noProof/>
                <w:webHidden/>
              </w:rPr>
              <w:fldChar w:fldCharType="begin"/>
            </w:r>
            <w:r>
              <w:rPr>
                <w:noProof/>
                <w:webHidden/>
              </w:rPr>
              <w:instrText xml:space="preserve"> PAGEREF _Toc204328646 \h </w:instrText>
            </w:r>
            <w:r>
              <w:rPr>
                <w:noProof/>
                <w:webHidden/>
              </w:rPr>
            </w:r>
            <w:r>
              <w:rPr>
                <w:noProof/>
                <w:webHidden/>
              </w:rPr>
              <w:fldChar w:fldCharType="separate"/>
            </w:r>
            <w:r w:rsidR="00655256">
              <w:rPr>
                <w:noProof/>
                <w:webHidden/>
              </w:rPr>
              <w:t>6</w:t>
            </w:r>
            <w:r>
              <w:rPr>
                <w:noProof/>
                <w:webHidden/>
              </w:rPr>
              <w:fldChar w:fldCharType="end"/>
            </w:r>
          </w:hyperlink>
        </w:p>
        <w:p w14:paraId="1012D710" w14:textId="2EF7CAE9" w:rsidR="009605DB" w:rsidRDefault="009605DB">
          <w:pPr>
            <w:pStyle w:val="TOC3"/>
            <w:rPr>
              <w:rFonts w:cstheme="minorBidi"/>
              <w:noProof/>
              <w:kern w:val="2"/>
              <w:sz w:val="24"/>
              <w:szCs w:val="24"/>
              <w14:ligatures w14:val="standardContextual"/>
            </w:rPr>
          </w:pPr>
          <w:hyperlink w:anchor="_Toc204328647" w:history="1">
            <w:r w:rsidRPr="00D44561">
              <w:rPr>
                <w:rStyle w:val="Hyperlink"/>
                <w:noProof/>
              </w:rPr>
              <w:t>Hospital-Onset Bacteremia &amp; Fungemia (HOB) Event:</w:t>
            </w:r>
            <w:r>
              <w:rPr>
                <w:noProof/>
                <w:webHidden/>
              </w:rPr>
              <w:tab/>
            </w:r>
            <w:r>
              <w:rPr>
                <w:noProof/>
                <w:webHidden/>
              </w:rPr>
              <w:fldChar w:fldCharType="begin"/>
            </w:r>
            <w:r>
              <w:rPr>
                <w:noProof/>
                <w:webHidden/>
              </w:rPr>
              <w:instrText xml:space="preserve"> PAGEREF _Toc204328647 \h </w:instrText>
            </w:r>
            <w:r>
              <w:rPr>
                <w:noProof/>
                <w:webHidden/>
              </w:rPr>
            </w:r>
            <w:r>
              <w:rPr>
                <w:noProof/>
                <w:webHidden/>
              </w:rPr>
              <w:fldChar w:fldCharType="separate"/>
            </w:r>
            <w:r w:rsidR="00655256">
              <w:rPr>
                <w:noProof/>
                <w:webHidden/>
              </w:rPr>
              <w:t>7</w:t>
            </w:r>
            <w:r>
              <w:rPr>
                <w:noProof/>
                <w:webHidden/>
              </w:rPr>
              <w:fldChar w:fldCharType="end"/>
            </w:r>
          </w:hyperlink>
        </w:p>
        <w:p w14:paraId="3DD1466C" w14:textId="7F1FADB0" w:rsidR="009605DB" w:rsidRDefault="009605DB">
          <w:pPr>
            <w:pStyle w:val="TOC3"/>
            <w:rPr>
              <w:rFonts w:cstheme="minorBidi"/>
              <w:noProof/>
              <w:kern w:val="2"/>
              <w:sz w:val="24"/>
              <w:szCs w:val="24"/>
              <w14:ligatures w14:val="standardContextual"/>
            </w:rPr>
          </w:pPr>
          <w:hyperlink w:anchor="_Toc204328648" w:history="1">
            <w:r w:rsidRPr="00D44561">
              <w:rPr>
                <w:rStyle w:val="Hyperlink"/>
                <w:noProof/>
              </w:rPr>
              <w:t>Matching Organism Criteria</w:t>
            </w:r>
            <w:r>
              <w:rPr>
                <w:noProof/>
                <w:webHidden/>
              </w:rPr>
              <w:tab/>
            </w:r>
            <w:r>
              <w:rPr>
                <w:noProof/>
                <w:webHidden/>
              </w:rPr>
              <w:fldChar w:fldCharType="begin"/>
            </w:r>
            <w:r>
              <w:rPr>
                <w:noProof/>
                <w:webHidden/>
              </w:rPr>
              <w:instrText xml:space="preserve"> PAGEREF _Toc204328648 \h </w:instrText>
            </w:r>
            <w:r>
              <w:rPr>
                <w:noProof/>
                <w:webHidden/>
              </w:rPr>
            </w:r>
            <w:r>
              <w:rPr>
                <w:noProof/>
                <w:webHidden/>
              </w:rPr>
              <w:fldChar w:fldCharType="separate"/>
            </w:r>
            <w:r w:rsidR="00655256">
              <w:rPr>
                <w:noProof/>
                <w:webHidden/>
              </w:rPr>
              <w:t>8</w:t>
            </w:r>
            <w:r>
              <w:rPr>
                <w:noProof/>
                <w:webHidden/>
              </w:rPr>
              <w:fldChar w:fldCharType="end"/>
            </w:r>
          </w:hyperlink>
        </w:p>
        <w:p w14:paraId="20876D43" w14:textId="5F4BB74A" w:rsidR="009605DB" w:rsidRDefault="009605DB">
          <w:pPr>
            <w:pStyle w:val="TOC3"/>
            <w:rPr>
              <w:rFonts w:cstheme="minorBidi"/>
              <w:noProof/>
              <w:kern w:val="2"/>
              <w:sz w:val="24"/>
              <w:szCs w:val="24"/>
              <w14:ligatures w14:val="standardContextual"/>
            </w:rPr>
          </w:pPr>
          <w:hyperlink w:anchor="_Toc204328649" w:history="1">
            <w:r w:rsidRPr="00D44561">
              <w:rPr>
                <w:rStyle w:val="Hyperlink"/>
                <w:noProof/>
              </w:rPr>
              <w:t>Figure 3: Bacteremia &amp; Fungemia Event Algorithms</w:t>
            </w:r>
            <w:r>
              <w:rPr>
                <w:noProof/>
                <w:webHidden/>
              </w:rPr>
              <w:tab/>
            </w:r>
            <w:r>
              <w:rPr>
                <w:noProof/>
                <w:webHidden/>
              </w:rPr>
              <w:fldChar w:fldCharType="begin"/>
            </w:r>
            <w:r>
              <w:rPr>
                <w:noProof/>
                <w:webHidden/>
              </w:rPr>
              <w:instrText xml:space="preserve"> PAGEREF _Toc204328649 \h </w:instrText>
            </w:r>
            <w:r>
              <w:rPr>
                <w:noProof/>
                <w:webHidden/>
              </w:rPr>
            </w:r>
            <w:r>
              <w:rPr>
                <w:noProof/>
                <w:webHidden/>
              </w:rPr>
              <w:fldChar w:fldCharType="separate"/>
            </w:r>
            <w:r w:rsidR="00655256">
              <w:rPr>
                <w:noProof/>
                <w:webHidden/>
              </w:rPr>
              <w:t>10</w:t>
            </w:r>
            <w:r>
              <w:rPr>
                <w:noProof/>
                <w:webHidden/>
              </w:rPr>
              <w:fldChar w:fldCharType="end"/>
            </w:r>
          </w:hyperlink>
        </w:p>
        <w:p w14:paraId="06775685" w14:textId="78B1D5BF" w:rsidR="009605DB" w:rsidRPr="00B61411" w:rsidRDefault="009605DB">
          <w:pPr>
            <w:pStyle w:val="TOC1"/>
            <w:rPr>
              <w:i w:val="0"/>
              <w:iCs w:val="0"/>
              <w:noProof/>
              <w:sz w:val="22"/>
              <w:szCs w:val="22"/>
            </w:rPr>
          </w:pPr>
          <w:hyperlink w:anchor="_Toc204328650" w:history="1">
            <w:r w:rsidRPr="00B61411">
              <w:rPr>
                <w:i w:val="0"/>
                <w:iCs w:val="0"/>
                <w:sz w:val="22"/>
                <w:szCs w:val="22"/>
              </w:rPr>
              <w:t>Appendices</w:t>
            </w:r>
            <w:r w:rsidRPr="00B61411">
              <w:rPr>
                <w:i w:val="0"/>
                <w:iCs w:val="0"/>
                <w:noProof/>
                <w:webHidden/>
                <w:sz w:val="22"/>
                <w:szCs w:val="22"/>
              </w:rPr>
              <w:tab/>
            </w:r>
            <w:r w:rsidRPr="00B61411">
              <w:rPr>
                <w:i w:val="0"/>
                <w:iCs w:val="0"/>
                <w:noProof/>
                <w:webHidden/>
                <w:sz w:val="22"/>
                <w:szCs w:val="22"/>
              </w:rPr>
              <w:fldChar w:fldCharType="begin"/>
            </w:r>
            <w:r w:rsidRPr="00B61411">
              <w:rPr>
                <w:i w:val="0"/>
                <w:iCs w:val="0"/>
                <w:noProof/>
                <w:webHidden/>
                <w:sz w:val="22"/>
                <w:szCs w:val="22"/>
              </w:rPr>
              <w:instrText xml:space="preserve"> PAGEREF _Toc204328650 \h </w:instrText>
            </w:r>
            <w:r w:rsidRPr="00B61411">
              <w:rPr>
                <w:i w:val="0"/>
                <w:iCs w:val="0"/>
                <w:noProof/>
                <w:webHidden/>
                <w:sz w:val="22"/>
                <w:szCs w:val="22"/>
              </w:rPr>
            </w:r>
            <w:r w:rsidRPr="00B61411">
              <w:rPr>
                <w:i w:val="0"/>
                <w:iCs w:val="0"/>
                <w:noProof/>
                <w:webHidden/>
                <w:sz w:val="22"/>
                <w:szCs w:val="22"/>
              </w:rPr>
              <w:fldChar w:fldCharType="separate"/>
            </w:r>
            <w:r w:rsidR="00655256" w:rsidRPr="00B61411">
              <w:rPr>
                <w:i w:val="0"/>
                <w:iCs w:val="0"/>
                <w:noProof/>
                <w:webHidden/>
                <w:sz w:val="22"/>
                <w:szCs w:val="22"/>
              </w:rPr>
              <w:t>14</w:t>
            </w:r>
            <w:r w:rsidRPr="00B61411">
              <w:rPr>
                <w:i w:val="0"/>
                <w:iCs w:val="0"/>
                <w:noProof/>
                <w:webHidden/>
                <w:sz w:val="22"/>
                <w:szCs w:val="22"/>
              </w:rPr>
              <w:fldChar w:fldCharType="end"/>
            </w:r>
          </w:hyperlink>
        </w:p>
        <w:p w14:paraId="2B3EE21E" w14:textId="5FEDE470" w:rsidR="009605DB" w:rsidRDefault="009605DB">
          <w:pPr>
            <w:pStyle w:val="TOC2"/>
            <w:tabs>
              <w:tab w:val="right" w:leader="dot" w:pos="9350"/>
            </w:tabs>
            <w:rPr>
              <w:rFonts w:cstheme="minorBidi"/>
              <w:b w:val="0"/>
              <w:bCs w:val="0"/>
              <w:noProof/>
              <w:kern w:val="2"/>
              <w:sz w:val="24"/>
              <w:szCs w:val="24"/>
              <w14:ligatures w14:val="standardContextual"/>
            </w:rPr>
          </w:pPr>
          <w:hyperlink w:anchor="_Toc204328651" w:history="1">
            <w:r w:rsidRPr="00D44561">
              <w:rPr>
                <w:rStyle w:val="Hyperlink"/>
                <w:noProof/>
              </w:rPr>
              <w:t>Appendix A. Examples of Bacteremia &amp; Fungemia Events</w:t>
            </w:r>
            <w:r>
              <w:rPr>
                <w:noProof/>
                <w:webHidden/>
              </w:rPr>
              <w:tab/>
            </w:r>
            <w:r>
              <w:rPr>
                <w:noProof/>
                <w:webHidden/>
              </w:rPr>
              <w:fldChar w:fldCharType="begin"/>
            </w:r>
            <w:r>
              <w:rPr>
                <w:noProof/>
                <w:webHidden/>
              </w:rPr>
              <w:instrText xml:space="preserve"> PAGEREF _Toc204328651 \h </w:instrText>
            </w:r>
            <w:r>
              <w:rPr>
                <w:noProof/>
                <w:webHidden/>
              </w:rPr>
            </w:r>
            <w:r>
              <w:rPr>
                <w:noProof/>
                <w:webHidden/>
              </w:rPr>
              <w:fldChar w:fldCharType="separate"/>
            </w:r>
            <w:r w:rsidR="00655256">
              <w:rPr>
                <w:noProof/>
                <w:webHidden/>
              </w:rPr>
              <w:t>14</w:t>
            </w:r>
            <w:r>
              <w:rPr>
                <w:noProof/>
                <w:webHidden/>
              </w:rPr>
              <w:fldChar w:fldCharType="end"/>
            </w:r>
          </w:hyperlink>
        </w:p>
        <w:p w14:paraId="26755C69" w14:textId="1EEF6113" w:rsidR="009605DB" w:rsidRDefault="009605DB">
          <w:pPr>
            <w:pStyle w:val="TOC3"/>
            <w:rPr>
              <w:rFonts w:cstheme="minorBidi"/>
              <w:noProof/>
              <w:kern w:val="2"/>
              <w:sz w:val="24"/>
              <w:szCs w:val="24"/>
              <w14:ligatures w14:val="standardContextual"/>
            </w:rPr>
          </w:pPr>
          <w:hyperlink w:anchor="_Toc204328652" w:history="1">
            <w:r w:rsidRPr="00D44561">
              <w:rPr>
                <w:rStyle w:val="Hyperlink"/>
                <w:noProof/>
              </w:rPr>
              <w:t>Examples of O-COB Events</w:t>
            </w:r>
            <w:r>
              <w:rPr>
                <w:noProof/>
                <w:webHidden/>
              </w:rPr>
              <w:tab/>
            </w:r>
            <w:r>
              <w:rPr>
                <w:noProof/>
                <w:webHidden/>
              </w:rPr>
              <w:fldChar w:fldCharType="begin"/>
            </w:r>
            <w:r>
              <w:rPr>
                <w:noProof/>
                <w:webHidden/>
              </w:rPr>
              <w:instrText xml:space="preserve"> PAGEREF _Toc204328652 \h </w:instrText>
            </w:r>
            <w:r>
              <w:rPr>
                <w:noProof/>
                <w:webHidden/>
              </w:rPr>
            </w:r>
            <w:r>
              <w:rPr>
                <w:noProof/>
                <w:webHidden/>
              </w:rPr>
              <w:fldChar w:fldCharType="separate"/>
            </w:r>
            <w:r w:rsidR="00655256">
              <w:rPr>
                <w:noProof/>
                <w:webHidden/>
              </w:rPr>
              <w:t>14</w:t>
            </w:r>
            <w:r>
              <w:rPr>
                <w:noProof/>
                <w:webHidden/>
              </w:rPr>
              <w:fldChar w:fldCharType="end"/>
            </w:r>
          </w:hyperlink>
        </w:p>
        <w:p w14:paraId="7F66F4DE" w14:textId="44E00C51" w:rsidR="009605DB" w:rsidRDefault="009605DB">
          <w:pPr>
            <w:pStyle w:val="TOC3"/>
            <w:rPr>
              <w:rFonts w:cstheme="minorBidi"/>
              <w:noProof/>
              <w:kern w:val="2"/>
              <w:sz w:val="24"/>
              <w:szCs w:val="24"/>
              <w14:ligatures w14:val="standardContextual"/>
            </w:rPr>
          </w:pPr>
          <w:hyperlink w:anchor="_Toc204328653" w:history="1">
            <w:r w:rsidRPr="00D44561">
              <w:rPr>
                <w:rStyle w:val="Hyperlink"/>
                <w:noProof/>
              </w:rPr>
              <w:t>Examples of COB Events</w:t>
            </w:r>
            <w:r>
              <w:rPr>
                <w:noProof/>
                <w:webHidden/>
              </w:rPr>
              <w:tab/>
            </w:r>
            <w:r>
              <w:rPr>
                <w:noProof/>
                <w:webHidden/>
              </w:rPr>
              <w:fldChar w:fldCharType="begin"/>
            </w:r>
            <w:r>
              <w:rPr>
                <w:noProof/>
                <w:webHidden/>
              </w:rPr>
              <w:instrText xml:space="preserve"> PAGEREF _Toc204328653 \h </w:instrText>
            </w:r>
            <w:r>
              <w:rPr>
                <w:noProof/>
                <w:webHidden/>
              </w:rPr>
            </w:r>
            <w:r>
              <w:rPr>
                <w:noProof/>
                <w:webHidden/>
              </w:rPr>
              <w:fldChar w:fldCharType="separate"/>
            </w:r>
            <w:r w:rsidR="00655256">
              <w:rPr>
                <w:noProof/>
                <w:webHidden/>
              </w:rPr>
              <w:t>14</w:t>
            </w:r>
            <w:r>
              <w:rPr>
                <w:noProof/>
                <w:webHidden/>
              </w:rPr>
              <w:fldChar w:fldCharType="end"/>
            </w:r>
          </w:hyperlink>
        </w:p>
        <w:p w14:paraId="2BCCE8DA" w14:textId="14F3235B" w:rsidR="009605DB" w:rsidRDefault="009605DB">
          <w:pPr>
            <w:pStyle w:val="TOC3"/>
            <w:rPr>
              <w:rFonts w:cstheme="minorBidi"/>
              <w:noProof/>
              <w:kern w:val="2"/>
              <w:sz w:val="24"/>
              <w:szCs w:val="24"/>
              <w14:ligatures w14:val="standardContextual"/>
            </w:rPr>
          </w:pPr>
          <w:hyperlink w:anchor="_Toc204328654" w:history="1">
            <w:r w:rsidRPr="00D44561">
              <w:rPr>
                <w:rStyle w:val="Hyperlink"/>
                <w:noProof/>
              </w:rPr>
              <w:t>Examples of HOB Events</w:t>
            </w:r>
            <w:r>
              <w:rPr>
                <w:noProof/>
                <w:webHidden/>
              </w:rPr>
              <w:tab/>
            </w:r>
            <w:r>
              <w:rPr>
                <w:noProof/>
                <w:webHidden/>
              </w:rPr>
              <w:fldChar w:fldCharType="begin"/>
            </w:r>
            <w:r>
              <w:rPr>
                <w:noProof/>
                <w:webHidden/>
              </w:rPr>
              <w:instrText xml:space="preserve"> PAGEREF _Toc204328654 \h </w:instrText>
            </w:r>
            <w:r>
              <w:rPr>
                <w:noProof/>
                <w:webHidden/>
              </w:rPr>
            </w:r>
            <w:r>
              <w:rPr>
                <w:noProof/>
                <w:webHidden/>
              </w:rPr>
              <w:fldChar w:fldCharType="separate"/>
            </w:r>
            <w:r w:rsidR="00655256">
              <w:rPr>
                <w:noProof/>
                <w:webHidden/>
              </w:rPr>
              <w:t>15</w:t>
            </w:r>
            <w:r>
              <w:rPr>
                <w:noProof/>
                <w:webHidden/>
              </w:rPr>
              <w:fldChar w:fldCharType="end"/>
            </w:r>
          </w:hyperlink>
        </w:p>
        <w:p w14:paraId="2B75A525" w14:textId="73056B3C" w:rsidR="009D3015" w:rsidRDefault="00D0119B" w:rsidP="009D3015">
          <w:pPr>
            <w:rPr>
              <w:b/>
              <w:bCs/>
              <w:noProof/>
            </w:rPr>
          </w:pPr>
          <w:r>
            <w:rPr>
              <w:b/>
              <w:bCs/>
              <w:noProof/>
            </w:rPr>
            <w:fldChar w:fldCharType="end"/>
          </w:r>
          <w:commentRangeStart w:id="4"/>
          <w:commentRangeEnd w:id="4"/>
          <w:r w:rsidR="001D5131">
            <w:rPr>
              <w:rStyle w:val="CommentReference"/>
              <w:b/>
              <w:bCs/>
              <w:noProof/>
              <w:sz w:val="22"/>
              <w:szCs w:val="22"/>
            </w:rPr>
            <w:commentReference w:id="4"/>
          </w:r>
        </w:p>
      </w:sdtContent>
    </w:sdt>
    <w:p w14:paraId="7CF3C98B" w14:textId="77777777" w:rsidR="00780863" w:rsidRDefault="00780863">
      <w:pPr>
        <w:rPr>
          <w:rFonts w:eastAsiaTheme="majorEastAsia" w:cstheme="minorHAnsi"/>
          <w:color w:val="365F91" w:themeColor="accent1" w:themeShade="BF"/>
          <w:sz w:val="28"/>
          <w:szCs w:val="28"/>
        </w:rPr>
      </w:pPr>
      <w:r>
        <w:rPr>
          <w:rFonts w:cstheme="minorHAnsi"/>
          <w:sz w:val="28"/>
          <w:szCs w:val="28"/>
        </w:rPr>
        <w:br w:type="page"/>
      </w:r>
    </w:p>
    <w:p w14:paraId="720901E4" w14:textId="62449ACE" w:rsidR="00566C29" w:rsidRPr="00315539" w:rsidRDefault="00B66EBA" w:rsidP="00443CB6">
      <w:pPr>
        <w:pStyle w:val="Heading1"/>
        <w:rPr>
          <w:rStyle w:val="Heading2Char"/>
          <w:rFonts w:asciiTheme="minorHAnsi" w:hAnsiTheme="minorHAnsi" w:cstheme="minorHAnsi"/>
          <w:color w:val="1F497D" w:themeColor="text2"/>
        </w:rPr>
      </w:pPr>
      <w:bookmarkStart w:id="5" w:name="_Toc204328639"/>
      <w:r w:rsidRPr="00315539">
        <w:rPr>
          <w:rFonts w:asciiTheme="minorHAnsi" w:hAnsiTheme="minorHAnsi" w:cstheme="minorHAnsi"/>
          <w:sz w:val="28"/>
          <w:szCs w:val="28"/>
        </w:rPr>
        <w:lastRenderedPageBreak/>
        <w:t>Introduction</w:t>
      </w:r>
      <w:bookmarkStart w:id="6" w:name="_Toc98347977"/>
      <w:bookmarkEnd w:id="5"/>
    </w:p>
    <w:p w14:paraId="1AAFA021" w14:textId="3CFB0205" w:rsidR="00D3208D" w:rsidRDefault="00CC0762" w:rsidP="00D5257B">
      <w:commentRangeStart w:id="7"/>
      <w:commentRangeStart w:id="8"/>
      <w:commentRangeStart w:id="9"/>
      <w:commentRangeStart w:id="10"/>
      <w:commentRangeEnd w:id="7"/>
      <w:r>
        <w:rPr>
          <w:rStyle w:val="CommentReference"/>
          <w:sz w:val="22"/>
          <w:szCs w:val="20"/>
        </w:rPr>
        <w:commentReference w:id="7"/>
      </w:r>
      <w:commentRangeEnd w:id="8"/>
      <w:r w:rsidR="004958F7">
        <w:rPr>
          <w:rStyle w:val="CommentReference"/>
          <w:sz w:val="22"/>
          <w:szCs w:val="20"/>
        </w:rPr>
        <w:commentReference w:id="8"/>
      </w:r>
      <w:commentRangeEnd w:id="9"/>
      <w:r w:rsidR="00665D0D">
        <w:rPr>
          <w:rStyle w:val="CommentReference"/>
          <w:sz w:val="22"/>
          <w:szCs w:val="20"/>
        </w:rPr>
        <w:commentReference w:id="9"/>
      </w:r>
      <w:commentRangeEnd w:id="10"/>
      <w:r w:rsidR="009919A2">
        <w:rPr>
          <w:rStyle w:val="CommentReference"/>
          <w:sz w:val="22"/>
          <w:szCs w:val="20"/>
        </w:rPr>
        <w:commentReference w:id="10"/>
      </w:r>
      <w:r w:rsidR="5B6D3266">
        <w:t>Bloodstream infections (BSIs) are associated with high morbidity and mortality</w:t>
      </w:r>
      <w:r w:rsidR="0CADB4E6">
        <w:t xml:space="preserve"> </w:t>
      </w:r>
      <w:r w:rsidR="004E03A4">
        <w:t>[</w:t>
      </w:r>
      <w:commentRangeStart w:id="14"/>
      <w:commentRangeStart w:id="15"/>
      <w:commentRangeStart w:id="16"/>
      <w:r w:rsidR="0CADB4E6">
        <w:t>1</w:t>
      </w:r>
      <w:commentRangeEnd w:id="14"/>
      <w:r w:rsidR="009919A2">
        <w:rPr>
          <w:rStyle w:val="CommentReference"/>
          <w:sz w:val="22"/>
          <w:szCs w:val="20"/>
        </w:rPr>
        <w:commentReference w:id="14"/>
      </w:r>
      <w:commentRangeEnd w:id="15"/>
      <w:r w:rsidR="009919A2">
        <w:rPr>
          <w:rStyle w:val="CommentReference"/>
          <w:sz w:val="22"/>
          <w:szCs w:val="20"/>
        </w:rPr>
        <w:commentReference w:id="15"/>
      </w:r>
      <w:commentRangeEnd w:id="16"/>
      <w:r w:rsidR="00E104BC">
        <w:rPr>
          <w:rStyle w:val="CommentReference"/>
          <w:sz w:val="22"/>
          <w:szCs w:val="20"/>
        </w:rPr>
        <w:commentReference w:id="16"/>
      </w:r>
      <w:r w:rsidR="004E03A4">
        <w:t>]</w:t>
      </w:r>
      <w:r w:rsidR="5B6D3266">
        <w:t>. Some BSIs are classified as Central Line-Associated Bloodstream Infections (CLABSIs), which has been a focus of surveillance and infection prevention efforts for many years. As a result, CLABSIs have decreased from historical levels</w:t>
      </w:r>
      <w:r w:rsidR="323F15B6">
        <w:t xml:space="preserve"> </w:t>
      </w:r>
      <w:r w:rsidR="004E03A4">
        <w:t>[</w:t>
      </w:r>
      <w:commentRangeStart w:id="18"/>
      <w:commentRangeStart w:id="19"/>
      <w:commentRangeStart w:id="20"/>
      <w:r w:rsidR="20EB2273">
        <w:t>2</w:t>
      </w:r>
      <w:commentRangeEnd w:id="18"/>
      <w:r w:rsidR="009919A2">
        <w:rPr>
          <w:rStyle w:val="CommentReference"/>
          <w:sz w:val="22"/>
          <w:szCs w:val="20"/>
        </w:rPr>
        <w:commentReference w:id="18"/>
      </w:r>
      <w:commentRangeEnd w:id="19"/>
      <w:r w:rsidR="009919A2">
        <w:rPr>
          <w:rStyle w:val="CommentReference"/>
          <w:sz w:val="22"/>
          <w:szCs w:val="20"/>
        </w:rPr>
        <w:commentReference w:id="19"/>
      </w:r>
      <w:commentRangeEnd w:id="20"/>
      <w:r w:rsidR="008E2479">
        <w:rPr>
          <w:rStyle w:val="CommentReference"/>
          <w:sz w:val="22"/>
          <w:szCs w:val="20"/>
        </w:rPr>
        <w:commentReference w:id="20"/>
      </w:r>
      <w:r w:rsidR="004E03A4">
        <w:t>]</w:t>
      </w:r>
      <w:r w:rsidR="5B6D3266">
        <w:t>. Less attention has been given to the prevention of bloodstream infections not associated with central lines.</w:t>
      </w:r>
    </w:p>
    <w:p w14:paraId="2894BDF4" w14:textId="77777777" w:rsidR="008E4552" w:rsidRDefault="008E4552" w:rsidP="00D5257B"/>
    <w:p w14:paraId="0D7269AC" w14:textId="1E540061" w:rsidR="00F36B69" w:rsidRDefault="00566C29" w:rsidP="00485703">
      <w:r w:rsidRPr="00443CB6">
        <w:t xml:space="preserve">The NHSN Bacteremia </w:t>
      </w:r>
      <w:r w:rsidR="002446F6">
        <w:t>&amp;</w:t>
      </w:r>
      <w:r w:rsidR="002446F6" w:rsidRPr="00443CB6">
        <w:t xml:space="preserve"> </w:t>
      </w:r>
      <w:r w:rsidRPr="00443CB6">
        <w:t xml:space="preserve">Fungemia </w:t>
      </w:r>
      <w:r w:rsidR="002446F6">
        <w:t>Surveillance</w:t>
      </w:r>
      <w:r w:rsidRPr="00443CB6">
        <w:t xml:space="preserve"> module provides a mechanism </w:t>
      </w:r>
      <w:r w:rsidR="0049061E">
        <w:t>for automated reporting of</w:t>
      </w:r>
      <w:r w:rsidRPr="00443CB6">
        <w:t xml:space="preserve"> bacteremia and fungemia</w:t>
      </w:r>
      <w:r w:rsidR="007A00CB">
        <w:t xml:space="preserve"> events</w:t>
      </w:r>
      <w:r w:rsidRPr="00443CB6">
        <w:t xml:space="preserve"> as part of patient</w:t>
      </w:r>
      <w:r w:rsidR="00485703">
        <w:t>-</w:t>
      </w:r>
      <w:r w:rsidRPr="00443CB6">
        <w:t>safety and quality improvement efforts.</w:t>
      </w:r>
      <w:r w:rsidR="00D5257B">
        <w:t xml:space="preserve"> It </w:t>
      </w:r>
      <w:r w:rsidR="00D5257B" w:rsidRPr="6D0EF579">
        <w:rPr>
          <w:color w:val="000000" w:themeColor="text1"/>
        </w:rPr>
        <w:t>provides acute care hospitals with an approach for tracking a broad scope of bloodstream infections</w:t>
      </w:r>
      <w:r w:rsidR="00D3208D">
        <w:rPr>
          <w:color w:val="000000" w:themeColor="text1"/>
        </w:rPr>
        <w:t>, leveraging</w:t>
      </w:r>
      <w:r w:rsidR="00D5257B">
        <w:rPr>
          <w:color w:val="000000" w:themeColor="text1"/>
        </w:rPr>
        <w:t xml:space="preserve"> </w:t>
      </w:r>
      <w:r w:rsidR="00C00688">
        <w:t>Healthcare Level Seven International® (HL7</w:t>
      </w:r>
      <w:r w:rsidR="00A477BF">
        <w:t>®</w:t>
      </w:r>
      <w:r w:rsidR="00C00688">
        <w:t>) Fast Healthcare Interoperability Resources® (FHIR</w:t>
      </w:r>
      <w:r w:rsidR="00A477BF">
        <w:t>®</w:t>
      </w:r>
      <w:r w:rsidR="00C00688">
        <w:t xml:space="preserve">) to enable </w:t>
      </w:r>
      <w:r w:rsidRPr="00443CB6">
        <w:t>algorithmic determinations from</w:t>
      </w:r>
      <w:r w:rsidR="00C00688">
        <w:t xml:space="preserve"> clinic</w:t>
      </w:r>
      <w:r w:rsidR="00883CF5">
        <w:t>al</w:t>
      </w:r>
      <w:r w:rsidRPr="00443CB6">
        <w:t xml:space="preserve"> data available in electronic health records</w:t>
      </w:r>
      <w:r w:rsidR="00C00688">
        <w:t xml:space="preserve"> (EHRs)</w:t>
      </w:r>
      <w:r w:rsidRPr="00443CB6">
        <w:t xml:space="preserve">. Ongoing surveillance is designed to minimize </w:t>
      </w:r>
      <w:r w:rsidR="00D3208D">
        <w:t xml:space="preserve">burden of </w:t>
      </w:r>
      <w:r w:rsidRPr="00443CB6">
        <w:t xml:space="preserve">data collection </w:t>
      </w:r>
      <w:r w:rsidR="00D3208D">
        <w:t>on facilities</w:t>
      </w:r>
      <w:r w:rsidR="00485703">
        <w:t>, while enabling facility-level prevention targets and national benchmarking</w:t>
      </w:r>
      <w:r w:rsidRPr="00443CB6">
        <w:t>. </w:t>
      </w:r>
    </w:p>
    <w:p w14:paraId="1B897146" w14:textId="35C6F622" w:rsidR="00B509C9" w:rsidRPr="00407404" w:rsidRDefault="00B509C9" w:rsidP="002576F7">
      <w:pPr>
        <w:pStyle w:val="Heading1"/>
        <w:rPr>
          <w:rFonts w:asciiTheme="minorHAnsi" w:hAnsiTheme="minorHAnsi" w:cstheme="minorHAnsi"/>
          <w:color w:val="1F497D" w:themeColor="text2"/>
          <w:sz w:val="28"/>
          <w:szCs w:val="28"/>
        </w:rPr>
      </w:pPr>
      <w:bookmarkStart w:id="22" w:name="_Toc204328640"/>
      <w:r w:rsidRPr="00407404">
        <w:rPr>
          <w:rFonts w:asciiTheme="minorHAnsi" w:hAnsiTheme="minorHAnsi" w:cstheme="minorHAnsi"/>
          <w:sz w:val="28"/>
          <w:szCs w:val="28"/>
        </w:rPr>
        <w:t>Settings and Patient Locations</w:t>
      </w:r>
      <w:bookmarkEnd w:id="6"/>
      <w:bookmarkEnd w:id="22"/>
    </w:p>
    <w:p w14:paraId="1D2BBBDE" w14:textId="2C950D81" w:rsidR="00566C29" w:rsidRDefault="00DF10E8" w:rsidP="00DF10E8">
      <w:pPr>
        <w:rPr>
          <w:szCs w:val="22"/>
        </w:rPr>
      </w:pPr>
      <w:bookmarkStart w:id="23" w:name="_Toc98347978"/>
      <w:r w:rsidRPr="000353D7">
        <w:rPr>
          <w:szCs w:val="22"/>
        </w:rPr>
        <w:t xml:space="preserve">All inpatient facilities </w:t>
      </w:r>
      <w:r w:rsidR="00CE69EB">
        <w:rPr>
          <w:szCs w:val="22"/>
        </w:rPr>
        <w:t>(</w:t>
      </w:r>
      <w:r w:rsidR="00CE69EB" w:rsidRPr="167A20D7">
        <w:rPr>
          <w:rFonts w:ascii="Calibri" w:eastAsia="Calibri" w:hAnsi="Calibri" w:cs="Calibri"/>
          <w:color w:val="000000" w:themeColor="text1"/>
          <w:szCs w:val="22"/>
        </w:rPr>
        <w:t xml:space="preserve">for example, general acute care hospitals, critical access hospitals, children’s hospitals, oncology hospitals, long term acute care hospitals, and </w:t>
      </w:r>
      <w:commentRangeStart w:id="24"/>
      <w:commentRangeStart w:id="25"/>
      <w:r w:rsidR="00CE69EB" w:rsidRPr="167A20D7">
        <w:rPr>
          <w:rFonts w:ascii="Calibri" w:eastAsia="Calibri" w:hAnsi="Calibri" w:cs="Calibri"/>
          <w:color w:val="000000" w:themeColor="text1"/>
          <w:szCs w:val="22"/>
        </w:rPr>
        <w:t>inpatient rehabilitation facilities</w:t>
      </w:r>
      <w:commentRangeEnd w:id="24"/>
      <w:r w:rsidR="00E228CE">
        <w:rPr>
          <w:rStyle w:val="CommentReference"/>
          <w:rFonts w:ascii="Calibri" w:eastAsia="Calibri" w:hAnsi="Calibri" w:cs="Calibri"/>
          <w:color w:val="000000" w:themeColor="text1"/>
          <w:sz w:val="22"/>
          <w:szCs w:val="22"/>
        </w:rPr>
        <w:commentReference w:id="24"/>
      </w:r>
      <w:commentRangeEnd w:id="25"/>
      <w:r w:rsidR="005B3A92">
        <w:rPr>
          <w:rStyle w:val="CommentReference"/>
          <w:rFonts w:ascii="Calibri" w:eastAsia="Calibri" w:hAnsi="Calibri" w:cs="Calibri"/>
          <w:color w:val="000000" w:themeColor="text1"/>
          <w:sz w:val="22"/>
          <w:szCs w:val="22"/>
        </w:rPr>
        <w:commentReference w:id="25"/>
      </w:r>
      <w:r w:rsidR="00CE69EB">
        <w:rPr>
          <w:rFonts w:ascii="Calibri" w:eastAsia="Calibri" w:hAnsi="Calibri" w:cs="Calibri"/>
          <w:color w:val="000000" w:themeColor="text1"/>
          <w:szCs w:val="22"/>
        </w:rPr>
        <w:t>)</w:t>
      </w:r>
      <w:r w:rsidR="00CE69EB" w:rsidRPr="000353D7">
        <w:rPr>
          <w:szCs w:val="22"/>
        </w:rPr>
        <w:t xml:space="preserve"> </w:t>
      </w:r>
      <w:r w:rsidRPr="000353D7">
        <w:rPr>
          <w:szCs w:val="22"/>
        </w:rPr>
        <w:t xml:space="preserve">enrolled in NHSN are eligible to enroll and participate in the </w:t>
      </w:r>
      <w:r w:rsidR="002446F6">
        <w:rPr>
          <w:szCs w:val="22"/>
        </w:rPr>
        <w:t>Bacteremia &amp; Fungemia</w:t>
      </w:r>
      <w:r w:rsidR="002446F6" w:rsidRPr="000353D7">
        <w:rPr>
          <w:szCs w:val="22"/>
        </w:rPr>
        <w:t xml:space="preserve"> </w:t>
      </w:r>
      <w:r w:rsidRPr="000353D7">
        <w:rPr>
          <w:szCs w:val="22"/>
        </w:rPr>
        <w:t xml:space="preserve">module. Long-term care facilities (LTCFs) and outpatient dialysis facilities are not yet eligible to participate in the </w:t>
      </w:r>
      <w:r w:rsidR="00A10D4D">
        <w:rPr>
          <w:szCs w:val="22"/>
        </w:rPr>
        <w:t>Bacteremia &amp; Fungemia</w:t>
      </w:r>
      <w:r w:rsidR="00A10D4D" w:rsidRPr="000353D7">
        <w:rPr>
          <w:szCs w:val="22"/>
        </w:rPr>
        <w:t xml:space="preserve"> </w:t>
      </w:r>
      <w:r w:rsidRPr="000353D7">
        <w:rPr>
          <w:szCs w:val="22"/>
        </w:rPr>
        <w:t xml:space="preserve">module. </w:t>
      </w:r>
      <w:r w:rsidR="00A10D4D">
        <w:rPr>
          <w:szCs w:val="22"/>
        </w:rPr>
        <w:t>Bacteremia &amp; Fungemia</w:t>
      </w:r>
      <w:r w:rsidR="00A10D4D" w:rsidRPr="000353D7">
        <w:rPr>
          <w:szCs w:val="22"/>
        </w:rPr>
        <w:t xml:space="preserve"> </w:t>
      </w:r>
      <w:r w:rsidR="00566C29" w:rsidRPr="000353D7">
        <w:rPr>
          <w:szCs w:val="22"/>
        </w:rPr>
        <w:t xml:space="preserve">events are </w:t>
      </w:r>
      <w:r w:rsidR="00FC3530" w:rsidRPr="000353D7">
        <w:rPr>
          <w:szCs w:val="22"/>
        </w:rPr>
        <w:t>determined for</w:t>
      </w:r>
      <w:r w:rsidR="00566C29" w:rsidRPr="000353D7">
        <w:rPr>
          <w:szCs w:val="22"/>
        </w:rPr>
        <w:t xml:space="preserve"> applicable inpatient locations, emergency departments and 24-hour observation locations.   </w:t>
      </w:r>
    </w:p>
    <w:p w14:paraId="5F6456BA" w14:textId="77777777" w:rsidR="008E4552" w:rsidRPr="000353D7" w:rsidRDefault="008E4552" w:rsidP="00DF10E8">
      <w:pPr>
        <w:rPr>
          <w:szCs w:val="22"/>
        </w:rPr>
      </w:pPr>
    </w:p>
    <w:p w14:paraId="30D9B968" w14:textId="2809A88D" w:rsidR="000353D7" w:rsidRPr="000353D7" w:rsidRDefault="000353D7" w:rsidP="000353D7">
      <w:pPr>
        <w:rPr>
          <w:szCs w:val="22"/>
        </w:rPr>
      </w:pPr>
      <w:r w:rsidRPr="00F329C3">
        <w:rPr>
          <w:szCs w:val="22"/>
        </w:rPr>
        <w:t xml:space="preserve">Facilities are required to map all facility locations in which surveillance is performed according to the guidance in the </w:t>
      </w:r>
      <w:hyperlink r:id="rId15">
        <w:r w:rsidRPr="000353D7">
          <w:rPr>
            <w:rStyle w:val="Hyperlink"/>
            <w:szCs w:val="22"/>
          </w:rPr>
          <w:t>CDC Locations and Descriptions Manual</w:t>
        </w:r>
      </w:hyperlink>
      <w:r w:rsidRPr="000353D7">
        <w:rPr>
          <w:rStyle w:val="Hyperlink"/>
          <w:szCs w:val="22"/>
        </w:rPr>
        <w:t>.</w:t>
      </w:r>
      <w:r w:rsidRPr="000353D7">
        <w:rPr>
          <w:szCs w:val="22"/>
        </w:rPr>
        <w:t xml:space="preserve"> Facilities newly enrolled in NHSN must map locations according to the CDC Locations and Descriptions manual; for facilities already enrolled in NHSN, the HOB </w:t>
      </w:r>
      <w:r w:rsidR="00EB5D5E">
        <w:rPr>
          <w:szCs w:val="22"/>
        </w:rPr>
        <w:t>m</w:t>
      </w:r>
      <w:r w:rsidR="00F329C3">
        <w:rPr>
          <w:szCs w:val="22"/>
        </w:rPr>
        <w:t>odule</w:t>
      </w:r>
      <w:r w:rsidRPr="000353D7">
        <w:rPr>
          <w:szCs w:val="22"/>
        </w:rPr>
        <w:t xml:space="preserve"> uses the locations that have been mapped in the Patient Safety Component. </w:t>
      </w:r>
    </w:p>
    <w:p w14:paraId="6DE735D3" w14:textId="77777777" w:rsidR="00F05562" w:rsidRPr="000353D7" w:rsidRDefault="001356E0" w:rsidP="00443CB6">
      <w:pPr>
        <w:pStyle w:val="BodyText"/>
        <w:spacing w:before="1" w:line="276" w:lineRule="exact"/>
        <w:ind w:right="114"/>
        <w:rPr>
          <w:szCs w:val="22"/>
        </w:rPr>
      </w:pPr>
      <w:r w:rsidRPr="000353D7">
        <w:rPr>
          <w:bCs/>
          <w:szCs w:val="22"/>
        </w:rPr>
        <w:t>Note:</w:t>
      </w:r>
      <w:r w:rsidRPr="000353D7">
        <w:rPr>
          <w:szCs w:val="22"/>
        </w:rPr>
        <w:t xml:space="preserve"> </w:t>
      </w:r>
    </w:p>
    <w:p w14:paraId="2AE14395" w14:textId="09798F88" w:rsidR="001356E0" w:rsidRPr="00B8647F" w:rsidRDefault="00F329C3" w:rsidP="00B8647F">
      <w:pPr>
        <w:pStyle w:val="NumbersL1"/>
        <w:numPr>
          <w:ilvl w:val="0"/>
          <w:numId w:val="77"/>
        </w:numPr>
        <w:spacing w:line="276" w:lineRule="auto"/>
        <w:jc w:val="left"/>
        <w:rPr>
          <w:szCs w:val="22"/>
        </w:rPr>
      </w:pPr>
      <w:commentRangeStart w:id="28"/>
      <w:r w:rsidRPr="00F329C3">
        <w:rPr>
          <w:szCs w:val="22"/>
        </w:rPr>
        <w:t xml:space="preserve">Data for all inpatient areas that qualify for the NHSN </w:t>
      </w:r>
      <w:r w:rsidR="003C2A52">
        <w:rPr>
          <w:szCs w:val="22"/>
        </w:rPr>
        <w:t>Bacteremia &amp; Fungemia</w:t>
      </w:r>
      <w:r w:rsidR="003C2A52" w:rsidRPr="000353D7">
        <w:rPr>
          <w:szCs w:val="22"/>
        </w:rPr>
        <w:t xml:space="preserve"> </w:t>
      </w:r>
      <w:r>
        <w:rPr>
          <w:szCs w:val="22"/>
        </w:rPr>
        <w:t>Module</w:t>
      </w:r>
      <w:r w:rsidRPr="00F329C3">
        <w:rPr>
          <w:szCs w:val="22"/>
        </w:rPr>
        <w:t xml:space="preserve"> </w:t>
      </w:r>
      <w:r w:rsidR="00C51386">
        <w:rPr>
          <w:szCs w:val="22"/>
        </w:rPr>
        <w:t>reporting</w:t>
      </w:r>
      <w:r w:rsidRPr="00F329C3">
        <w:rPr>
          <w:szCs w:val="22"/>
        </w:rPr>
        <w:t xml:space="preserve">, including procedural areas like operating rooms, will be analyzed. This is different than NHSN Facility-wide Inpatient (FacWideIN) in some NHSN modules that exclude procedural areas, such as the laboratory-Identified (LabID) event reporting for the Multidrug-Resistant Organism &amp; Clostridioides difficile Infection Module.  </w:t>
      </w:r>
      <w:commentRangeEnd w:id="28"/>
      <w:r w:rsidR="00F23D28" w:rsidRPr="00B8647F">
        <w:rPr>
          <w:rStyle w:val="CommentReference"/>
          <w:sz w:val="22"/>
          <w:szCs w:val="22"/>
        </w:rPr>
        <w:commentReference w:id="28"/>
      </w:r>
    </w:p>
    <w:p w14:paraId="0A51D848" w14:textId="591C9104" w:rsidR="00016CF6" w:rsidRDefault="002C3961" w:rsidP="002576F7">
      <w:pPr>
        <w:pStyle w:val="Heading1"/>
        <w:rPr>
          <w:rFonts w:asciiTheme="minorHAnsi" w:hAnsiTheme="minorHAnsi" w:cstheme="minorBidi"/>
          <w:sz w:val="28"/>
          <w:szCs w:val="28"/>
        </w:rPr>
      </w:pPr>
      <w:bookmarkStart w:id="30" w:name="_Toc204328641"/>
      <w:commentRangeStart w:id="31"/>
      <w:r>
        <w:rPr>
          <w:rFonts w:asciiTheme="minorHAnsi" w:hAnsiTheme="minorHAnsi" w:cstheme="minorBidi"/>
          <w:sz w:val="28"/>
          <w:szCs w:val="28"/>
        </w:rPr>
        <w:t xml:space="preserve">Data </w:t>
      </w:r>
      <w:r w:rsidR="00016CF6" w:rsidRPr="167A20D7">
        <w:rPr>
          <w:rFonts w:asciiTheme="minorHAnsi" w:hAnsiTheme="minorHAnsi" w:cstheme="minorBidi"/>
          <w:sz w:val="28"/>
          <w:szCs w:val="28"/>
        </w:rPr>
        <w:t>Reporting Requirements</w:t>
      </w:r>
      <w:bookmarkEnd w:id="23"/>
      <w:bookmarkEnd w:id="30"/>
      <w:commentRangeEnd w:id="31"/>
      <w:r w:rsidR="00B50820">
        <w:rPr>
          <w:rStyle w:val="CommentReference"/>
          <w:rFonts w:asciiTheme="minorHAnsi" w:hAnsiTheme="minorHAnsi" w:cstheme="minorBidi"/>
          <w:sz w:val="28"/>
          <w:szCs w:val="28"/>
        </w:rPr>
        <w:commentReference w:id="31"/>
      </w:r>
    </w:p>
    <w:p w14:paraId="34ECF61A" w14:textId="0C0D0F79" w:rsidR="00BF3CCE" w:rsidRPr="00407404" w:rsidRDefault="00CE69EB" w:rsidP="005D0F3E">
      <w:r>
        <w:t xml:space="preserve">All participating inpatient facilities reporting data to the NHSN </w:t>
      </w:r>
      <w:r w:rsidR="00A10D4D">
        <w:t xml:space="preserve">Bacteremia &amp; Fungemia </w:t>
      </w:r>
      <w:r w:rsidR="00EB5D5E">
        <w:t>m</w:t>
      </w:r>
      <w:r w:rsidR="004D0D07">
        <w:t>odule</w:t>
      </w:r>
      <w:r>
        <w:t xml:space="preserve"> must be able to report data electronically in adherence to HL7 FHIR US Core FHIR R4.0.1 data standards and specifications and NHSN instructions for reporting dQMs</w:t>
      </w:r>
      <w:r w:rsidR="00497221">
        <w:t xml:space="preserve"> [</w:t>
      </w:r>
      <w:r w:rsidR="000030AD">
        <w:t>3-</w:t>
      </w:r>
      <w:r w:rsidR="000C5FED">
        <w:t>5]</w:t>
      </w:r>
      <w:r w:rsidR="00B8647F">
        <w:t>.</w:t>
      </w:r>
      <w:r w:rsidR="000C5FED" w:rsidRPr="00407404">
        <w:t xml:space="preserve"> Technical</w:t>
      </w:r>
      <w:r w:rsidR="007F71DB" w:rsidRPr="00407404">
        <w:t xml:space="preserve"> reporting requirements are specified separately in </w:t>
      </w:r>
      <w:r w:rsidR="007F71DB">
        <w:t xml:space="preserve">the </w:t>
      </w:r>
      <w:r w:rsidR="007F71DB" w:rsidRPr="00E005C0">
        <w:rPr>
          <w:highlight w:val="yellow"/>
        </w:rPr>
        <w:t>CDC NHSN dQM FHIR Implementation Guide</w:t>
      </w:r>
      <w:r w:rsidR="007F71DB" w:rsidRPr="00407404">
        <w:t xml:space="preserve">. </w:t>
      </w:r>
      <w:r>
        <w:t xml:space="preserve">Facility personnel responsible for reporting data to NHSN must coordinate with their information-systems providers to allow generation of standard formatted file(s) that are imported into NHSN according to these standards and instructions. </w:t>
      </w:r>
      <w:r w:rsidR="144DEF2A">
        <w:t xml:space="preserve">The </w:t>
      </w:r>
      <w:r w:rsidR="7B032379">
        <w:t xml:space="preserve">NHSN </w:t>
      </w:r>
      <w:r w:rsidR="18928C71">
        <w:t>Bacteremia &amp; Fungemia</w:t>
      </w:r>
      <w:r w:rsidR="005D0F3E">
        <w:t xml:space="preserve"> module</w:t>
      </w:r>
      <w:r>
        <w:t xml:space="preserve"> does not support manual data entry or Clinical </w:t>
      </w:r>
      <w:r>
        <w:lastRenderedPageBreak/>
        <w:t>Document Architecture (CDA) submission. NHSN performs FHIR queries on the 20th day of the calendar month; a monthly report reflects measures for the previous month.</w:t>
      </w:r>
      <w:r w:rsidR="005D0F3E">
        <w:t xml:space="preserve"> </w:t>
      </w:r>
    </w:p>
    <w:p w14:paraId="515ECD5F" w14:textId="77777777" w:rsidR="00BF3CCE" w:rsidRDefault="00BF3CCE" w:rsidP="00BF3CCE"/>
    <w:p w14:paraId="4BD17984" w14:textId="77777777" w:rsidR="009653B8" w:rsidRPr="00DB0CB8" w:rsidRDefault="009653B8" w:rsidP="009653B8">
      <w:pPr>
        <w:pStyle w:val="Heading2"/>
        <w:rPr>
          <w:rFonts w:asciiTheme="minorHAnsi" w:hAnsiTheme="minorHAnsi" w:cstheme="minorHAnsi"/>
          <w:color w:val="0033A1"/>
          <w:sz w:val="22"/>
          <w:szCs w:val="22"/>
        </w:rPr>
      </w:pPr>
      <w:bookmarkStart w:id="33" w:name="_Toc171417091"/>
      <w:bookmarkStart w:id="34" w:name="_Toc204328642"/>
      <w:r w:rsidRPr="00DB0CB8">
        <w:rPr>
          <w:rFonts w:asciiTheme="minorHAnsi" w:hAnsiTheme="minorHAnsi" w:cstheme="minorHAnsi"/>
          <w:color w:val="0033A1"/>
          <w:sz w:val="22"/>
          <w:szCs w:val="22"/>
        </w:rPr>
        <w:t>Minimum Requirements for Reporting dQMs</w:t>
      </w:r>
      <w:bookmarkEnd w:id="33"/>
      <w:bookmarkEnd w:id="34"/>
    </w:p>
    <w:p w14:paraId="3E2F8B07" w14:textId="77777777" w:rsidR="009653B8" w:rsidRPr="009653B8" w:rsidRDefault="009653B8" w:rsidP="009653B8">
      <w:pPr>
        <w:pStyle w:val="NumbersL1"/>
        <w:numPr>
          <w:ilvl w:val="0"/>
          <w:numId w:val="78"/>
        </w:numPr>
        <w:spacing w:line="276" w:lineRule="auto"/>
        <w:rPr>
          <w:rFonts w:cstheme="minorHAnsi"/>
          <w:szCs w:val="22"/>
        </w:rPr>
      </w:pPr>
      <w:r w:rsidRPr="009653B8">
        <w:rPr>
          <w:rFonts w:cstheme="minorHAnsi"/>
          <w:szCs w:val="22"/>
        </w:rPr>
        <w:t xml:space="preserve">All information required for facility enrollment in NHSN is on file, including mapping of facility locations according to the </w:t>
      </w:r>
      <w:hyperlink r:id="rId16">
        <w:r w:rsidRPr="009653B8">
          <w:rPr>
            <w:rStyle w:val="Hyperlink"/>
            <w:rFonts w:cstheme="minorHAnsi"/>
            <w:szCs w:val="22"/>
            <w:lang w:eastAsia="en-AU"/>
          </w:rPr>
          <w:t>CDC Locations and Descriptions Manual</w:t>
        </w:r>
      </w:hyperlink>
      <w:r w:rsidRPr="009653B8">
        <w:rPr>
          <w:rFonts w:cstheme="minorHAnsi"/>
          <w:szCs w:val="22"/>
        </w:rPr>
        <w:t>.</w:t>
      </w:r>
    </w:p>
    <w:p w14:paraId="40F56FB9" w14:textId="36724154" w:rsidR="009653B8" w:rsidRPr="009653B8" w:rsidRDefault="009653B8" w:rsidP="009653B8">
      <w:pPr>
        <w:pStyle w:val="NumbersL1"/>
        <w:numPr>
          <w:ilvl w:val="0"/>
          <w:numId w:val="78"/>
        </w:numPr>
        <w:spacing w:line="276" w:lineRule="auto"/>
        <w:rPr>
          <w:rFonts w:cstheme="minorHAnsi"/>
          <w:szCs w:val="22"/>
        </w:rPr>
      </w:pPr>
      <w:r w:rsidRPr="009653B8">
        <w:rPr>
          <w:rFonts w:cstheme="minorHAnsi"/>
          <w:szCs w:val="22"/>
        </w:rPr>
        <w:t xml:space="preserve">A completed NHSN </w:t>
      </w:r>
      <w:r>
        <w:rPr>
          <w:rFonts w:cstheme="minorHAnsi"/>
          <w:szCs w:val="22"/>
        </w:rPr>
        <w:t>Patient</w:t>
      </w:r>
      <w:r w:rsidRPr="009653B8">
        <w:rPr>
          <w:rFonts w:cstheme="minorHAnsi"/>
          <w:szCs w:val="22"/>
        </w:rPr>
        <w:t xml:space="preserve"> Safety Component Annual Hospital Survey is on file</w:t>
      </w:r>
      <w:r w:rsidR="007B5795">
        <w:rPr>
          <w:rFonts w:cstheme="minorHAnsi"/>
          <w:szCs w:val="22"/>
        </w:rPr>
        <w:t xml:space="preserve"> for the reporting year</w:t>
      </w:r>
      <w:r w:rsidRPr="009653B8">
        <w:rPr>
          <w:rFonts w:cstheme="minorHAnsi"/>
          <w:szCs w:val="22"/>
        </w:rPr>
        <w:t>.</w:t>
      </w:r>
    </w:p>
    <w:p w14:paraId="7CBAD923" w14:textId="17611B1F" w:rsidR="00322CDC" w:rsidRDefault="00322CDC" w:rsidP="00B4557F">
      <w:pPr>
        <w:pStyle w:val="ListParagraph"/>
        <w:widowControl w:val="0"/>
        <w:numPr>
          <w:ilvl w:val="0"/>
          <w:numId w:val="78"/>
        </w:numPr>
        <w:spacing w:line="269" w:lineRule="exact"/>
        <w:rPr>
          <w:rFonts w:ascii="Calibri" w:eastAsia="Calibri" w:hAnsi="Calibri" w:cs="Calibri"/>
          <w:color w:val="000000" w:themeColor="text1"/>
          <w:szCs w:val="22"/>
        </w:rPr>
      </w:pPr>
      <w:r>
        <w:rPr>
          <w:rFonts w:ascii="Calibri" w:eastAsia="Calibri" w:hAnsi="Calibri" w:cs="Calibri"/>
          <w:color w:val="000000" w:themeColor="text1"/>
          <w:szCs w:val="22"/>
        </w:rPr>
        <w:t>A m</w:t>
      </w:r>
      <w:r w:rsidRPr="167A20D7">
        <w:rPr>
          <w:rFonts w:ascii="Calibri" w:eastAsia="Calibri" w:hAnsi="Calibri" w:cs="Calibri"/>
          <w:color w:val="000000" w:themeColor="text1"/>
          <w:szCs w:val="22"/>
        </w:rPr>
        <w:t xml:space="preserve">onthly FHIR bundle that conforms to </w:t>
      </w:r>
      <w:hyperlink r:id="rId17" w:history="1">
        <w:r w:rsidRPr="00BD0039">
          <w:rPr>
            <w:rStyle w:val="Hyperlink"/>
            <w:rFonts w:ascii="Calibri" w:eastAsia="Calibri" w:hAnsi="Calibri" w:cs="Calibri"/>
            <w:szCs w:val="22"/>
          </w:rPr>
          <w:t>HL7 NHSN dQM Reporting Implementation G</w:t>
        </w:r>
        <w:r w:rsidRPr="00BD0039">
          <w:rPr>
            <w:rStyle w:val="Hyperlink"/>
          </w:rPr>
          <w:t>uide</w:t>
        </w:r>
      </w:hyperlink>
      <w:r w:rsidRPr="167A20D7">
        <w:rPr>
          <w:rFonts w:ascii="Calibri" w:eastAsia="Calibri" w:hAnsi="Calibri" w:cs="Calibri"/>
          <w:color w:val="000000" w:themeColor="text1"/>
          <w:szCs w:val="22"/>
        </w:rPr>
        <w:t xml:space="preserve"> and </w:t>
      </w:r>
      <w:r w:rsidR="00B4557F">
        <w:rPr>
          <w:rFonts w:ascii="Calibri" w:eastAsia="Calibri" w:hAnsi="Calibri" w:cs="Calibri"/>
          <w:color w:val="000000" w:themeColor="text1"/>
          <w:szCs w:val="22"/>
        </w:rPr>
        <w:t>the</w:t>
      </w:r>
      <w:r w:rsidR="00B4557F" w:rsidRPr="00B4557F">
        <w:rPr>
          <w:rFonts w:ascii="Calibri" w:eastAsia="Calibri" w:hAnsi="Calibri" w:cs="Calibri"/>
          <w:color w:val="000000" w:themeColor="text1"/>
          <w:szCs w:val="22"/>
        </w:rPr>
        <w:t xml:space="preserve"> </w:t>
      </w:r>
      <w:hyperlink r:id="rId18" w:history="1">
        <w:r w:rsidR="00B4557F" w:rsidRPr="00F608E6">
          <w:rPr>
            <w:rStyle w:val="Hyperlink"/>
            <w:rFonts w:ascii="Calibri" w:eastAsia="Calibri" w:hAnsi="Calibri" w:cs="Calibri"/>
            <w:szCs w:val="22"/>
          </w:rPr>
          <w:t>CDC NHSN dQMs Content Package Implementation Guide</w:t>
        </w:r>
      </w:hyperlink>
      <w:r w:rsidR="008E5D02">
        <w:rPr>
          <w:rFonts w:ascii="Calibri" w:eastAsia="Calibri" w:hAnsi="Calibri" w:cs="Calibri"/>
          <w:color w:val="000000" w:themeColor="text1"/>
          <w:szCs w:val="22"/>
        </w:rPr>
        <w:t>.</w:t>
      </w:r>
    </w:p>
    <w:p w14:paraId="026D95BC" w14:textId="1D3D9133" w:rsidR="009653B8" w:rsidRPr="009653B8" w:rsidRDefault="009653B8" w:rsidP="009653B8">
      <w:pPr>
        <w:pStyle w:val="NumbersL1"/>
        <w:numPr>
          <w:ilvl w:val="0"/>
          <w:numId w:val="78"/>
        </w:numPr>
        <w:spacing w:line="276" w:lineRule="auto"/>
        <w:rPr>
          <w:rFonts w:cstheme="minorHAnsi"/>
          <w:szCs w:val="22"/>
        </w:rPr>
      </w:pPr>
      <w:r w:rsidRPr="009653B8">
        <w:rPr>
          <w:rFonts w:cstheme="minorHAnsi"/>
          <w:szCs w:val="22"/>
        </w:rPr>
        <w:t>A Digital Measure Reporting Plan</w:t>
      </w:r>
      <w:r w:rsidR="00F842B3">
        <w:rPr>
          <w:rFonts w:cstheme="minorHAnsi"/>
          <w:szCs w:val="22"/>
        </w:rPr>
        <w:t xml:space="preserve"> completed for the reporting month</w:t>
      </w:r>
      <w:r w:rsidRPr="009653B8">
        <w:rPr>
          <w:rFonts w:cstheme="minorHAnsi"/>
          <w:szCs w:val="22"/>
        </w:rPr>
        <w:t xml:space="preserve">, which indicates the facility has committed to: </w:t>
      </w:r>
    </w:p>
    <w:p w14:paraId="4116027F" w14:textId="77777777" w:rsidR="009653B8" w:rsidRPr="009653B8" w:rsidRDefault="009653B8" w:rsidP="009653B8">
      <w:pPr>
        <w:pStyle w:val="NumbersL2"/>
        <w:tabs>
          <w:tab w:val="num" w:pos="714"/>
        </w:tabs>
        <w:spacing w:line="276" w:lineRule="auto"/>
        <w:ind w:left="714" w:hanging="357"/>
        <w:rPr>
          <w:rFonts w:cstheme="minorHAnsi"/>
          <w:szCs w:val="22"/>
        </w:rPr>
      </w:pPr>
      <w:r w:rsidRPr="009653B8">
        <w:rPr>
          <w:rFonts w:cstheme="minorHAnsi"/>
          <w:szCs w:val="22"/>
        </w:rPr>
        <w:t xml:space="preserve">Agreement the facility will permit access to data on the FHIR server for the required data elements. </w:t>
      </w:r>
    </w:p>
    <w:p w14:paraId="046A9AA2" w14:textId="6CB89A74" w:rsidR="009653B8" w:rsidRPr="009653B8" w:rsidRDefault="009653B8" w:rsidP="009653B8">
      <w:pPr>
        <w:pStyle w:val="NumbersL2"/>
        <w:tabs>
          <w:tab w:val="num" w:pos="714"/>
        </w:tabs>
        <w:spacing w:line="276" w:lineRule="auto"/>
        <w:ind w:left="714" w:hanging="357"/>
        <w:rPr>
          <w:rFonts w:cstheme="minorHAnsi"/>
          <w:szCs w:val="22"/>
        </w:rPr>
      </w:pPr>
      <w:r w:rsidRPr="009653B8">
        <w:rPr>
          <w:rFonts w:cstheme="minorHAnsi"/>
          <w:szCs w:val="22"/>
        </w:rPr>
        <w:t xml:space="preserve">Conformance of the data transmitted by the facility to the NHSN </w:t>
      </w:r>
      <w:r w:rsidR="00CA4B9C">
        <w:rPr>
          <w:szCs w:val="22"/>
        </w:rPr>
        <w:t>Bacteremia &amp; Fungemia</w:t>
      </w:r>
      <w:r w:rsidR="00CA4B9C" w:rsidRPr="000353D7">
        <w:rPr>
          <w:szCs w:val="22"/>
        </w:rPr>
        <w:t xml:space="preserve"> </w:t>
      </w:r>
      <w:r w:rsidR="00CA4B9C">
        <w:rPr>
          <w:szCs w:val="22"/>
        </w:rPr>
        <w:t xml:space="preserve">Surveillance </w:t>
      </w:r>
      <w:r w:rsidRPr="009653B8">
        <w:rPr>
          <w:rFonts w:cstheme="minorHAnsi"/>
          <w:szCs w:val="22"/>
        </w:rPr>
        <w:t>protocol.</w:t>
      </w:r>
    </w:p>
    <w:p w14:paraId="08BAF0D4" w14:textId="5D7E3AE7" w:rsidR="009653B8" w:rsidRPr="009653B8" w:rsidRDefault="009653B8" w:rsidP="009653B8">
      <w:pPr>
        <w:pStyle w:val="NumbersL2"/>
        <w:tabs>
          <w:tab w:val="num" w:pos="714"/>
        </w:tabs>
        <w:spacing w:line="276" w:lineRule="auto"/>
        <w:ind w:left="714" w:hanging="357"/>
        <w:rPr>
          <w:rFonts w:cstheme="minorHAnsi"/>
          <w:szCs w:val="22"/>
        </w:rPr>
      </w:pPr>
      <w:r w:rsidRPr="009653B8">
        <w:rPr>
          <w:rFonts w:cstheme="minorHAnsi"/>
          <w:szCs w:val="22"/>
        </w:rPr>
        <w:t xml:space="preserve">Adherence to technical specifications for value sets, including mapping local or non-standardized codes in the facility EHR to established value sets </w:t>
      </w:r>
      <w:r w:rsidRPr="009653B8">
        <w:rPr>
          <w:rFonts w:cstheme="minorHAnsi"/>
          <w:szCs w:val="22"/>
          <w:highlight w:val="yellow"/>
        </w:rPr>
        <w:t>[Link to dQM Value Set File on nhsn.gov]</w:t>
      </w:r>
      <w:r w:rsidRPr="009653B8">
        <w:rPr>
          <w:rFonts w:cstheme="minorHAnsi"/>
          <w:szCs w:val="22"/>
        </w:rPr>
        <w:t xml:space="preserve">. This includes mapping of any local codes used for medications to RxNorm, laboratory tests to LOINC, </w:t>
      </w:r>
      <w:r w:rsidR="00F2134F">
        <w:rPr>
          <w:rFonts w:cstheme="minorHAnsi"/>
          <w:szCs w:val="22"/>
        </w:rPr>
        <w:t>specimen</w:t>
      </w:r>
      <w:r w:rsidR="00D279D7">
        <w:rPr>
          <w:rFonts w:cstheme="minorHAnsi"/>
          <w:szCs w:val="22"/>
        </w:rPr>
        <w:t xml:space="preserve"> </w:t>
      </w:r>
      <w:r w:rsidR="004F7444">
        <w:rPr>
          <w:rFonts w:cstheme="minorHAnsi"/>
          <w:szCs w:val="22"/>
        </w:rPr>
        <w:t>and test result</w:t>
      </w:r>
      <w:r w:rsidR="00D279D7">
        <w:rPr>
          <w:rFonts w:cstheme="minorHAnsi"/>
          <w:szCs w:val="22"/>
        </w:rPr>
        <w:t xml:space="preserve"> codes to SNOMED, </w:t>
      </w:r>
      <w:r w:rsidRPr="009653B8">
        <w:rPr>
          <w:rFonts w:cstheme="minorHAnsi"/>
          <w:szCs w:val="22"/>
        </w:rPr>
        <w:t xml:space="preserve">and location codes to HSLOC. Facilities must work with their EHR vendors to download all the required value sets for mapping local or non-standardized codes to established value sets </w:t>
      </w:r>
      <w:r w:rsidRPr="009653B8">
        <w:rPr>
          <w:rFonts w:cstheme="minorHAnsi"/>
          <w:szCs w:val="22"/>
          <w:highlight w:val="yellow"/>
        </w:rPr>
        <w:t>[Link to dQM Value Set File on nhsn.gov]</w:t>
      </w:r>
      <w:r w:rsidRPr="009653B8">
        <w:rPr>
          <w:rFonts w:cstheme="minorHAnsi"/>
          <w:szCs w:val="22"/>
        </w:rPr>
        <w:t>.</w:t>
      </w:r>
    </w:p>
    <w:p w14:paraId="06B59C6F" w14:textId="77777777" w:rsidR="009653B8" w:rsidRPr="009653B8" w:rsidRDefault="009653B8" w:rsidP="009653B8">
      <w:pPr>
        <w:pStyle w:val="NumbersL1"/>
        <w:numPr>
          <w:ilvl w:val="0"/>
          <w:numId w:val="78"/>
        </w:numPr>
        <w:spacing w:line="276" w:lineRule="auto"/>
        <w:jc w:val="left"/>
        <w:rPr>
          <w:rFonts w:cstheme="minorHAnsi"/>
          <w:szCs w:val="22"/>
        </w:rPr>
      </w:pPr>
      <w:r w:rsidRPr="009653B8">
        <w:rPr>
          <w:rFonts w:cstheme="minorHAnsi"/>
          <w:szCs w:val="22"/>
        </w:rPr>
        <w:t xml:space="preserve">An acceptable minimal month of data required for generating a monthly intra-facility analytic report, including all the following: </w:t>
      </w:r>
    </w:p>
    <w:p w14:paraId="003EF045" w14:textId="1681BB54" w:rsidR="009653B8" w:rsidRPr="009653B8" w:rsidRDefault="009653B8" w:rsidP="009653B8">
      <w:pPr>
        <w:pStyle w:val="NumbersL2"/>
        <w:numPr>
          <w:ilvl w:val="1"/>
          <w:numId w:val="79"/>
        </w:numPr>
        <w:spacing w:line="276" w:lineRule="auto"/>
        <w:contextualSpacing/>
        <w:jc w:val="left"/>
        <w:rPr>
          <w:rFonts w:cstheme="minorHAnsi"/>
          <w:szCs w:val="22"/>
        </w:rPr>
      </w:pPr>
      <w:r w:rsidRPr="009653B8">
        <w:rPr>
          <w:rFonts w:cstheme="minorHAnsi"/>
          <w:szCs w:val="22"/>
        </w:rPr>
        <w:t xml:space="preserve">Patient identifiers (patient medical record number and encounter number, patient date of birth, </w:t>
      </w:r>
      <w:r w:rsidRPr="009F3439">
        <w:rPr>
          <w:rFonts w:cstheme="minorHAnsi"/>
          <w:szCs w:val="22"/>
        </w:rPr>
        <w:t xml:space="preserve">patient </w:t>
      </w:r>
      <w:r w:rsidRPr="00443C1E">
        <w:rPr>
          <w:rFonts w:cstheme="minorHAnsi"/>
          <w:szCs w:val="22"/>
        </w:rPr>
        <w:t>sex</w:t>
      </w:r>
      <w:r w:rsidRPr="009F3439">
        <w:rPr>
          <w:rFonts w:cstheme="minorHAnsi"/>
          <w:szCs w:val="22"/>
        </w:rPr>
        <w:t>).</w:t>
      </w:r>
    </w:p>
    <w:p w14:paraId="09944569" w14:textId="4409E75C" w:rsidR="009653B8" w:rsidRPr="009653B8" w:rsidRDefault="009653B8" w:rsidP="009653B8">
      <w:pPr>
        <w:pStyle w:val="NumbersL2"/>
        <w:numPr>
          <w:ilvl w:val="1"/>
          <w:numId w:val="79"/>
        </w:numPr>
        <w:spacing w:line="276" w:lineRule="auto"/>
        <w:contextualSpacing/>
        <w:jc w:val="left"/>
        <w:rPr>
          <w:rFonts w:cstheme="minorHAnsi"/>
          <w:szCs w:val="22"/>
        </w:rPr>
      </w:pPr>
      <w:r w:rsidRPr="009653B8">
        <w:rPr>
          <w:rFonts w:cstheme="minorHAnsi"/>
          <w:szCs w:val="22"/>
        </w:rPr>
        <w:t>FHIR “MedicationRequest” and “MedicationAdministration” resources results with medication identifiers, including date/time of request (order) and administration.</w:t>
      </w:r>
    </w:p>
    <w:p w14:paraId="1837856B" w14:textId="397D09B8" w:rsidR="009653B8" w:rsidRPr="009653B8" w:rsidRDefault="00B23082" w:rsidP="00F24F4C">
      <w:pPr>
        <w:pStyle w:val="NumbersL2"/>
        <w:numPr>
          <w:ilvl w:val="1"/>
          <w:numId w:val="79"/>
        </w:numPr>
        <w:spacing w:line="276" w:lineRule="auto"/>
        <w:contextualSpacing/>
        <w:jc w:val="left"/>
        <w:rPr>
          <w:rFonts w:cstheme="minorBidi"/>
        </w:rPr>
      </w:pPr>
      <w:r w:rsidRPr="7063F065">
        <w:rPr>
          <w:rFonts w:cstheme="minorBidi"/>
        </w:rPr>
        <w:t xml:space="preserve">For the </w:t>
      </w:r>
      <w:r w:rsidR="00A474BF">
        <w:rPr>
          <w:rFonts w:cstheme="minorBidi"/>
        </w:rPr>
        <w:t xml:space="preserve">Bacteremia and Fungemia </w:t>
      </w:r>
      <w:r w:rsidRPr="7063F065">
        <w:rPr>
          <w:rFonts w:cstheme="minorBidi"/>
        </w:rPr>
        <w:t xml:space="preserve">module, </w:t>
      </w:r>
      <w:commentRangeStart w:id="35"/>
      <w:commentRangeStart w:id="36"/>
      <w:commentRangeStart w:id="37"/>
      <w:r w:rsidRPr="7063F065">
        <w:rPr>
          <w:rFonts w:cstheme="minorBidi"/>
        </w:rPr>
        <w:t>FHIR</w:t>
      </w:r>
      <w:r w:rsidRPr="08B62C37">
        <w:rPr>
          <w:rFonts w:cstheme="minorBidi"/>
        </w:rPr>
        <w:t xml:space="preserve"> “</w:t>
      </w:r>
      <w:r w:rsidR="00B43E06" w:rsidRPr="08B62C37">
        <w:rPr>
          <w:rFonts w:cstheme="minorBidi"/>
        </w:rPr>
        <w:t xml:space="preserve">Specimen” </w:t>
      </w:r>
      <w:r w:rsidR="00C737E8" w:rsidRPr="08B62C37">
        <w:rPr>
          <w:rFonts w:cstheme="minorBidi"/>
        </w:rPr>
        <w:t xml:space="preserve">and “Observation” </w:t>
      </w:r>
      <w:r w:rsidR="009653B8" w:rsidRPr="08B62C37">
        <w:rPr>
          <w:rFonts w:cstheme="minorBidi"/>
        </w:rPr>
        <w:t xml:space="preserve">resource results with </w:t>
      </w:r>
      <w:r w:rsidR="00EC2A4C" w:rsidRPr="08B62C37">
        <w:rPr>
          <w:rFonts w:cstheme="minorBidi"/>
        </w:rPr>
        <w:t>blood culture</w:t>
      </w:r>
      <w:r w:rsidR="00C737E8" w:rsidRPr="08B62C37">
        <w:rPr>
          <w:rFonts w:cstheme="minorBidi"/>
        </w:rPr>
        <w:t xml:space="preserve"> </w:t>
      </w:r>
      <w:r w:rsidR="00443C1E" w:rsidRPr="08B62C37">
        <w:rPr>
          <w:rFonts w:cstheme="minorBidi"/>
        </w:rPr>
        <w:t>r</w:t>
      </w:r>
      <w:r w:rsidR="00EC2A4C" w:rsidRPr="08B62C37">
        <w:rPr>
          <w:rFonts w:cstheme="minorBidi"/>
        </w:rPr>
        <w:t>esults</w:t>
      </w:r>
      <w:r w:rsidR="009653B8" w:rsidRPr="08B62C37">
        <w:rPr>
          <w:rFonts w:cstheme="minorBidi"/>
        </w:rPr>
        <w:t>, including specimen collected date and time</w:t>
      </w:r>
      <w:r w:rsidR="00443C1E" w:rsidRPr="08B62C37">
        <w:rPr>
          <w:rFonts w:cstheme="minorBidi"/>
        </w:rPr>
        <w:t xml:space="preserve"> and specimen type</w:t>
      </w:r>
      <w:r w:rsidR="009653B8" w:rsidRPr="08B62C37">
        <w:rPr>
          <w:rFonts w:cstheme="minorBidi"/>
        </w:rPr>
        <w:t>.</w:t>
      </w:r>
      <w:commentRangeEnd w:id="35"/>
      <w:r w:rsidR="0019689F" w:rsidRPr="009653B8">
        <w:rPr>
          <w:rStyle w:val="CommentReference"/>
          <w:rFonts w:cstheme="minorBidi"/>
          <w:sz w:val="22"/>
          <w:szCs w:val="21"/>
        </w:rPr>
        <w:commentReference w:id="35"/>
      </w:r>
      <w:commentRangeEnd w:id="36"/>
      <w:r w:rsidR="001F2844" w:rsidRPr="009653B8">
        <w:rPr>
          <w:rStyle w:val="CommentReference"/>
          <w:rFonts w:cstheme="minorBidi"/>
          <w:sz w:val="22"/>
          <w:szCs w:val="21"/>
        </w:rPr>
        <w:commentReference w:id="36"/>
      </w:r>
      <w:commentRangeEnd w:id="37"/>
      <w:r w:rsidRPr="009653B8">
        <w:rPr>
          <w:rStyle w:val="CommentReference"/>
          <w:rFonts w:cstheme="minorBidi"/>
          <w:sz w:val="22"/>
          <w:szCs w:val="21"/>
        </w:rPr>
        <w:commentReference w:id="37"/>
      </w:r>
    </w:p>
    <w:p w14:paraId="78C0F0E8" w14:textId="77777777" w:rsidR="009653B8" w:rsidRPr="009653B8" w:rsidRDefault="009653B8" w:rsidP="009653B8">
      <w:pPr>
        <w:pStyle w:val="Body"/>
        <w:rPr>
          <w:rFonts w:cstheme="minorHAnsi"/>
          <w:szCs w:val="22"/>
        </w:rPr>
      </w:pPr>
      <w:r w:rsidRPr="009653B8">
        <w:rPr>
          <w:rFonts w:cstheme="minorHAnsi"/>
          <w:szCs w:val="22"/>
        </w:rPr>
        <w:t>Measures are calculated only for submissions meeting the minimum requirements listed above.</w:t>
      </w:r>
    </w:p>
    <w:p w14:paraId="7B424078" w14:textId="77777777" w:rsidR="005864BE" w:rsidRDefault="005864BE">
      <w:pPr>
        <w:rPr>
          <w:rFonts w:asciiTheme="majorHAnsi" w:eastAsiaTheme="majorEastAsia" w:hAnsiTheme="majorHAnsi" w:cstheme="minorHAnsi"/>
          <w:color w:val="365F91" w:themeColor="accent1" w:themeShade="BF"/>
          <w:sz w:val="28"/>
          <w:szCs w:val="28"/>
        </w:rPr>
      </w:pPr>
      <w:r>
        <w:rPr>
          <w:rFonts w:cstheme="minorHAnsi"/>
          <w:sz w:val="28"/>
          <w:szCs w:val="28"/>
        </w:rPr>
        <w:br w:type="page"/>
      </w:r>
    </w:p>
    <w:p w14:paraId="61393FBD" w14:textId="3305A972" w:rsidR="00AF107E" w:rsidRPr="00304031" w:rsidRDefault="75B4A76B" w:rsidP="00443C1E">
      <w:pPr>
        <w:pStyle w:val="Heading1"/>
        <w:rPr>
          <w:rFonts w:cstheme="minorHAnsi"/>
          <w:sz w:val="28"/>
          <w:szCs w:val="28"/>
        </w:rPr>
      </w:pPr>
      <w:bookmarkStart w:id="41" w:name="_Toc204328643"/>
      <w:r w:rsidRPr="00304031" w:rsidDel="00552025">
        <w:rPr>
          <w:rFonts w:cstheme="minorHAnsi"/>
          <w:sz w:val="28"/>
          <w:szCs w:val="28"/>
        </w:rPr>
        <w:lastRenderedPageBreak/>
        <w:t>D</w:t>
      </w:r>
      <w:r w:rsidDel="002D78DA">
        <w:rPr>
          <w:rFonts w:cstheme="minorHAnsi"/>
          <w:sz w:val="28"/>
          <w:szCs w:val="28"/>
        </w:rPr>
        <w:t>efinitions</w:t>
      </w:r>
      <w:bookmarkEnd w:id="41"/>
    </w:p>
    <w:p w14:paraId="6597E6B2" w14:textId="77777777" w:rsidR="00C055BA" w:rsidRDefault="00C055BA" w:rsidP="00C055BA">
      <w:pPr>
        <w:rPr>
          <w:rFonts w:cstheme="minorHAnsi"/>
          <w:b/>
          <w:szCs w:val="22"/>
        </w:rPr>
      </w:pPr>
    </w:p>
    <w:p w14:paraId="7463E540" w14:textId="09DB8274" w:rsidR="00C055BA" w:rsidRDefault="00C055BA" w:rsidP="00B0086D">
      <w:pPr>
        <w:rPr>
          <w:b/>
          <w:bCs/>
        </w:rPr>
      </w:pPr>
      <w:r w:rsidRPr="5149368C">
        <w:rPr>
          <w:b/>
        </w:rPr>
        <w:t>ED/</w:t>
      </w:r>
      <w:r w:rsidR="0076392C">
        <w:rPr>
          <w:b/>
        </w:rPr>
        <w:t xml:space="preserve">OBS </w:t>
      </w:r>
      <w:r w:rsidRPr="5149368C">
        <w:rPr>
          <w:b/>
        </w:rPr>
        <w:t>encounter:</w:t>
      </w:r>
      <w:r w:rsidRPr="5149368C">
        <w:t xml:space="preserve"> Any patient visit to an emergency department (ED) or </w:t>
      </w:r>
      <w:commentRangeStart w:id="42"/>
      <w:commentRangeStart w:id="43"/>
      <w:r w:rsidRPr="5149368C">
        <w:t>observation</w:t>
      </w:r>
      <w:commentRangeEnd w:id="42"/>
      <w:r w:rsidR="00A84F24" w:rsidRPr="5149368C">
        <w:rPr>
          <w:rStyle w:val="CommentReference"/>
          <w:sz w:val="22"/>
          <w:szCs w:val="20"/>
        </w:rPr>
        <w:commentReference w:id="42"/>
      </w:r>
      <w:commentRangeEnd w:id="43"/>
      <w:r w:rsidR="00FE6067" w:rsidRPr="5149368C">
        <w:rPr>
          <w:rStyle w:val="CommentReference"/>
          <w:sz w:val="22"/>
          <w:szCs w:val="20"/>
        </w:rPr>
        <w:commentReference w:id="43"/>
      </w:r>
      <w:r w:rsidRPr="5149368C">
        <w:t xml:space="preserve"> (</w:t>
      </w:r>
      <w:r w:rsidR="006432E9" w:rsidRPr="5149368C">
        <w:t>O</w:t>
      </w:r>
      <w:r w:rsidR="00FE6067">
        <w:t>BS</w:t>
      </w:r>
      <w:r w:rsidR="006432E9" w:rsidRPr="5149368C">
        <w:t>) location</w:t>
      </w:r>
      <w:r w:rsidRPr="5149368C">
        <w:t>. One patient visit equals one encounter. ED/</w:t>
      </w:r>
      <w:r w:rsidR="0076392C">
        <w:t>OBS</w:t>
      </w:r>
      <w:r w:rsidR="0076392C" w:rsidRPr="5149368C">
        <w:t xml:space="preserve"> </w:t>
      </w:r>
      <w:r w:rsidRPr="5149368C">
        <w:t>are considered outpatient locations.</w:t>
      </w:r>
    </w:p>
    <w:p w14:paraId="63830A0D" w14:textId="77777777" w:rsidR="00C055BA" w:rsidRDefault="00C055BA" w:rsidP="00B0086D">
      <w:pPr>
        <w:rPr>
          <w:b/>
        </w:rPr>
      </w:pPr>
    </w:p>
    <w:p w14:paraId="13BE8E21" w14:textId="2F505601" w:rsidR="00B0086D" w:rsidRDefault="00793BE7" w:rsidP="00B0086D">
      <w:r w:rsidRPr="0084264E">
        <w:rPr>
          <w:b/>
        </w:rPr>
        <w:t>Hospital Stay</w:t>
      </w:r>
      <w:r w:rsidRPr="0084264E">
        <w:t xml:space="preserve">: </w:t>
      </w:r>
      <w:r w:rsidR="47461762" w:rsidRPr="0084264E">
        <w:t>NHSN defines a hospital stay to be inclusive of any: (a) ED</w:t>
      </w:r>
      <w:r w:rsidR="125484FB" w:rsidRPr="0084264E">
        <w:t>/OBS</w:t>
      </w:r>
      <w:r w:rsidR="47461762" w:rsidRPr="0084264E">
        <w:t xml:space="preserve"> encounters</w:t>
      </w:r>
      <w:r w:rsidR="60963D0A" w:rsidRPr="0084264E">
        <w:t>, (b) inpatient admissions, or (c) ED/OBS encounters that lead to inpatient admissions (within 1 hour of ED/OBS encounters).</w:t>
      </w:r>
    </w:p>
    <w:p w14:paraId="65A9CE17" w14:textId="77777777" w:rsidR="00AF0FF8" w:rsidRDefault="00AF0FF8" w:rsidP="00B0086D">
      <w:pPr>
        <w:rPr>
          <w:rFonts w:cstheme="minorHAnsi"/>
          <w:bCs/>
          <w:szCs w:val="22"/>
        </w:rPr>
      </w:pPr>
    </w:p>
    <w:p w14:paraId="48813066" w14:textId="77777777" w:rsidR="00C055BA" w:rsidRPr="00085120" w:rsidRDefault="00C055BA" w:rsidP="00C055BA">
      <w:r w:rsidRPr="6879AF8C">
        <w:rPr>
          <w:b/>
          <w:bCs/>
        </w:rPr>
        <w:t>Inpatient admission:</w:t>
      </w:r>
      <w:r w:rsidRPr="6879AF8C">
        <w:t xml:space="preserve"> </w:t>
      </w:r>
      <w:r>
        <w:t>For NHSN reporting purposes, the ‘date admitted to the facility’ is hospital day (HD) 1. NHSN defines an inpatient as any patient cared for or housed on an inpatient location. Local status may differ from NHSN definition; all days spent in an inpatient unit, regardless of local admission status and/or billing status are included in the counts of admissions and inpatient days. For NHSN reporting purposes, the date admitted to the facility is the calendar date that the patient physically locates to an inpatient location.</w:t>
      </w:r>
    </w:p>
    <w:p w14:paraId="0C64AFE7" w14:textId="77777777" w:rsidR="00C055BA" w:rsidRDefault="00C055BA" w:rsidP="00E56A68">
      <w:pPr>
        <w:rPr>
          <w:rFonts w:cstheme="minorHAnsi"/>
          <w:b/>
          <w:szCs w:val="22"/>
        </w:rPr>
      </w:pPr>
    </w:p>
    <w:p w14:paraId="567FC9B5" w14:textId="718CDFFB" w:rsidR="00B0086D" w:rsidRPr="003A5C3C" w:rsidRDefault="5E6716FA" w:rsidP="6CCC2F66">
      <w:pPr>
        <w:widowControl w:val="0"/>
        <w:tabs>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240"/>
      </w:pPr>
      <w:bookmarkStart w:id="44" w:name="ReportingPeriod"/>
      <w:r w:rsidRPr="00651412">
        <w:rPr>
          <w:b/>
          <w:bCs/>
        </w:rPr>
        <w:t xml:space="preserve">Reporting </w:t>
      </w:r>
      <w:r w:rsidR="00B0086D" w:rsidRPr="00651412">
        <w:rPr>
          <w:b/>
          <w:bCs/>
        </w:rPr>
        <w:t>Period</w:t>
      </w:r>
      <w:bookmarkEnd w:id="44"/>
      <w:r w:rsidR="00B0086D" w:rsidRPr="00651412">
        <w:rPr>
          <w:b/>
        </w:rPr>
        <w:t>:</w:t>
      </w:r>
      <w:r w:rsidR="00B0086D" w:rsidRPr="00651412">
        <w:t xml:space="preserve"> Reporting</w:t>
      </w:r>
      <w:r w:rsidR="00B81B93" w:rsidRPr="00651412">
        <w:t xml:space="preserve"> </w:t>
      </w:r>
      <w:r w:rsidR="00B81B93" w:rsidRPr="00651412">
        <w:rPr>
          <w:b/>
          <w:bCs/>
        </w:rPr>
        <w:t>calendar month of data reporting to NHSN</w:t>
      </w:r>
    </w:p>
    <w:p w14:paraId="35409FEF" w14:textId="77777777" w:rsidR="00215C22" w:rsidRDefault="00215C22" w:rsidP="00215C22">
      <w:pPr>
        <w:widowControl w:val="0"/>
        <w:tabs>
          <w:tab w:val="left" w:pos="-1440"/>
          <w:tab w:val="left" w:pos="-720"/>
          <w:tab w:val="left" w:pos="0"/>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szCs w:val="22"/>
        </w:rPr>
      </w:pPr>
      <w:r>
        <w:rPr>
          <w:rFonts w:cstheme="minorHAnsi"/>
          <w:b/>
          <w:bCs/>
          <w:szCs w:val="22"/>
        </w:rPr>
        <w:t>Adult</w:t>
      </w:r>
      <w:r w:rsidRPr="003A5C3C">
        <w:rPr>
          <w:rFonts w:cstheme="minorHAnsi"/>
          <w:b/>
          <w:bCs/>
          <w:szCs w:val="22"/>
        </w:rPr>
        <w:t>:</w:t>
      </w:r>
      <w:r w:rsidRPr="003A5C3C">
        <w:rPr>
          <w:rFonts w:cstheme="minorHAnsi"/>
          <w:szCs w:val="22"/>
        </w:rPr>
        <w:t xml:space="preserve"> Patients who are </w:t>
      </w:r>
      <w:r>
        <w:rPr>
          <w:rFonts w:cstheme="minorHAnsi"/>
          <w:u w:val="single"/>
        </w:rPr>
        <w:t>≥</w:t>
      </w:r>
      <w:r>
        <w:rPr>
          <w:rFonts w:cstheme="minorHAnsi"/>
          <w:szCs w:val="22"/>
        </w:rPr>
        <w:t>18 years old</w:t>
      </w:r>
      <w:r w:rsidRPr="003A5C3C">
        <w:rPr>
          <w:rFonts w:cstheme="minorHAnsi"/>
          <w:szCs w:val="22"/>
        </w:rPr>
        <w:t xml:space="preserve"> on the calendar day of the start of the </w:t>
      </w:r>
      <w:r>
        <w:rPr>
          <w:rFonts w:cstheme="minorHAnsi"/>
          <w:szCs w:val="22"/>
        </w:rPr>
        <w:t>Hospital Stay</w:t>
      </w:r>
      <w:r w:rsidRPr="003A5C3C">
        <w:rPr>
          <w:rFonts w:cstheme="minorHAnsi"/>
          <w:szCs w:val="22"/>
        </w:rPr>
        <w:t>.</w:t>
      </w:r>
    </w:p>
    <w:p w14:paraId="0B445A09" w14:textId="77777777" w:rsidR="00215C22" w:rsidRDefault="00215C22" w:rsidP="00215C22">
      <w:pPr>
        <w:widowControl w:val="0"/>
        <w:tabs>
          <w:tab w:val="left" w:pos="-1440"/>
          <w:tab w:val="left" w:pos="-720"/>
          <w:tab w:val="left" w:pos="0"/>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szCs w:val="22"/>
        </w:rPr>
      </w:pPr>
    </w:p>
    <w:p w14:paraId="583EC650" w14:textId="2E690931" w:rsidR="00215C22" w:rsidRDefault="00215C22" w:rsidP="00215C22">
      <w:r w:rsidRPr="003B28FD">
        <w:rPr>
          <w:b/>
        </w:rPr>
        <w:t>Pediatric:</w:t>
      </w:r>
      <w:r>
        <w:t xml:space="preserve"> Patients who are &lt; 18 years old on the calendar day of the start of the Hospital Stay. </w:t>
      </w:r>
    </w:p>
    <w:p w14:paraId="7B4AC9FE" w14:textId="77777777" w:rsidR="00215C22" w:rsidRDefault="00215C22" w:rsidP="00215C22"/>
    <w:p w14:paraId="7F6A046F" w14:textId="15EC8432" w:rsidR="00B0086D" w:rsidRDefault="00215C22" w:rsidP="00215C22">
      <w:pPr>
        <w:widowControl w:val="0"/>
        <w:tabs>
          <w:tab w:val="left" w:pos="-1440"/>
          <w:tab w:val="left" w:pos="-720"/>
          <w:tab w:val="left" w:pos="0"/>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commentRangeStart w:id="45"/>
      <w:commentRangeStart w:id="46"/>
      <w:r w:rsidRPr="002446F6">
        <w:rPr>
          <w:b/>
        </w:rPr>
        <w:t>NICU:</w:t>
      </w:r>
      <w:r>
        <w:t xml:space="preserve"> Patients who are housed in a NICU location</w:t>
      </w:r>
      <w:r w:rsidR="00A341DF">
        <w:t xml:space="preserve"> at the time of index blood culture collection</w:t>
      </w:r>
      <w:commentRangeEnd w:id="45"/>
      <w:r w:rsidR="006078CF">
        <w:rPr>
          <w:rStyle w:val="CommentReference"/>
          <w:sz w:val="22"/>
          <w:szCs w:val="20"/>
        </w:rPr>
        <w:commentReference w:id="45"/>
      </w:r>
      <w:commentRangeEnd w:id="46"/>
      <w:r w:rsidR="007C3CBC">
        <w:rPr>
          <w:rStyle w:val="CommentReference"/>
          <w:sz w:val="22"/>
          <w:szCs w:val="20"/>
        </w:rPr>
        <w:commentReference w:id="46"/>
      </w:r>
    </w:p>
    <w:p w14:paraId="4C4070A8" w14:textId="77777777" w:rsidR="005B74BF" w:rsidRDefault="005B74BF" w:rsidP="00215C22">
      <w:pPr>
        <w:widowControl w:val="0"/>
        <w:tabs>
          <w:tab w:val="left" w:pos="-1440"/>
          <w:tab w:val="left" w:pos="-720"/>
          <w:tab w:val="left" w:pos="0"/>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p>
    <w:p w14:paraId="0D498FCB" w14:textId="39CB8D94" w:rsidR="005B74BF" w:rsidRPr="00065AB0" w:rsidRDefault="005B74BF" w:rsidP="00065AB0">
      <w:pPr>
        <w:ind w:left="446" w:hanging="446"/>
      </w:pPr>
      <w:r w:rsidRPr="002A7524">
        <w:rPr>
          <w:b/>
          <w:bCs/>
        </w:rPr>
        <w:t>Oncology/Neutropenia</w:t>
      </w:r>
      <w:r w:rsidR="00A917B5" w:rsidRPr="002A7524">
        <w:rPr>
          <w:b/>
          <w:bCs/>
        </w:rPr>
        <w:t>:</w:t>
      </w:r>
      <w:r w:rsidR="00671153">
        <w:t xml:space="preserve"> </w:t>
      </w:r>
      <w:r w:rsidR="00A917B5">
        <w:t xml:space="preserve">Patient either 1) located in an Oncology ward, or 2) with </w:t>
      </w:r>
      <w:r w:rsidR="000F672C">
        <w:t>n</w:t>
      </w:r>
      <w:r w:rsidR="00A917B5">
        <w:t>eutropeni</w:t>
      </w:r>
      <w:r w:rsidR="000F672C">
        <w:t>a define</w:t>
      </w:r>
      <w:r w:rsidR="00921E9E">
        <w:t xml:space="preserve"> </w:t>
      </w:r>
      <w:r w:rsidR="004F3C0B" w:rsidRPr="002A7524">
        <w:t>an</w:t>
      </w:r>
      <w:r w:rsidR="00775402" w:rsidRPr="002A7524">
        <w:t xml:space="preserve"> </w:t>
      </w:r>
      <w:r w:rsidR="004F3C0B" w:rsidRPr="002A7524">
        <w:t xml:space="preserve">absolute neutrophil count (ANC) &lt;1000 cell/microL observed for ≥2 days in a +/- </w:t>
      </w:r>
      <w:r w:rsidR="00B26338" w:rsidRPr="002A7524">
        <w:t>7-day</w:t>
      </w:r>
      <w:r w:rsidR="004F3C0B" w:rsidRPr="002A7524">
        <w:t xml:space="preserve"> window period around the index blood culture</w:t>
      </w:r>
    </w:p>
    <w:p w14:paraId="4386DAED" w14:textId="77777777" w:rsidR="00884BA2" w:rsidRPr="003A5C3C" w:rsidRDefault="00884BA2" w:rsidP="00215C22">
      <w:pPr>
        <w:widowControl w:val="0"/>
        <w:tabs>
          <w:tab w:val="left" w:pos="-1440"/>
          <w:tab w:val="left" w:pos="-720"/>
          <w:tab w:val="left" w:pos="0"/>
          <w:tab w:val="left" w:pos="720"/>
          <w:tab w:val="left" w:pos="950"/>
          <w:tab w:val="left" w:pos="1426"/>
          <w:tab w:val="left" w:pos="1901"/>
          <w:tab w:val="left" w:pos="2160"/>
          <w:tab w:val="left" w:pos="2376"/>
          <w:tab w:val="left" w:pos="2851"/>
          <w:tab w:val="left" w:pos="2880"/>
          <w:tab w:val="left" w:pos="3326"/>
          <w:tab w:val="left" w:pos="3600"/>
          <w:tab w:val="left" w:pos="3802"/>
          <w:tab w:val="left" w:pos="4277"/>
          <w:tab w:val="left" w:pos="4320"/>
          <w:tab w:val="left" w:pos="4752"/>
          <w:tab w:val="left" w:pos="5040"/>
          <w:tab w:val="left" w:pos="5227"/>
          <w:tab w:val="left" w:pos="5702"/>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cstheme="minorHAnsi"/>
          <w:szCs w:val="22"/>
        </w:rPr>
      </w:pPr>
    </w:p>
    <w:p w14:paraId="5A68D16E" w14:textId="7D535FC3" w:rsidR="003B7091" w:rsidRDefault="003B7091">
      <w:bookmarkStart w:id="47" w:name="_Toc433840915"/>
      <w:bookmarkStart w:id="48" w:name="_Toc604637879"/>
      <w:bookmarkStart w:id="49" w:name="_Toc182910159"/>
      <w:r w:rsidRPr="00BE459D">
        <w:rPr>
          <w:b/>
          <w:bCs/>
        </w:rPr>
        <w:t>O-COB:</w:t>
      </w:r>
      <w:r>
        <w:t xml:space="preserve"> Outpatient Community-onset Bacteremia &amp; Fungemia Event</w:t>
      </w:r>
    </w:p>
    <w:p w14:paraId="5FD3D605" w14:textId="77777777" w:rsidR="00884BA2" w:rsidRDefault="00884BA2"/>
    <w:p w14:paraId="68813970" w14:textId="6A48FF86" w:rsidR="003B7091" w:rsidRDefault="003B7091">
      <w:r w:rsidRPr="00BE459D">
        <w:rPr>
          <w:b/>
          <w:bCs/>
        </w:rPr>
        <w:t>COB</w:t>
      </w:r>
      <w:r w:rsidR="00BE459D" w:rsidRPr="00BE459D">
        <w:rPr>
          <w:b/>
          <w:bCs/>
        </w:rPr>
        <w:t>:</w:t>
      </w:r>
      <w:r w:rsidR="00BE459D">
        <w:t xml:space="preserve"> Community-onset Bacteremia &amp; Fungemia Event</w:t>
      </w:r>
    </w:p>
    <w:p w14:paraId="349A800D" w14:textId="77777777" w:rsidR="00884BA2" w:rsidRDefault="00884BA2"/>
    <w:p w14:paraId="25EB1A71" w14:textId="065BDC2C" w:rsidR="00BE459D" w:rsidRDefault="003B7091" w:rsidP="00BE459D">
      <w:r w:rsidRPr="00BE459D">
        <w:rPr>
          <w:b/>
          <w:bCs/>
        </w:rPr>
        <w:t>HOB</w:t>
      </w:r>
      <w:r w:rsidR="00BE459D" w:rsidRPr="00BE459D">
        <w:rPr>
          <w:b/>
          <w:bCs/>
        </w:rPr>
        <w:t>:</w:t>
      </w:r>
      <w:r w:rsidR="00BE459D">
        <w:t xml:space="preserve"> Hospital-onset Bacteremia &amp; Fungemia Event</w:t>
      </w:r>
    </w:p>
    <w:p w14:paraId="099B3BB8" w14:textId="476225C3" w:rsidR="00CD1D54" w:rsidRDefault="00CD1D54">
      <w:pPr>
        <w:rPr>
          <w:rFonts w:asciiTheme="majorHAnsi" w:eastAsiaTheme="majorEastAsia" w:hAnsiTheme="majorHAnsi" w:cstheme="majorBidi"/>
          <w:color w:val="365F91" w:themeColor="accent1" w:themeShade="BF"/>
          <w:sz w:val="32"/>
          <w:szCs w:val="32"/>
        </w:rPr>
      </w:pPr>
      <w:r>
        <w:br w:type="page"/>
      </w:r>
    </w:p>
    <w:p w14:paraId="42FB3B07" w14:textId="10E3AE1D" w:rsidR="00E22386" w:rsidRPr="00DB0CB8" w:rsidRDefault="00E22386" w:rsidP="00DB0CB8">
      <w:pPr>
        <w:pStyle w:val="Heading1"/>
      </w:pPr>
      <w:bookmarkStart w:id="50" w:name="_Toc204328644"/>
      <w:r w:rsidRPr="00DB0CB8">
        <w:lastRenderedPageBreak/>
        <w:t>Measure Logic</w:t>
      </w:r>
      <w:bookmarkEnd w:id="47"/>
      <w:bookmarkEnd w:id="48"/>
      <w:bookmarkEnd w:id="49"/>
      <w:bookmarkEnd w:id="50"/>
    </w:p>
    <w:p w14:paraId="6D6681EA" w14:textId="77777777" w:rsidR="002A5470" w:rsidRDefault="002A5470" w:rsidP="67738D1F">
      <w:pPr>
        <w:spacing w:line="240" w:lineRule="auto"/>
        <w:textAlignment w:val="baseline"/>
        <w:rPr>
          <w:rFonts w:ascii="Calibri" w:eastAsia="Times New Roman" w:hAnsi="Calibri" w:cs="Calibri"/>
          <w:highlight w:val="green"/>
        </w:rPr>
      </w:pPr>
    </w:p>
    <w:p w14:paraId="6A14554B" w14:textId="7FB1EC1E" w:rsidR="00443CB6" w:rsidRPr="00443CB6" w:rsidRDefault="00AC6445" w:rsidP="67738D1F">
      <w:pPr>
        <w:spacing w:line="240" w:lineRule="auto"/>
        <w:textAlignment w:val="baseline"/>
        <w:rPr>
          <w:rFonts w:ascii="Calibri" w:eastAsia="Times New Roman" w:hAnsi="Calibri" w:cs="Calibri"/>
        </w:rPr>
      </w:pPr>
      <w:r>
        <w:rPr>
          <w:rFonts w:ascii="Calibri" w:eastAsia="Times New Roman" w:hAnsi="Calibri" w:cs="Calibri"/>
        </w:rPr>
        <w:t xml:space="preserve">Events within the </w:t>
      </w:r>
      <w:r w:rsidR="003E7CA3" w:rsidRPr="009335D8">
        <w:rPr>
          <w:rFonts w:ascii="Calibri" w:eastAsia="Times New Roman" w:hAnsi="Calibri" w:cs="Calibri"/>
        </w:rPr>
        <w:t>Bacteremia &amp; Fungemia</w:t>
      </w:r>
      <w:r w:rsidR="00CF6D0A" w:rsidRPr="009335D8">
        <w:rPr>
          <w:rFonts w:ascii="Calibri" w:eastAsia="Times New Roman" w:hAnsi="Calibri" w:cs="Calibri"/>
        </w:rPr>
        <w:t xml:space="preserve"> </w:t>
      </w:r>
      <w:r w:rsidR="00EB5D5E">
        <w:rPr>
          <w:rFonts w:ascii="Calibri" w:eastAsia="Times New Roman" w:hAnsi="Calibri" w:cs="Calibri"/>
        </w:rPr>
        <w:t>mo</w:t>
      </w:r>
      <w:r w:rsidR="002A5470" w:rsidRPr="009335D8">
        <w:rPr>
          <w:rFonts w:ascii="Calibri" w:eastAsia="Times New Roman" w:hAnsi="Calibri" w:cs="Calibri"/>
        </w:rPr>
        <w:t>dule are defined as follows, with onset assigned based on the</w:t>
      </w:r>
      <w:r w:rsidR="002520ED" w:rsidRPr="009335D8">
        <w:rPr>
          <w:rFonts w:ascii="Calibri" w:eastAsia="Times New Roman" w:hAnsi="Calibri" w:cs="Calibri"/>
        </w:rPr>
        <w:t xml:space="preserve"> patient location,</w:t>
      </w:r>
      <w:r w:rsidR="002A5470" w:rsidRPr="009335D8">
        <w:rPr>
          <w:rFonts w:ascii="Calibri" w:eastAsia="Times New Roman" w:hAnsi="Calibri" w:cs="Calibri"/>
        </w:rPr>
        <w:t xml:space="preserve"> date admitted to an inpatient location within the facility and date of </w:t>
      </w:r>
      <w:r w:rsidR="006539E1" w:rsidRPr="009335D8">
        <w:rPr>
          <w:rFonts w:ascii="Calibri" w:eastAsia="Times New Roman" w:hAnsi="Calibri" w:cs="Calibri"/>
        </w:rPr>
        <w:t xml:space="preserve">blood </w:t>
      </w:r>
      <w:r w:rsidR="006C6274" w:rsidRPr="009335D8">
        <w:rPr>
          <w:rFonts w:ascii="Calibri" w:eastAsia="Times New Roman" w:hAnsi="Calibri" w:cs="Calibri"/>
        </w:rPr>
        <w:t xml:space="preserve">culture </w:t>
      </w:r>
      <w:r w:rsidR="002A5470" w:rsidRPr="009335D8">
        <w:rPr>
          <w:rFonts w:ascii="Calibri" w:eastAsia="Times New Roman" w:hAnsi="Calibri" w:cs="Calibri"/>
        </w:rPr>
        <w:t xml:space="preserve">specimen collection. </w:t>
      </w:r>
      <w:r w:rsidR="00FE3368" w:rsidRPr="009335D8">
        <w:rPr>
          <w:rFonts w:ascii="Calibri" w:eastAsia="Times New Roman" w:hAnsi="Calibri" w:cs="Calibri"/>
        </w:rPr>
        <w:t>HOB</w:t>
      </w:r>
      <w:r w:rsidR="002A5470" w:rsidRPr="009335D8">
        <w:rPr>
          <w:rFonts w:ascii="Calibri" w:eastAsia="Times New Roman" w:hAnsi="Calibri" w:cs="Calibri"/>
        </w:rPr>
        <w:t xml:space="preserve">, </w:t>
      </w:r>
      <w:r w:rsidR="00676BF6" w:rsidRPr="009335D8">
        <w:rPr>
          <w:rFonts w:ascii="Calibri" w:eastAsia="Times New Roman" w:hAnsi="Calibri" w:cs="Calibri"/>
        </w:rPr>
        <w:t xml:space="preserve">COB </w:t>
      </w:r>
      <w:r w:rsidR="002A5470" w:rsidRPr="009335D8">
        <w:rPr>
          <w:rFonts w:ascii="Calibri" w:eastAsia="Times New Roman" w:hAnsi="Calibri" w:cs="Calibri"/>
        </w:rPr>
        <w:t xml:space="preserve">and </w:t>
      </w:r>
      <w:r w:rsidR="00E64158" w:rsidRPr="009335D8">
        <w:rPr>
          <w:rFonts w:ascii="Calibri" w:eastAsia="Times New Roman" w:hAnsi="Calibri" w:cs="Calibri"/>
        </w:rPr>
        <w:t>O-</w:t>
      </w:r>
      <w:r w:rsidR="0086743E" w:rsidRPr="009335D8">
        <w:rPr>
          <w:rFonts w:ascii="Calibri" w:eastAsia="Times New Roman" w:hAnsi="Calibri" w:cs="Calibri"/>
        </w:rPr>
        <w:t>COB</w:t>
      </w:r>
      <w:r w:rsidR="002A5470" w:rsidRPr="009335D8">
        <w:rPr>
          <w:rFonts w:ascii="Calibri" w:eastAsia="Times New Roman" w:hAnsi="Calibri" w:cs="Calibri"/>
        </w:rPr>
        <w:t xml:space="preserve"> events</w:t>
      </w:r>
      <w:r w:rsidR="0060679E" w:rsidRPr="009335D8">
        <w:rPr>
          <w:rFonts w:ascii="Calibri" w:eastAsia="Times New Roman" w:hAnsi="Calibri" w:cs="Calibri"/>
        </w:rPr>
        <w:t xml:space="preserve"> </w:t>
      </w:r>
      <w:r w:rsidR="002A5470" w:rsidRPr="009335D8">
        <w:rPr>
          <w:rFonts w:ascii="Calibri" w:eastAsia="Times New Roman" w:hAnsi="Calibri" w:cs="Calibri"/>
        </w:rPr>
        <w:t>are all identified by NHSN under this module. </w:t>
      </w:r>
      <w:r w:rsidR="002A5470" w:rsidRPr="009335D8" w:rsidDel="00566C29">
        <w:rPr>
          <w:rFonts w:ascii="Calibri" w:eastAsia="Times New Roman" w:hAnsi="Calibri" w:cs="Calibri"/>
        </w:rPr>
        <w:t xml:space="preserve"> </w:t>
      </w:r>
    </w:p>
    <w:p w14:paraId="334F7517" w14:textId="77777777" w:rsidR="00172E95" w:rsidRDefault="00172E95" w:rsidP="67738D1F">
      <w:pPr>
        <w:spacing w:line="240" w:lineRule="auto"/>
        <w:textAlignment w:val="baseline"/>
        <w:rPr>
          <w:rFonts w:ascii="Calibri" w:eastAsia="Times New Roman" w:hAnsi="Calibri" w:cs="Calibri"/>
        </w:rPr>
      </w:pPr>
    </w:p>
    <w:p w14:paraId="58939DA8" w14:textId="3CCEB50A" w:rsidR="00D62D3A" w:rsidRPr="00D24953" w:rsidRDefault="00D62D3A" w:rsidP="00D62D3A">
      <w:pPr>
        <w:rPr>
          <w:b/>
          <w:bCs/>
        </w:rPr>
      </w:pPr>
      <w:r w:rsidRPr="00D24953">
        <w:rPr>
          <w:b/>
          <w:bCs/>
        </w:rPr>
        <w:t>Initial Patient Population</w:t>
      </w:r>
      <w:r w:rsidR="009069B2">
        <w:rPr>
          <w:b/>
          <w:bCs/>
        </w:rPr>
        <w:t xml:space="preserve"> for the Bacteremia &amp; Fungemia module</w:t>
      </w:r>
      <w:r w:rsidRPr="00D24953">
        <w:rPr>
          <w:b/>
          <w:bCs/>
        </w:rPr>
        <w:t>:</w:t>
      </w:r>
    </w:p>
    <w:p w14:paraId="4A6EE49E" w14:textId="6357EF0B" w:rsidR="00D62D3A" w:rsidRPr="00C61A4B" w:rsidRDefault="00D62D3A" w:rsidP="001D63E9">
      <w:pPr>
        <w:pStyle w:val="xxparagraph"/>
      </w:pPr>
      <w:r>
        <w:rPr>
          <w:rFonts w:eastAsia="Times New Roman"/>
        </w:rPr>
        <w:t xml:space="preserve">All encounters for patients of any age in an ED, observation, or inpatient location and/or all encounters for patients of any age with an ED, observation, inpatient, or short stay status during the </w:t>
      </w:r>
      <w:hyperlink w:anchor="ReportingPeriod" w:history="1">
        <w:r w:rsidR="00D205AB" w:rsidRPr="005D1CB1">
          <w:rPr>
            <w:rStyle w:val="Hyperlink"/>
            <w:rFonts w:eastAsia="Times New Roman"/>
          </w:rPr>
          <w:t>reporting period</w:t>
        </w:r>
        <w:r w:rsidRPr="005D1CB1">
          <w:rPr>
            <w:rStyle w:val="Hyperlink"/>
            <w:rFonts w:eastAsia="Times New Roman"/>
          </w:rPr>
          <w:t>.</w:t>
        </w:r>
      </w:hyperlink>
    </w:p>
    <w:p w14:paraId="1B45638F" w14:textId="2DD80538" w:rsidR="00D62D3A" w:rsidRDefault="00D62D3A" w:rsidP="00D62D3A">
      <w:pPr>
        <w:rPr>
          <w:b/>
          <w:bCs/>
        </w:rPr>
      </w:pPr>
      <w:r w:rsidRPr="00D24953">
        <w:rPr>
          <w:b/>
          <w:bCs/>
        </w:rPr>
        <w:t>Eligible Populations</w:t>
      </w:r>
      <w:r w:rsidR="000F27A8">
        <w:rPr>
          <w:b/>
          <w:bCs/>
        </w:rPr>
        <w:t xml:space="preserve"> (</w:t>
      </w:r>
      <w:r w:rsidR="0051117D">
        <w:rPr>
          <w:b/>
          <w:bCs/>
        </w:rPr>
        <w:t>based on patient physical location</w:t>
      </w:r>
      <w:r w:rsidR="000F27A8">
        <w:rPr>
          <w:b/>
          <w:bCs/>
        </w:rPr>
        <w:t>)</w:t>
      </w:r>
      <w:r w:rsidRPr="00D24953">
        <w:rPr>
          <w:b/>
          <w:bCs/>
        </w:rPr>
        <w:t>:</w:t>
      </w:r>
    </w:p>
    <w:p w14:paraId="70EB32A6" w14:textId="77777777" w:rsidR="008B0966" w:rsidRPr="00D24953" w:rsidRDefault="008B0966" w:rsidP="00D62D3A">
      <w:pPr>
        <w:rPr>
          <w:b/>
          <w:bCs/>
        </w:rPr>
      </w:pPr>
    </w:p>
    <w:p w14:paraId="5009167A" w14:textId="78FBD962" w:rsidR="00D62D3A" w:rsidRDefault="002F6242" w:rsidP="00D62D3A">
      <w:r>
        <w:rPr>
          <w:b/>
          <w:bCs/>
        </w:rPr>
        <w:t>O-</w:t>
      </w:r>
      <w:r w:rsidR="00D62D3A" w:rsidRPr="00D24953">
        <w:rPr>
          <w:b/>
          <w:bCs/>
        </w:rPr>
        <w:t>C</w:t>
      </w:r>
      <w:r w:rsidR="00D62D3A">
        <w:rPr>
          <w:b/>
          <w:bCs/>
        </w:rPr>
        <w:t>OB</w:t>
      </w:r>
      <w:r w:rsidR="00D62D3A" w:rsidRPr="00D24953">
        <w:rPr>
          <w:b/>
          <w:bCs/>
        </w:rPr>
        <w:t>:</w:t>
      </w:r>
      <w:r w:rsidR="00D62D3A">
        <w:t xml:space="preserve"> All patients present in ED or </w:t>
      </w:r>
      <w:r w:rsidR="00652980">
        <w:t>O</w:t>
      </w:r>
      <w:r w:rsidR="00D62D3A">
        <w:t xml:space="preserve">bservation location during the </w:t>
      </w:r>
      <w:hyperlink w:anchor="ReportingPeriod" w:history="1">
        <w:r w:rsidR="00D205AB" w:rsidRPr="005D1CB1">
          <w:rPr>
            <w:rStyle w:val="Hyperlink"/>
          </w:rPr>
          <w:t>reporting period</w:t>
        </w:r>
      </w:hyperlink>
      <w:r w:rsidR="006F79FA">
        <w:t>.</w:t>
      </w:r>
    </w:p>
    <w:p w14:paraId="07B022A3" w14:textId="2C1FE05B" w:rsidR="00D62D3A" w:rsidRDefault="00D62D3A" w:rsidP="00D62D3A">
      <w:pPr>
        <w:rPr>
          <w:iCs/>
        </w:rPr>
      </w:pPr>
      <w:r>
        <w:rPr>
          <w:b/>
          <w:bCs/>
          <w:iCs/>
        </w:rPr>
        <w:t>COB</w:t>
      </w:r>
      <w:r w:rsidRPr="00D24953">
        <w:rPr>
          <w:b/>
          <w:bCs/>
          <w:iCs/>
        </w:rPr>
        <w:t>:</w:t>
      </w:r>
      <w:r>
        <w:rPr>
          <w:iCs/>
        </w:rPr>
        <w:t xml:space="preserve"> All patients </w:t>
      </w:r>
      <w:r w:rsidR="00A22CD0">
        <w:t xml:space="preserve">on </w:t>
      </w:r>
      <w:r w:rsidR="00A95F00">
        <w:t xml:space="preserve">inpatient </w:t>
      </w:r>
      <w:r w:rsidR="009A24FC">
        <w:t>day</w:t>
      </w:r>
      <w:r w:rsidR="00704FEE">
        <w:t xml:space="preserve"> 1 – </w:t>
      </w:r>
      <w:r w:rsidR="00651082">
        <w:t>3 of</w:t>
      </w:r>
      <w:r w:rsidR="00996547">
        <w:t xml:space="preserve"> their </w:t>
      </w:r>
      <w:r w:rsidR="009A24FC">
        <w:t xml:space="preserve">hospital </w:t>
      </w:r>
      <w:r w:rsidR="00996547">
        <w:t xml:space="preserve">stay </w:t>
      </w:r>
      <w:r>
        <w:t xml:space="preserve">present </w:t>
      </w:r>
      <w:r w:rsidR="00857E1B">
        <w:t>in</w:t>
      </w:r>
      <w:r>
        <w:t xml:space="preserve"> an inpatient location during the </w:t>
      </w:r>
      <w:hyperlink w:anchor="ReportingPeriod" w:history="1">
        <w:commentRangeStart w:id="51"/>
        <w:commentRangeStart w:id="52"/>
        <w:commentRangeStart w:id="53"/>
        <w:commentRangeStart w:id="54"/>
        <w:r w:rsidR="00D205AB" w:rsidRPr="00D73BC6">
          <w:rPr>
            <w:rStyle w:val="Hyperlink"/>
          </w:rPr>
          <w:t>reporting period</w:t>
        </w:r>
        <w:commentRangeEnd w:id="51"/>
        <w:r w:rsidR="008B5C70">
          <w:rPr>
            <w:rStyle w:val="CommentReference"/>
            <w:sz w:val="22"/>
            <w:szCs w:val="20"/>
          </w:rPr>
          <w:commentReference w:id="51"/>
        </w:r>
        <w:commentRangeEnd w:id="52"/>
        <w:r w:rsidR="009F3E71">
          <w:rPr>
            <w:rStyle w:val="CommentReference"/>
            <w:sz w:val="22"/>
            <w:szCs w:val="20"/>
          </w:rPr>
          <w:commentReference w:id="52"/>
        </w:r>
        <w:commentRangeEnd w:id="53"/>
        <w:r w:rsidR="00DE1043">
          <w:rPr>
            <w:rStyle w:val="CommentReference"/>
            <w:sz w:val="22"/>
            <w:szCs w:val="20"/>
          </w:rPr>
          <w:commentReference w:id="53"/>
        </w:r>
        <w:commentRangeEnd w:id="54"/>
        <w:r w:rsidR="00636068">
          <w:rPr>
            <w:rStyle w:val="CommentReference"/>
            <w:sz w:val="22"/>
            <w:szCs w:val="20"/>
          </w:rPr>
          <w:commentReference w:id="54"/>
        </w:r>
      </w:hyperlink>
      <w:r w:rsidR="006F79FA">
        <w:t>.</w:t>
      </w:r>
    </w:p>
    <w:p w14:paraId="0B2D724D" w14:textId="5EB4299D" w:rsidR="00D62D3A" w:rsidRDefault="6437DAA3" w:rsidP="00D62D3A">
      <w:r w:rsidRPr="68FCFA7A">
        <w:rPr>
          <w:b/>
          <w:bCs/>
        </w:rPr>
        <w:t>HOB</w:t>
      </w:r>
      <w:r w:rsidR="009D7056" w:rsidRPr="68FCFA7A">
        <w:rPr>
          <w:b/>
          <w:bCs/>
        </w:rPr>
        <w:t>:</w:t>
      </w:r>
      <w:r w:rsidR="009D7056">
        <w:t xml:space="preserve"> </w:t>
      </w:r>
      <w:r w:rsidR="009D7056" w:rsidRPr="00617EF2">
        <w:t>All</w:t>
      </w:r>
      <w:r w:rsidR="00617EF2" w:rsidRPr="00617EF2">
        <w:t xml:space="preserve"> patients on inpatient day 4 or later of their hospital stay present in an inpatient location during the </w:t>
      </w:r>
      <w:hyperlink w:anchor="ReportingPeriod" w:history="1">
        <w:r w:rsidR="00617EF2" w:rsidRPr="00D73BC6">
          <w:rPr>
            <w:rStyle w:val="Hyperlink"/>
          </w:rPr>
          <w:t>reporting period</w:t>
        </w:r>
      </w:hyperlink>
      <w:r w:rsidR="00617EF2" w:rsidRPr="00617EF2">
        <w:t>.</w:t>
      </w:r>
    </w:p>
    <w:p w14:paraId="6986B874" w14:textId="77777777" w:rsidR="00D62D3A" w:rsidRDefault="00D62D3A" w:rsidP="00D62D3A">
      <w:pPr>
        <w:rPr>
          <w:rFonts w:cstheme="minorHAnsi"/>
          <w:bCs/>
          <w:szCs w:val="22"/>
        </w:rPr>
      </w:pPr>
    </w:p>
    <w:p w14:paraId="6B14C548" w14:textId="1609ED32" w:rsidR="00DA4399" w:rsidRPr="000D58FB" w:rsidRDefault="7C947DD9">
      <w:r w:rsidRPr="0E7CDD83">
        <w:rPr>
          <w:rFonts w:ascii="Calibri" w:eastAsia="Times New Roman" w:hAnsi="Calibri" w:cs="Calibri"/>
        </w:rPr>
        <w:br w:type="page"/>
      </w:r>
    </w:p>
    <w:p w14:paraId="6048D262" w14:textId="3584029A" w:rsidR="00DA4399" w:rsidRPr="004B7BB1" w:rsidRDefault="00DA4399" w:rsidP="001323D3">
      <w:pPr>
        <w:pStyle w:val="Heading3"/>
      </w:pPr>
      <w:bookmarkStart w:id="58" w:name="_Toc204328645"/>
      <w:r w:rsidRPr="11B3B16C">
        <w:lastRenderedPageBreak/>
        <w:t>Outpatient Community-onset Bacteremia &amp; Fungemia (O-COB) Event:</w:t>
      </w:r>
      <w:bookmarkEnd w:id="58"/>
      <w:r w:rsidRPr="11B3B16C">
        <w:t xml:space="preserve"> </w:t>
      </w:r>
    </w:p>
    <w:p w14:paraId="64BBE38C" w14:textId="78931B1D" w:rsidR="00DA4399" w:rsidRDefault="6C2BE1C5" w:rsidP="00DA4399">
      <w:r>
        <w:t xml:space="preserve">An </w:t>
      </w:r>
      <w:r w:rsidR="019D7E49">
        <w:t>O</w:t>
      </w:r>
      <w:r>
        <w:t xml:space="preserve">-COB event occurs when a patient has a bacterial or fungal </w:t>
      </w:r>
      <w:commentRangeStart w:id="59"/>
      <w:commentRangeStart w:id="60"/>
      <w:commentRangeStart w:id="61"/>
      <w:commentRangeStart w:id="62"/>
      <w:commentRangeStart w:id="63"/>
      <w:commentRangeStart w:id="64"/>
      <w:commentRangeStart w:id="65"/>
      <w:commentRangeStart w:id="66"/>
      <w:r w:rsidR="2B8F633C">
        <w:t>organism</w:t>
      </w:r>
      <w:commentRangeEnd w:id="59"/>
      <w:r w:rsidR="00DA4399">
        <w:rPr>
          <w:rStyle w:val="CommentReference"/>
          <w:sz w:val="22"/>
          <w:szCs w:val="20"/>
        </w:rPr>
        <w:commentReference w:id="59"/>
      </w:r>
      <w:commentRangeEnd w:id="60"/>
      <w:r w:rsidR="00DA4399">
        <w:rPr>
          <w:rStyle w:val="CommentReference"/>
          <w:sz w:val="22"/>
          <w:szCs w:val="20"/>
        </w:rPr>
        <w:commentReference w:id="60"/>
      </w:r>
      <w:commentRangeEnd w:id="61"/>
      <w:r w:rsidR="00DA4399">
        <w:rPr>
          <w:rStyle w:val="CommentReference"/>
          <w:sz w:val="22"/>
          <w:szCs w:val="20"/>
        </w:rPr>
        <w:commentReference w:id="61"/>
      </w:r>
      <w:commentRangeEnd w:id="62"/>
      <w:r w:rsidR="00DA4399">
        <w:rPr>
          <w:rStyle w:val="CommentReference"/>
          <w:sz w:val="22"/>
          <w:szCs w:val="20"/>
        </w:rPr>
        <w:commentReference w:id="62"/>
      </w:r>
      <w:commentRangeEnd w:id="63"/>
      <w:r w:rsidR="00DA4399">
        <w:rPr>
          <w:rStyle w:val="CommentReference"/>
          <w:sz w:val="22"/>
          <w:szCs w:val="20"/>
        </w:rPr>
        <w:commentReference w:id="63"/>
      </w:r>
      <w:commentRangeEnd w:id="64"/>
      <w:r w:rsidR="00B52C2C">
        <w:rPr>
          <w:rStyle w:val="CommentReference"/>
          <w:sz w:val="22"/>
          <w:szCs w:val="20"/>
        </w:rPr>
        <w:commentReference w:id="64"/>
      </w:r>
      <w:commentRangeEnd w:id="65"/>
      <w:r w:rsidR="00783EF3">
        <w:rPr>
          <w:rStyle w:val="CommentReference"/>
          <w:sz w:val="22"/>
          <w:szCs w:val="20"/>
        </w:rPr>
        <w:commentReference w:id="65"/>
      </w:r>
      <w:commentRangeEnd w:id="66"/>
      <w:r w:rsidR="002F6247">
        <w:rPr>
          <w:rStyle w:val="CommentReference"/>
          <w:sz w:val="22"/>
          <w:szCs w:val="20"/>
        </w:rPr>
        <w:commentReference w:id="66"/>
      </w:r>
      <w:r w:rsidR="0BEB50B7">
        <w:t xml:space="preserve"> </w:t>
      </w:r>
      <w:r w:rsidR="561A25E0">
        <w:t>identified</w:t>
      </w:r>
      <w:r>
        <w:t xml:space="preserve"> from a blood specimen collected while the patient is in an outpatient location (specifically ED or </w:t>
      </w:r>
      <w:r w:rsidR="0A29A25F">
        <w:t>O</w:t>
      </w:r>
      <w:r>
        <w:t>bservation)</w:t>
      </w:r>
      <w:r w:rsidR="7BEA3361">
        <w:t>.</w:t>
      </w:r>
      <w:r w:rsidR="10EB18FD">
        <w:t xml:space="preserve"> </w:t>
      </w:r>
    </w:p>
    <w:p w14:paraId="275FEA67" w14:textId="21AC5DC0" w:rsidR="0055504D" w:rsidRDefault="000876B6" w:rsidP="0055504D">
      <w:pPr>
        <w:pStyle w:val="ListParagraph"/>
        <w:numPr>
          <w:ilvl w:val="0"/>
          <w:numId w:val="70"/>
        </w:numPr>
      </w:pPr>
      <w:r>
        <w:t>A patient can have a single O-COB event per Hospital Stay</w:t>
      </w:r>
    </w:p>
    <w:p w14:paraId="1BD9013F" w14:textId="2B8BD130" w:rsidR="00142929" w:rsidRDefault="00142929" w:rsidP="00142929">
      <w:pPr>
        <w:pStyle w:val="ListParagraph"/>
        <w:numPr>
          <w:ilvl w:val="0"/>
          <w:numId w:val="70"/>
        </w:numPr>
      </w:pPr>
      <w:r>
        <w:t xml:space="preserve">The date for the O-COB will be attributed to the </w:t>
      </w:r>
      <w:r w:rsidR="0091293B">
        <w:t>earliest</w:t>
      </w:r>
      <w:r>
        <w:t xml:space="preserve"> date that a </w:t>
      </w:r>
      <w:r w:rsidR="00952ABE">
        <w:t xml:space="preserve">blood specimen is collected </w:t>
      </w:r>
      <w:r w:rsidR="0091293B">
        <w:t xml:space="preserve">that has </w:t>
      </w:r>
      <w:r>
        <w:t xml:space="preserve">a bacterial or fungal </w:t>
      </w:r>
      <w:r w:rsidR="000006CC">
        <w:t xml:space="preserve">organism </w:t>
      </w:r>
      <w:r>
        <w:t xml:space="preserve">identified </w:t>
      </w:r>
      <w:r w:rsidR="00E47754">
        <w:t>while the patient is in an ED or Observation location</w:t>
      </w:r>
    </w:p>
    <w:p w14:paraId="23D84DCB" w14:textId="15B9F329" w:rsidR="000876B6" w:rsidRDefault="002D27B9" w:rsidP="000876B6">
      <w:pPr>
        <w:pStyle w:val="ListParagraph"/>
        <w:numPr>
          <w:ilvl w:val="0"/>
          <w:numId w:val="70"/>
        </w:numPr>
      </w:pPr>
      <w:r>
        <w:t xml:space="preserve">All </w:t>
      </w:r>
      <w:r w:rsidR="000006CC">
        <w:t xml:space="preserve">organisms </w:t>
      </w:r>
      <w:r>
        <w:t>identified from blood specimens collected</w:t>
      </w:r>
      <w:r w:rsidR="000876B6">
        <w:t xml:space="preserve"> while in an ED or Observation location will be attributed to a single O-COB event</w:t>
      </w:r>
    </w:p>
    <w:p w14:paraId="17156BEC" w14:textId="77777777" w:rsidR="00DA4399" w:rsidRPr="004A0BFB" w:rsidRDefault="00DA4399" w:rsidP="00DA4399"/>
    <w:p w14:paraId="7EAEE114" w14:textId="4EBA1004" w:rsidR="006473EC" w:rsidRDefault="006473EC" w:rsidP="001323D3">
      <w:pPr>
        <w:pStyle w:val="Heading4"/>
      </w:pPr>
      <w:r>
        <w:t>O-COB Exclusion</w:t>
      </w:r>
      <w:r w:rsidR="004D473A">
        <w:t>s</w:t>
      </w:r>
      <w:r w:rsidR="00DA4399" w:rsidRPr="004B7BB1">
        <w:rPr>
          <w:szCs w:val="20"/>
        </w:rPr>
        <w:t>:</w:t>
      </w:r>
      <w:r w:rsidR="00DA4399">
        <w:t xml:space="preserve"> </w:t>
      </w:r>
    </w:p>
    <w:p w14:paraId="1E2EA290" w14:textId="5964CD93" w:rsidR="00DA4399" w:rsidRPr="00DA4399" w:rsidRDefault="009F7F48" w:rsidP="0091293B">
      <w:pPr>
        <w:pStyle w:val="ListParagraph"/>
        <w:numPr>
          <w:ilvl w:val="0"/>
          <w:numId w:val="71"/>
        </w:numPr>
      </w:pPr>
      <w:r w:rsidRPr="003812CB">
        <w:rPr>
          <w:b/>
        </w:rPr>
        <w:t>Bacterial skin commensals:</w:t>
      </w:r>
      <w:r>
        <w:t xml:space="preserve"> </w:t>
      </w:r>
      <w:r w:rsidR="00DA4399">
        <w:t xml:space="preserve">The </w:t>
      </w:r>
      <w:r w:rsidR="000006CC">
        <w:t xml:space="preserve">organism </w:t>
      </w:r>
      <w:r w:rsidR="00DA4399">
        <w:t xml:space="preserve">must NOT be included </w:t>
      </w:r>
      <w:r w:rsidR="001D5144">
        <w:rPr>
          <w:iCs/>
        </w:rPr>
        <w:t>in the</w:t>
      </w:r>
      <w:r w:rsidR="00DA4399" w:rsidRPr="00043733">
        <w:t xml:space="preserve"> value set</w:t>
      </w:r>
      <w:r w:rsidR="00DA4399">
        <w:t xml:space="preserve"> </w:t>
      </w:r>
      <w:r w:rsidR="001D5144">
        <w:t>for bacterial skin commensals</w:t>
      </w:r>
      <w:r w:rsidR="00775DE2">
        <w:t xml:space="preserve"> </w:t>
      </w:r>
      <w:commentRangeStart w:id="72"/>
      <w:r w:rsidR="00775DE2">
        <w:t>and is further subject to the numerator exclusion below.</w:t>
      </w:r>
      <w:commentRangeEnd w:id="72"/>
      <w:r w:rsidR="00775DE2" w:rsidRPr="00DA4399">
        <w:rPr>
          <w:rStyle w:val="CommentReference"/>
          <w:sz w:val="22"/>
          <w:szCs w:val="20"/>
        </w:rPr>
        <w:commentReference w:id="72"/>
      </w:r>
    </w:p>
    <w:p w14:paraId="496E8613" w14:textId="6C9470F9" w:rsidR="00D44CD3" w:rsidRDefault="00687900" w:rsidP="00D44CD3">
      <w:pPr>
        <w:pStyle w:val="ListParagraph"/>
        <w:numPr>
          <w:ilvl w:val="0"/>
          <w:numId w:val="71"/>
        </w:numPr>
      </w:pPr>
      <w:r w:rsidRPr="00597536">
        <w:rPr>
          <w:b/>
        </w:rPr>
        <w:t>Prior O-COB</w:t>
      </w:r>
      <w:r w:rsidR="00442277" w:rsidRPr="00597536">
        <w:rPr>
          <w:b/>
        </w:rPr>
        <w:t xml:space="preserve"> event</w:t>
      </w:r>
      <w:r w:rsidR="0041358D" w:rsidRPr="00597536">
        <w:rPr>
          <w:b/>
        </w:rPr>
        <w:t>:</w:t>
      </w:r>
      <w:r w:rsidR="0041358D">
        <w:t xml:space="preserve"> A</w:t>
      </w:r>
      <w:r w:rsidR="003812CB" w:rsidRPr="0046303D">
        <w:rPr>
          <w:rFonts w:cstheme="minorHAnsi"/>
          <w:szCs w:val="22"/>
        </w:rPr>
        <w:t xml:space="preserve"> patient with a previous </w:t>
      </w:r>
      <w:r w:rsidR="003812CB">
        <w:rPr>
          <w:rFonts w:cstheme="minorHAnsi"/>
          <w:szCs w:val="22"/>
        </w:rPr>
        <w:t>O-C</w:t>
      </w:r>
      <w:r w:rsidR="003812CB" w:rsidRPr="0046303D">
        <w:rPr>
          <w:rFonts w:cstheme="minorHAnsi"/>
          <w:szCs w:val="22"/>
        </w:rPr>
        <w:t xml:space="preserve">OB event is excluded from additional </w:t>
      </w:r>
      <w:r w:rsidR="003812CB">
        <w:rPr>
          <w:rFonts w:cstheme="minorHAnsi"/>
          <w:szCs w:val="22"/>
        </w:rPr>
        <w:t>O-COB</w:t>
      </w:r>
      <w:r w:rsidR="003812CB" w:rsidRPr="0046303D">
        <w:rPr>
          <w:rFonts w:cstheme="minorHAnsi"/>
          <w:szCs w:val="22"/>
        </w:rPr>
        <w:t xml:space="preserve"> events </w:t>
      </w:r>
      <w:r w:rsidR="00442277">
        <w:t>during the same Hospital Stay</w:t>
      </w:r>
      <w:r w:rsidR="003812CB">
        <w:t>.</w:t>
      </w:r>
    </w:p>
    <w:p w14:paraId="5EEB7F6F" w14:textId="77777777" w:rsidR="002C33BE" w:rsidRDefault="002C33BE" w:rsidP="002C33BE"/>
    <w:p w14:paraId="0C34CA7D" w14:textId="77777777" w:rsidR="00DA4399" w:rsidRDefault="00DA4399" w:rsidP="67738D1F">
      <w:pPr>
        <w:spacing w:line="240" w:lineRule="auto"/>
        <w:textAlignment w:val="baseline"/>
        <w:rPr>
          <w:rFonts w:ascii="Calibri" w:eastAsia="Times New Roman" w:hAnsi="Calibri" w:cs="Calibri"/>
        </w:rPr>
      </w:pPr>
    </w:p>
    <w:p w14:paraId="26BDDA99" w14:textId="77777777" w:rsidR="00DA4399" w:rsidRPr="001323D3" w:rsidRDefault="00DA4399" w:rsidP="00DA4399">
      <w:pPr>
        <w:pStyle w:val="Heading3"/>
      </w:pPr>
      <w:bookmarkStart w:id="73" w:name="_Toc204328646"/>
      <w:r w:rsidRPr="001323D3">
        <w:t>Community-onset Bacteremia &amp; Fungemia (COB) Event:</w:t>
      </w:r>
      <w:bookmarkEnd w:id="73"/>
      <w:r w:rsidRPr="001323D3">
        <w:t xml:space="preserve"> </w:t>
      </w:r>
    </w:p>
    <w:p w14:paraId="5C77E33E" w14:textId="48BA7D81" w:rsidR="00DA4399" w:rsidRPr="00E44B20" w:rsidRDefault="00DA4399" w:rsidP="00DA4399">
      <w:r>
        <w:t xml:space="preserve">A COB event occurs when a patient has a bacterial or fungal </w:t>
      </w:r>
      <w:r w:rsidR="00F93F2A">
        <w:t xml:space="preserve">organism </w:t>
      </w:r>
      <w:r w:rsidR="00A07258">
        <w:t xml:space="preserve">identified </w:t>
      </w:r>
      <w:r>
        <w:t xml:space="preserve">from a blood specimen collected </w:t>
      </w:r>
      <w:r w:rsidR="00222B38">
        <w:t>on hospital day 1 through 3</w:t>
      </w:r>
      <w:r>
        <w:t xml:space="preserve"> (where the date of admission to an inpatient location is </w:t>
      </w:r>
      <w:r w:rsidR="00D56D93">
        <w:t>hospital</w:t>
      </w:r>
      <w:r>
        <w:t xml:space="preserve"> day 1). </w:t>
      </w:r>
    </w:p>
    <w:p w14:paraId="7ABC139D" w14:textId="47D23BDE" w:rsidR="000876B6" w:rsidRDefault="000876B6" w:rsidP="000876B6">
      <w:pPr>
        <w:pStyle w:val="ListParagraph"/>
        <w:numPr>
          <w:ilvl w:val="0"/>
          <w:numId w:val="70"/>
        </w:numPr>
      </w:pPr>
      <w:r>
        <w:t>A patient can have a single COB event per Hospital Stay</w:t>
      </w:r>
    </w:p>
    <w:p w14:paraId="543E60AA" w14:textId="7384DBA6" w:rsidR="00592B28" w:rsidRDefault="00592B28" w:rsidP="000876B6">
      <w:pPr>
        <w:pStyle w:val="ListParagraph"/>
        <w:numPr>
          <w:ilvl w:val="0"/>
          <w:numId w:val="70"/>
        </w:numPr>
      </w:pPr>
      <w:r>
        <w:t xml:space="preserve">The date for the COB will be </w:t>
      </w:r>
      <w:r w:rsidR="007E034D">
        <w:t xml:space="preserve">attributed to the </w:t>
      </w:r>
      <w:r w:rsidR="009F7F48">
        <w:t>earliest</w:t>
      </w:r>
      <w:r w:rsidR="007E034D">
        <w:t xml:space="preserve"> da</w:t>
      </w:r>
      <w:r w:rsidR="00667657">
        <w:t xml:space="preserve">te that </w:t>
      </w:r>
      <w:r w:rsidR="00E424AC">
        <w:t xml:space="preserve">a </w:t>
      </w:r>
      <w:r w:rsidR="009F7F48">
        <w:t xml:space="preserve">blood specimen is collected that has a </w:t>
      </w:r>
      <w:r w:rsidR="00E424AC">
        <w:t xml:space="preserve">bacterial or fungal </w:t>
      </w:r>
      <w:r w:rsidR="00F93F2A">
        <w:t xml:space="preserve">organism </w:t>
      </w:r>
      <w:r w:rsidR="00E424AC">
        <w:t xml:space="preserve">identified </w:t>
      </w:r>
      <w:r w:rsidR="00667657">
        <w:t>during hospital day 1 through 3</w:t>
      </w:r>
    </w:p>
    <w:p w14:paraId="1C4959EF" w14:textId="6B2B469F" w:rsidR="000876B6" w:rsidRDefault="001323D3" w:rsidP="000876B6">
      <w:pPr>
        <w:pStyle w:val="ListParagraph"/>
        <w:numPr>
          <w:ilvl w:val="0"/>
          <w:numId w:val="70"/>
        </w:numPr>
      </w:pPr>
      <w:r>
        <w:t xml:space="preserve">All </w:t>
      </w:r>
      <w:r w:rsidR="00F93F2A">
        <w:t xml:space="preserve">organisms </w:t>
      </w:r>
      <w:r>
        <w:t>identified from blood specimens collected</w:t>
      </w:r>
      <w:r w:rsidR="000876B6">
        <w:t xml:space="preserve"> during hospital day 1 through 3 will be attributed to a single COB event</w:t>
      </w:r>
      <w:r w:rsidR="00F879A4">
        <w:t xml:space="preserve">. </w:t>
      </w:r>
    </w:p>
    <w:p w14:paraId="47973C2F" w14:textId="77777777" w:rsidR="00D121DC" w:rsidRDefault="00D121DC" w:rsidP="00DA4399">
      <w:pPr>
        <w:pStyle w:val="paragraph"/>
        <w:spacing w:before="0" w:beforeAutospacing="0" w:after="0" w:afterAutospacing="0"/>
        <w:textAlignment w:val="baseline"/>
        <w:rPr>
          <w:rFonts w:asciiTheme="minorHAnsi" w:eastAsiaTheme="minorEastAsia" w:hAnsiTheme="minorHAnsi" w:cstheme="minorBidi"/>
        </w:rPr>
      </w:pPr>
    </w:p>
    <w:p w14:paraId="6AC0EFF8" w14:textId="0E9DF6A2" w:rsidR="00D121DC" w:rsidRPr="00D121DC" w:rsidRDefault="00D121DC" w:rsidP="00C327A1">
      <w:pPr>
        <w:pStyle w:val="Heading4"/>
      </w:pPr>
      <w:r>
        <w:t>C</w:t>
      </w:r>
      <w:r w:rsidRPr="00AC29BB">
        <w:t>OB</w:t>
      </w:r>
      <w:r w:rsidRPr="004B7BB1">
        <w:t xml:space="preserve"> Event Exclusions</w:t>
      </w:r>
      <w:r w:rsidRPr="001E1C08">
        <w:t>:</w:t>
      </w:r>
    </w:p>
    <w:p w14:paraId="272B8E98" w14:textId="11D6A090" w:rsidR="006473EC" w:rsidRPr="00A53CA4" w:rsidRDefault="009F7F48" w:rsidP="001323D3">
      <w:pPr>
        <w:pStyle w:val="ListParagraph"/>
        <w:numPr>
          <w:ilvl w:val="0"/>
          <w:numId w:val="72"/>
        </w:numPr>
      </w:pPr>
      <w:r w:rsidRPr="00597536">
        <w:rPr>
          <w:b/>
        </w:rPr>
        <w:t>Bacterial skin commensals:</w:t>
      </w:r>
      <w:r>
        <w:t xml:space="preserve"> </w:t>
      </w:r>
      <w:r w:rsidR="006473EC">
        <w:t xml:space="preserve">The </w:t>
      </w:r>
      <w:r w:rsidR="00F93F2A">
        <w:t xml:space="preserve">organism </w:t>
      </w:r>
      <w:r w:rsidR="006473EC">
        <w:t>must</w:t>
      </w:r>
      <w:r w:rsidR="00D466AC">
        <w:t xml:space="preserve"> </w:t>
      </w:r>
      <w:r w:rsidR="006473EC">
        <w:t>NOT</w:t>
      </w:r>
      <w:r w:rsidR="00D466AC">
        <w:t xml:space="preserve"> </w:t>
      </w:r>
      <w:r w:rsidR="006473EC">
        <w:t>be</w:t>
      </w:r>
      <w:r w:rsidR="00D466AC">
        <w:t xml:space="preserve"> </w:t>
      </w:r>
      <w:r w:rsidR="006473EC">
        <w:t xml:space="preserve">included </w:t>
      </w:r>
      <w:r w:rsidR="006473EC" w:rsidRPr="006473EC">
        <w:rPr>
          <w:iCs/>
        </w:rPr>
        <w:t>in the</w:t>
      </w:r>
      <w:r w:rsidR="006473EC" w:rsidRPr="00043733">
        <w:t xml:space="preserve"> value set</w:t>
      </w:r>
      <w:r w:rsidR="006473EC">
        <w:t xml:space="preserve"> for bacterial skin commensals </w:t>
      </w:r>
      <w:commentRangeStart w:id="74"/>
      <w:r w:rsidR="006473EC">
        <w:t>and is further subject to the numerator exclusions below.</w:t>
      </w:r>
      <w:commentRangeEnd w:id="74"/>
      <w:r w:rsidR="00794A59" w:rsidRPr="00A53CA4">
        <w:rPr>
          <w:rStyle w:val="CommentReference"/>
          <w:sz w:val="22"/>
          <w:szCs w:val="20"/>
        </w:rPr>
        <w:commentReference w:id="74"/>
      </w:r>
    </w:p>
    <w:p w14:paraId="0CD98200" w14:textId="2D951128" w:rsidR="00683211" w:rsidRDefault="00D121DC" w:rsidP="0091293B">
      <w:pPr>
        <w:pStyle w:val="ListParagraph"/>
        <w:numPr>
          <w:ilvl w:val="0"/>
          <w:numId w:val="72"/>
        </w:numPr>
        <w:spacing w:line="240" w:lineRule="auto"/>
      </w:pPr>
      <w:r w:rsidRPr="00597536">
        <w:rPr>
          <w:b/>
        </w:rPr>
        <w:t>Previous matching O-COB Event</w:t>
      </w:r>
      <w:r w:rsidRPr="00597536">
        <w:rPr>
          <w:rFonts w:eastAsia="Times New Roman"/>
          <w:b/>
        </w:rPr>
        <w:t>:</w:t>
      </w:r>
      <w:r w:rsidRPr="74CF80CC">
        <w:rPr>
          <w:rFonts w:eastAsia="Times New Roman"/>
        </w:rPr>
        <w:t xml:space="preserve"> </w:t>
      </w:r>
      <w:r w:rsidR="00C327A1" w:rsidRPr="74CF80CC">
        <w:rPr>
          <w:rFonts w:eastAsia="Times New Roman"/>
        </w:rPr>
        <w:t xml:space="preserve">A </w:t>
      </w:r>
      <w:r w:rsidRPr="004B7BB1">
        <w:t>bacteria</w:t>
      </w:r>
      <w:r w:rsidR="00D40C15">
        <w:t>l</w:t>
      </w:r>
      <w:r w:rsidRPr="004B7BB1">
        <w:t xml:space="preserve"> or fung</w:t>
      </w:r>
      <w:r w:rsidR="00D40C15">
        <w:t>al</w:t>
      </w:r>
      <w:r w:rsidR="00F93F2A">
        <w:t xml:space="preserve"> organism</w:t>
      </w:r>
      <w:r w:rsidRPr="004B7BB1">
        <w:t xml:space="preserve"> </w:t>
      </w:r>
      <w:r w:rsidR="00AC2268">
        <w:t>identified from a</w:t>
      </w:r>
      <w:r w:rsidRPr="004B7BB1">
        <w:t xml:space="preserve"> blood culture collected </w:t>
      </w:r>
      <w:r w:rsidR="00E014B6">
        <w:t xml:space="preserve">on hospital day 1 through 3 </w:t>
      </w:r>
      <w:r w:rsidRPr="004B7BB1">
        <w:t xml:space="preserve">is excluded from </w:t>
      </w:r>
      <w:r>
        <w:t>a</w:t>
      </w:r>
      <w:r w:rsidR="00E014B6">
        <w:t xml:space="preserve"> COB </w:t>
      </w:r>
      <w:r>
        <w:t>event</w:t>
      </w:r>
      <w:r w:rsidRPr="004B7BB1">
        <w:t xml:space="preserve"> </w:t>
      </w:r>
      <w:r w:rsidR="00683211">
        <w:t xml:space="preserve">if the patient has an O-COB event during the same </w:t>
      </w:r>
      <w:r w:rsidR="001E77C9">
        <w:t>H</w:t>
      </w:r>
      <w:r w:rsidR="00683211">
        <w:t xml:space="preserve">ospital </w:t>
      </w:r>
      <w:r w:rsidR="001E77C9">
        <w:t>S</w:t>
      </w:r>
      <w:r w:rsidR="00683211">
        <w:t xml:space="preserve">tay with a matching </w:t>
      </w:r>
      <w:r w:rsidR="00F93F2A">
        <w:t>organism</w:t>
      </w:r>
      <w:r w:rsidR="001E77C9">
        <w:t>.</w:t>
      </w:r>
      <w:r w:rsidR="00AF5114">
        <w:t xml:space="preserve"> </w:t>
      </w:r>
      <w:commentRangeStart w:id="75"/>
      <w:r w:rsidR="00AF5114">
        <w:t xml:space="preserve">The matching algorithm is </w:t>
      </w:r>
      <w:commentRangeStart w:id="76"/>
      <w:commentRangeStart w:id="77"/>
      <w:commentRangeStart w:id="78"/>
      <w:r w:rsidR="00AF5114">
        <w:t xml:space="preserve">defined </w:t>
      </w:r>
      <w:hyperlink w:anchor="MatchingOrganismCriteria" w:history="1">
        <w:r w:rsidR="00AF5114" w:rsidRPr="009E7A49">
          <w:rPr>
            <w:rStyle w:val="Hyperlink"/>
          </w:rPr>
          <w:t>below</w:t>
        </w:r>
      </w:hyperlink>
      <w:r w:rsidR="00AF5114">
        <w:t xml:space="preserve">. </w:t>
      </w:r>
      <w:commentRangeEnd w:id="75"/>
      <w:r w:rsidR="00AF5114">
        <w:rPr>
          <w:rStyle w:val="CommentReference"/>
          <w:sz w:val="22"/>
          <w:szCs w:val="20"/>
        </w:rPr>
        <w:commentReference w:id="75"/>
      </w:r>
      <w:commentRangeEnd w:id="76"/>
      <w:r w:rsidR="00C24946">
        <w:rPr>
          <w:rStyle w:val="CommentReference"/>
          <w:sz w:val="22"/>
          <w:szCs w:val="20"/>
        </w:rPr>
        <w:commentReference w:id="76"/>
      </w:r>
      <w:commentRangeEnd w:id="77"/>
      <w:r w:rsidR="00A47911">
        <w:rPr>
          <w:rStyle w:val="CommentReference"/>
          <w:sz w:val="22"/>
          <w:szCs w:val="20"/>
        </w:rPr>
        <w:commentReference w:id="77"/>
      </w:r>
      <w:commentRangeEnd w:id="78"/>
      <w:r w:rsidR="004260F8">
        <w:rPr>
          <w:rStyle w:val="CommentReference"/>
          <w:sz w:val="22"/>
          <w:szCs w:val="20"/>
        </w:rPr>
        <w:commentReference w:id="78"/>
      </w:r>
    </w:p>
    <w:p w14:paraId="0E9F3FDD" w14:textId="5DFEBD19" w:rsidR="00B80501" w:rsidRPr="00A53CA4" w:rsidRDefault="00B80501" w:rsidP="00B80501">
      <w:pPr>
        <w:pStyle w:val="ListParagraph"/>
        <w:numPr>
          <w:ilvl w:val="0"/>
          <w:numId w:val="72"/>
        </w:numPr>
      </w:pPr>
      <w:r>
        <w:rPr>
          <w:b/>
          <w:bCs/>
        </w:rPr>
        <w:t>Previous</w:t>
      </w:r>
      <w:r w:rsidRPr="00597536">
        <w:rPr>
          <w:b/>
          <w:bCs/>
        </w:rPr>
        <w:t xml:space="preserve"> COB event</w:t>
      </w:r>
      <w:r w:rsidR="00961A7F" w:rsidRPr="00597536">
        <w:rPr>
          <w:b/>
          <w:bCs/>
        </w:rPr>
        <w:t>:</w:t>
      </w:r>
      <w:r w:rsidR="00961A7F">
        <w:t xml:space="preserve"> A</w:t>
      </w:r>
      <w:r w:rsidRPr="0046303D">
        <w:rPr>
          <w:rFonts w:cstheme="minorHAnsi"/>
          <w:szCs w:val="22"/>
        </w:rPr>
        <w:t xml:space="preserve"> patient with a previous </w:t>
      </w:r>
      <w:r>
        <w:rPr>
          <w:rFonts w:cstheme="minorHAnsi"/>
          <w:szCs w:val="22"/>
        </w:rPr>
        <w:t>C</w:t>
      </w:r>
      <w:r w:rsidRPr="0046303D">
        <w:rPr>
          <w:rFonts w:cstheme="minorHAnsi"/>
          <w:szCs w:val="22"/>
        </w:rPr>
        <w:t xml:space="preserve">OB event is excluded from additional </w:t>
      </w:r>
      <w:r>
        <w:rPr>
          <w:rFonts w:cstheme="minorHAnsi"/>
          <w:szCs w:val="22"/>
        </w:rPr>
        <w:t>COB</w:t>
      </w:r>
      <w:r w:rsidRPr="0046303D">
        <w:rPr>
          <w:rFonts w:cstheme="minorHAnsi"/>
          <w:szCs w:val="22"/>
        </w:rPr>
        <w:t xml:space="preserve"> events </w:t>
      </w:r>
      <w:r>
        <w:t>during the same Hospital Stay.</w:t>
      </w:r>
    </w:p>
    <w:p w14:paraId="289FF606" w14:textId="77777777" w:rsidR="00B80501" w:rsidRDefault="00B80501" w:rsidP="00B80501">
      <w:pPr>
        <w:pStyle w:val="ListParagraph"/>
        <w:spacing w:line="240" w:lineRule="auto"/>
      </w:pPr>
    </w:p>
    <w:p w14:paraId="768F58E6" w14:textId="40D9A4C7" w:rsidR="0007201A" w:rsidRDefault="0007201A" w:rsidP="0007201A">
      <w:pPr>
        <w:spacing w:after="160"/>
        <w:rPr>
          <w:rFonts w:ascii="Calibri" w:hAnsi="Calibri"/>
        </w:rPr>
      </w:pPr>
      <w:r>
        <w:rPr>
          <w:rFonts w:ascii="Calibri" w:hAnsi="Calibri"/>
        </w:rPr>
        <w:t>COB events can also be identified by the following:</w:t>
      </w:r>
    </w:p>
    <w:p w14:paraId="74525BE6" w14:textId="33CC1BC2" w:rsidR="0007201A" w:rsidRDefault="0007201A" w:rsidP="0007201A">
      <w:pPr>
        <w:pStyle w:val="ListParagraph"/>
        <w:numPr>
          <w:ilvl w:val="0"/>
          <w:numId w:val="81"/>
        </w:numPr>
        <w:spacing w:after="160"/>
        <w:rPr>
          <w:rFonts w:ascii="Calibri" w:hAnsi="Calibri"/>
        </w:rPr>
      </w:pPr>
      <w:commentRangeStart w:id="81"/>
      <w:commentRangeStart w:id="82"/>
      <w:commentRangeStart w:id="83"/>
      <w:commentRangeStart w:id="84"/>
      <w:commentRangeStart w:id="85"/>
      <w:r w:rsidRPr="0049112C">
        <w:rPr>
          <w:rFonts w:ascii="Calibri" w:hAnsi="Calibri"/>
        </w:rPr>
        <w:t>NICU</w:t>
      </w:r>
      <w:commentRangeEnd w:id="81"/>
      <w:r>
        <w:rPr>
          <w:rStyle w:val="CommentReference"/>
          <w:rFonts w:ascii="Calibri" w:hAnsi="Calibri"/>
          <w:sz w:val="22"/>
          <w:szCs w:val="20"/>
        </w:rPr>
        <w:commentReference w:id="81"/>
      </w:r>
      <w:commentRangeEnd w:id="82"/>
      <w:r w:rsidR="009B6572">
        <w:rPr>
          <w:rStyle w:val="CommentReference"/>
          <w:rFonts w:ascii="Calibri" w:hAnsi="Calibri"/>
          <w:sz w:val="22"/>
          <w:szCs w:val="20"/>
        </w:rPr>
        <w:commentReference w:id="82"/>
      </w:r>
      <w:commentRangeEnd w:id="83"/>
      <w:r w:rsidR="00631FEF">
        <w:rPr>
          <w:rStyle w:val="CommentReference"/>
          <w:rFonts w:ascii="Calibri" w:hAnsi="Calibri"/>
          <w:sz w:val="22"/>
          <w:szCs w:val="20"/>
        </w:rPr>
        <w:commentReference w:id="83"/>
      </w:r>
      <w:commentRangeEnd w:id="84"/>
      <w:r w:rsidR="0060442B">
        <w:rPr>
          <w:rStyle w:val="CommentReference"/>
          <w:rFonts w:ascii="Calibri" w:hAnsi="Calibri"/>
          <w:sz w:val="22"/>
          <w:szCs w:val="20"/>
        </w:rPr>
        <w:commentReference w:id="84"/>
      </w:r>
      <w:commentRangeEnd w:id="85"/>
      <w:r w:rsidR="00263929">
        <w:rPr>
          <w:rStyle w:val="CommentReference"/>
          <w:rFonts w:ascii="Calibri" w:hAnsi="Calibri"/>
          <w:sz w:val="22"/>
          <w:szCs w:val="20"/>
        </w:rPr>
        <w:commentReference w:id="85"/>
      </w:r>
    </w:p>
    <w:p w14:paraId="01CE317C" w14:textId="111248C0" w:rsidR="0007201A" w:rsidRPr="0049112C" w:rsidRDefault="0007201A" w:rsidP="0007201A">
      <w:pPr>
        <w:pStyle w:val="ListParagraph"/>
        <w:numPr>
          <w:ilvl w:val="0"/>
          <w:numId w:val="81"/>
        </w:numPr>
        <w:spacing w:after="160"/>
        <w:rPr>
          <w:rFonts w:ascii="Calibri" w:hAnsi="Calibri"/>
        </w:rPr>
      </w:pPr>
      <w:r>
        <w:rPr>
          <w:rFonts w:ascii="Calibri" w:hAnsi="Calibri"/>
        </w:rPr>
        <w:t>Oncology/Neutropenia</w:t>
      </w:r>
    </w:p>
    <w:p w14:paraId="2215D806" w14:textId="0A931F05" w:rsidR="23FACC8C" w:rsidRDefault="23FACC8C" w:rsidP="23FACC8C">
      <w:pPr>
        <w:spacing w:line="240" w:lineRule="auto"/>
        <w:rPr>
          <w:color w:val="FFFFFF" w:themeColor="background1"/>
          <w:sz w:val="28"/>
          <w:szCs w:val="28"/>
        </w:rPr>
      </w:pPr>
    </w:p>
    <w:p w14:paraId="09E8BF6D" w14:textId="77777777" w:rsidR="00CB3E78" w:rsidRDefault="00CB3E78" w:rsidP="23FACC8C">
      <w:pPr>
        <w:spacing w:line="240" w:lineRule="auto"/>
        <w:rPr>
          <w:color w:val="FFFFFF" w:themeColor="background1"/>
          <w:sz w:val="28"/>
          <w:szCs w:val="28"/>
        </w:rPr>
      </w:pPr>
    </w:p>
    <w:p w14:paraId="2450983C" w14:textId="7663B119" w:rsidR="00443CB6" w:rsidRPr="004B7BB1" w:rsidRDefault="3C17732C" w:rsidP="001323D3">
      <w:pPr>
        <w:pStyle w:val="Heading3"/>
      </w:pPr>
      <w:bookmarkStart w:id="86" w:name="_Toc204328647"/>
      <w:r>
        <w:lastRenderedPageBreak/>
        <w:t>Hospital-Onset Bacteremia &amp; Fungemia (HOB) Event</w:t>
      </w:r>
      <w:r w:rsidR="1D137DDC">
        <w:t>:</w:t>
      </w:r>
      <w:bookmarkEnd w:id="86"/>
    </w:p>
    <w:p w14:paraId="0AC88889" w14:textId="7386CE5E" w:rsidR="00443CB6" w:rsidRDefault="00946D32" w:rsidP="00443CB6">
      <w:r>
        <w:t xml:space="preserve">Hospital Onset </w:t>
      </w:r>
      <w:r w:rsidR="00FE2275">
        <w:t>Bacteremia</w:t>
      </w:r>
      <w:r>
        <w:t xml:space="preserve"> and Fungemia: </w:t>
      </w:r>
      <w:r w:rsidR="00443CB6">
        <w:t xml:space="preserve">An HOB event occurs when a patient has a bacterial or fungal </w:t>
      </w:r>
      <w:r w:rsidR="00E87BCF">
        <w:t>organism </w:t>
      </w:r>
      <w:r w:rsidR="00AC2268">
        <w:t xml:space="preserve">identified </w:t>
      </w:r>
      <w:r w:rsidR="00443CB6">
        <w:t>from a blood specimen collected on the 4th calendar day of admission or later (where the date of admission to an inpatient location is calendar day 1).</w:t>
      </w:r>
      <w:r w:rsidR="00EE0A9C">
        <w:t xml:space="preserve"> </w:t>
      </w:r>
    </w:p>
    <w:p w14:paraId="612EBAEC" w14:textId="01BBEA3E" w:rsidR="001A5722" w:rsidRDefault="001A5722" w:rsidP="001A5722">
      <w:pPr>
        <w:pStyle w:val="ListParagraph"/>
        <w:numPr>
          <w:ilvl w:val="0"/>
          <w:numId w:val="70"/>
        </w:numPr>
      </w:pPr>
      <w:r>
        <w:t>A patient can have a single HOB event per Hospital Stay</w:t>
      </w:r>
    </w:p>
    <w:p w14:paraId="706A4B30" w14:textId="29E21EC1" w:rsidR="00010398" w:rsidRDefault="00010398" w:rsidP="00010398">
      <w:pPr>
        <w:pStyle w:val="ListParagraph"/>
        <w:numPr>
          <w:ilvl w:val="0"/>
          <w:numId w:val="70"/>
        </w:numPr>
      </w:pPr>
      <w:r>
        <w:t xml:space="preserve">The date for the HOB will be attributed to the earliest date that a blood specimen is collected that has a bacterial or fungal </w:t>
      </w:r>
      <w:r w:rsidR="00E87BCF">
        <w:t xml:space="preserve">organism </w:t>
      </w:r>
      <w:r>
        <w:t>identified on or after hospital day 4</w:t>
      </w:r>
    </w:p>
    <w:p w14:paraId="08DEEC29" w14:textId="790D815A" w:rsidR="001A5722" w:rsidRPr="00AD64E3" w:rsidRDefault="001A5722" w:rsidP="00CA5DCF">
      <w:pPr>
        <w:pStyle w:val="ListParagraph"/>
        <w:numPr>
          <w:ilvl w:val="1"/>
          <w:numId w:val="70"/>
        </w:numPr>
      </w:pPr>
      <w:commentRangeStart w:id="87"/>
      <w:commentRangeStart w:id="88"/>
      <w:commentRangeStart w:id="89"/>
      <w:commentRangeStart w:id="90"/>
      <w:r w:rsidRPr="00597536">
        <w:rPr>
          <w:b/>
        </w:rPr>
        <w:t>HOB Infection Timeframe</w:t>
      </w:r>
      <w:commentRangeEnd w:id="87"/>
      <w:r w:rsidR="001C2B3D" w:rsidRPr="00597536">
        <w:rPr>
          <w:rStyle w:val="CommentReference"/>
          <w:b/>
          <w:sz w:val="22"/>
          <w:szCs w:val="20"/>
        </w:rPr>
        <w:commentReference w:id="87"/>
      </w:r>
      <w:commentRangeEnd w:id="88"/>
      <w:r w:rsidRPr="00597536">
        <w:rPr>
          <w:rStyle w:val="CommentReference"/>
          <w:b/>
          <w:sz w:val="22"/>
          <w:szCs w:val="20"/>
        </w:rPr>
        <w:commentReference w:id="88"/>
      </w:r>
      <w:commentRangeEnd w:id="89"/>
      <w:r w:rsidR="00FC16F1" w:rsidRPr="00597536">
        <w:rPr>
          <w:rStyle w:val="CommentReference"/>
          <w:b/>
          <w:sz w:val="22"/>
          <w:szCs w:val="20"/>
        </w:rPr>
        <w:commentReference w:id="89"/>
      </w:r>
      <w:commentRangeEnd w:id="90"/>
      <w:r w:rsidR="00802810" w:rsidRPr="00597536">
        <w:rPr>
          <w:rStyle w:val="CommentReference"/>
          <w:b/>
          <w:sz w:val="22"/>
          <w:szCs w:val="20"/>
        </w:rPr>
        <w:commentReference w:id="90"/>
      </w:r>
      <w:r w:rsidRPr="00597536">
        <w:rPr>
          <w:b/>
        </w:rPr>
        <w:t xml:space="preserve">: </w:t>
      </w:r>
      <w:r w:rsidRPr="00597536">
        <w:t xml:space="preserve">Any subsequent positive blood culture findings during the subsequent 14 days will be considered part of the </w:t>
      </w:r>
      <w:r w:rsidR="002219B2" w:rsidRPr="00597536">
        <w:t xml:space="preserve">initial </w:t>
      </w:r>
      <w:r w:rsidRPr="00597536">
        <w:t>HOB even</w:t>
      </w:r>
      <w:r w:rsidR="007F42E9" w:rsidRPr="00597536">
        <w:t>t</w:t>
      </w:r>
    </w:p>
    <w:p w14:paraId="3557516C" w14:textId="77777777" w:rsidR="0021109C" w:rsidRDefault="0021109C" w:rsidP="00443CB6"/>
    <w:p w14:paraId="3C4E925B" w14:textId="77777777" w:rsidR="00564BC8" w:rsidRPr="00C052F6" w:rsidRDefault="00564BC8" w:rsidP="00862A66"/>
    <w:p w14:paraId="2AD23737" w14:textId="312D9A5C" w:rsidR="00443CB6" w:rsidRDefault="00443CB6" w:rsidP="00982BDF">
      <w:pPr>
        <w:pStyle w:val="Heading4"/>
      </w:pPr>
      <w:commentRangeStart w:id="92"/>
      <w:r w:rsidRPr="00AC29BB">
        <w:t>HOB</w:t>
      </w:r>
      <w:r w:rsidRPr="004B7BB1">
        <w:t xml:space="preserve"> Event Exclusions</w:t>
      </w:r>
      <w:r w:rsidRPr="001E1C08">
        <w:t>:</w:t>
      </w:r>
      <w:commentRangeEnd w:id="92"/>
      <w:r>
        <w:rPr>
          <w:rStyle w:val="CommentReference"/>
          <w:sz w:val="22"/>
          <w:szCs w:val="22"/>
        </w:rPr>
        <w:commentReference w:id="92"/>
      </w:r>
    </w:p>
    <w:p w14:paraId="1AF8F5C0" w14:textId="5D5425F5" w:rsidR="00CA5DCF" w:rsidRDefault="00CA5DCF" w:rsidP="00CA5DCF">
      <w:pPr>
        <w:pStyle w:val="ListParagraph"/>
        <w:numPr>
          <w:ilvl w:val="0"/>
          <w:numId w:val="73"/>
        </w:numPr>
      </w:pPr>
      <w:r w:rsidRPr="009F7F48">
        <w:rPr>
          <w:b/>
          <w:bCs/>
        </w:rPr>
        <w:t>Bacterial skin commensals:</w:t>
      </w:r>
      <w:r>
        <w:t xml:space="preserve"> The </w:t>
      </w:r>
      <w:r w:rsidR="00E87BCF">
        <w:t xml:space="preserve">organism </w:t>
      </w:r>
      <w:r>
        <w:t xml:space="preserve">must NOT be included </w:t>
      </w:r>
      <w:r w:rsidRPr="006473EC">
        <w:rPr>
          <w:iCs/>
        </w:rPr>
        <w:t>in the</w:t>
      </w:r>
      <w:r w:rsidRPr="00043733">
        <w:t xml:space="preserve"> value set</w:t>
      </w:r>
      <w:r>
        <w:t xml:space="preserve"> for bacterial skin commensals </w:t>
      </w:r>
      <w:commentRangeStart w:id="95"/>
      <w:r>
        <w:t>and is further subject to the numerator exclusions below.</w:t>
      </w:r>
      <w:commentRangeEnd w:id="95"/>
      <w:r w:rsidR="0043040A">
        <w:rPr>
          <w:rStyle w:val="CommentReference"/>
          <w:sz w:val="22"/>
          <w:szCs w:val="20"/>
        </w:rPr>
        <w:commentReference w:id="95"/>
      </w:r>
    </w:p>
    <w:p w14:paraId="21CC95FC" w14:textId="223BC07D" w:rsidR="008A1029" w:rsidRPr="00597536" w:rsidRDefault="00443CB6" w:rsidP="008A1029">
      <w:pPr>
        <w:pStyle w:val="ListParagraph"/>
        <w:numPr>
          <w:ilvl w:val="0"/>
          <w:numId w:val="73"/>
        </w:numPr>
      </w:pPr>
      <w:r w:rsidRPr="00CA5DCF">
        <w:rPr>
          <w:b/>
          <w:bCs/>
        </w:rPr>
        <w:t xml:space="preserve">Previous matching </w:t>
      </w:r>
      <w:r w:rsidR="004B7BB1" w:rsidRPr="00CA5DCF">
        <w:rPr>
          <w:b/>
          <w:bCs/>
        </w:rPr>
        <w:t>COB or O-COB Event</w:t>
      </w:r>
      <w:r w:rsidR="00EB07F9" w:rsidRPr="00CA5DCF">
        <w:rPr>
          <w:rFonts w:ascii="Times New Roman" w:eastAsia="Times New Roman" w:hAnsi="Times New Roman" w:cs="Times New Roman"/>
          <w:sz w:val="24"/>
          <w:szCs w:val="24"/>
        </w:rPr>
        <w:t xml:space="preserve">: </w:t>
      </w:r>
      <w:commentRangeStart w:id="96"/>
      <w:commentRangeStart w:id="97"/>
      <w:r w:rsidR="00D02FCD" w:rsidRPr="00A53CA4">
        <w:rPr>
          <w:rFonts w:eastAsia="Times New Roman"/>
        </w:rPr>
        <w:t xml:space="preserve">A </w:t>
      </w:r>
      <w:r w:rsidR="00EB07F9" w:rsidRPr="004B7BB1">
        <w:t>bacteria</w:t>
      </w:r>
      <w:r w:rsidR="00E87BCF">
        <w:t>l</w:t>
      </w:r>
      <w:r w:rsidR="00EB07F9" w:rsidRPr="004B7BB1">
        <w:t xml:space="preserve"> or fung</w:t>
      </w:r>
      <w:r w:rsidR="00E87BCF">
        <w:t>al organism</w:t>
      </w:r>
      <w:r w:rsidR="00EB07F9" w:rsidRPr="004B7BB1">
        <w:t xml:space="preserve"> </w:t>
      </w:r>
      <w:r w:rsidR="00D02FCD" w:rsidRPr="00A53CA4">
        <w:t xml:space="preserve">identified from a </w:t>
      </w:r>
      <w:r w:rsidR="00EB07F9" w:rsidRPr="004B7BB1">
        <w:t xml:space="preserve">blood culture collected on </w:t>
      </w:r>
      <w:r w:rsidR="00EB07F9" w:rsidRPr="22F8635D">
        <w:t xml:space="preserve">hospital day 4 </w:t>
      </w:r>
      <w:r w:rsidR="00D02FCD">
        <w:t xml:space="preserve">or later </w:t>
      </w:r>
      <w:r w:rsidR="00EB07F9" w:rsidRPr="22F8635D">
        <w:t xml:space="preserve">is excluded from </w:t>
      </w:r>
      <w:r w:rsidR="006F5B44" w:rsidRPr="22F8635D">
        <w:t>an HOB event</w:t>
      </w:r>
      <w:r w:rsidR="00EB07F9" w:rsidRPr="22F8635D">
        <w:t xml:space="preserve"> if </w:t>
      </w:r>
      <w:r w:rsidR="0034480E" w:rsidRPr="22F8635D">
        <w:t xml:space="preserve">the </w:t>
      </w:r>
      <w:r w:rsidR="00D02FCD">
        <w:t>patient has an O-COB</w:t>
      </w:r>
      <w:r w:rsidR="0034480E" w:rsidRPr="22F8635D">
        <w:t xml:space="preserve"> or </w:t>
      </w:r>
      <w:r w:rsidR="00D02FCD">
        <w:t>COB event</w:t>
      </w:r>
      <w:r w:rsidR="00657045" w:rsidRPr="22F8635D">
        <w:t xml:space="preserve"> </w:t>
      </w:r>
      <w:r w:rsidR="00F021D0" w:rsidRPr="22F8635D">
        <w:t xml:space="preserve">during the same </w:t>
      </w:r>
      <w:r w:rsidR="00D02FCD">
        <w:t xml:space="preserve">Hospital Stay with </w:t>
      </w:r>
      <w:r w:rsidR="111CDC8D">
        <w:t>a</w:t>
      </w:r>
      <w:r w:rsidR="00CA662F">
        <w:t>t least one</w:t>
      </w:r>
      <w:r w:rsidR="00D02FCD">
        <w:t xml:space="preserve"> matching </w:t>
      </w:r>
      <w:commentRangeStart w:id="98"/>
      <w:commentRangeStart w:id="99"/>
      <w:r w:rsidR="00674C12">
        <w:t>organism</w:t>
      </w:r>
      <w:commentRangeEnd w:id="98"/>
      <w:r w:rsidRPr="22F8635D">
        <w:rPr>
          <w:rStyle w:val="CommentReference"/>
          <w:sz w:val="22"/>
          <w:szCs w:val="20"/>
        </w:rPr>
        <w:commentReference w:id="98"/>
      </w:r>
      <w:commentRangeEnd w:id="99"/>
      <w:r w:rsidR="00994BD7" w:rsidRPr="22F8635D">
        <w:rPr>
          <w:rStyle w:val="CommentReference"/>
          <w:sz w:val="22"/>
          <w:szCs w:val="20"/>
        </w:rPr>
        <w:commentReference w:id="99"/>
      </w:r>
      <w:r w:rsidR="004B7BB1" w:rsidRPr="22F8635D">
        <w:t>.</w:t>
      </w:r>
      <w:commentRangeEnd w:id="96"/>
      <w:r w:rsidR="00DD3C05">
        <w:rPr>
          <w:rStyle w:val="CommentReference"/>
          <w:sz w:val="22"/>
          <w:szCs w:val="20"/>
        </w:rPr>
        <w:commentReference w:id="96"/>
      </w:r>
      <w:commentRangeEnd w:id="97"/>
      <w:r w:rsidR="00222C00">
        <w:rPr>
          <w:rStyle w:val="CommentReference"/>
          <w:sz w:val="22"/>
          <w:szCs w:val="20"/>
        </w:rPr>
        <w:commentReference w:id="97"/>
      </w:r>
      <w:r w:rsidR="00447223">
        <w:t xml:space="preserve"> </w:t>
      </w:r>
      <w:r w:rsidR="00893ECF">
        <w:t>The mat</w:t>
      </w:r>
      <w:r w:rsidR="00222C00">
        <w:t xml:space="preserve">ching algorithm is defined </w:t>
      </w:r>
      <w:hyperlink w:anchor="MatchingOrganismCriteria" w:history="1">
        <w:r w:rsidR="1317950B" w:rsidRPr="00E91872">
          <w:rPr>
            <w:rStyle w:val="Hyperlink"/>
          </w:rPr>
          <w:t>below</w:t>
        </w:r>
      </w:hyperlink>
      <w:r w:rsidR="1317950B">
        <w:t xml:space="preserve">. </w:t>
      </w:r>
    </w:p>
    <w:p w14:paraId="326B37F1" w14:textId="2FAD938B" w:rsidR="00443CB6" w:rsidRDefault="00443CB6" w:rsidP="008A1029">
      <w:pPr>
        <w:pStyle w:val="ListParagraph"/>
        <w:numPr>
          <w:ilvl w:val="0"/>
          <w:numId w:val="73"/>
        </w:numPr>
        <w:rPr>
          <w:rFonts w:cstheme="minorHAnsi"/>
          <w:szCs w:val="22"/>
        </w:rPr>
      </w:pPr>
      <w:r w:rsidRPr="0046303D">
        <w:rPr>
          <w:rFonts w:cstheme="minorHAnsi"/>
          <w:b/>
          <w:szCs w:val="22"/>
        </w:rPr>
        <w:t xml:space="preserve">Previous </w:t>
      </w:r>
      <w:r w:rsidR="0021109C" w:rsidRPr="0046303D">
        <w:rPr>
          <w:rFonts w:cstheme="minorHAnsi"/>
          <w:b/>
          <w:szCs w:val="22"/>
        </w:rPr>
        <w:t>HOB</w:t>
      </w:r>
      <w:r w:rsidRPr="0046303D" w:rsidDel="002320F5">
        <w:rPr>
          <w:rFonts w:cstheme="minorHAnsi"/>
          <w:b/>
          <w:szCs w:val="22"/>
        </w:rPr>
        <w:t xml:space="preserve"> event</w:t>
      </w:r>
      <w:r w:rsidRPr="0046303D">
        <w:rPr>
          <w:rFonts w:cstheme="minorHAnsi"/>
          <w:b/>
          <w:szCs w:val="22"/>
        </w:rPr>
        <w:t>:</w:t>
      </w:r>
      <w:r w:rsidRPr="0046303D">
        <w:rPr>
          <w:rFonts w:cstheme="minorHAnsi"/>
          <w:szCs w:val="22"/>
        </w:rPr>
        <w:t xml:space="preserve"> A patient with a previous HOB event is excluded from additional HOB events during the same </w:t>
      </w:r>
      <w:r w:rsidR="00597536" w:rsidRPr="00597536">
        <w:rPr>
          <w:rFonts w:cstheme="minorHAnsi"/>
          <w:szCs w:val="22"/>
        </w:rPr>
        <w:t>Hospital Stay</w:t>
      </w:r>
      <w:r w:rsidRPr="00597536">
        <w:rPr>
          <w:rFonts w:cstheme="minorHAnsi"/>
          <w:szCs w:val="22"/>
        </w:rPr>
        <w:t>. </w:t>
      </w:r>
    </w:p>
    <w:p w14:paraId="5C732F45" w14:textId="77777777" w:rsidR="0001099F" w:rsidRDefault="0001099F" w:rsidP="0001099F">
      <w:pPr>
        <w:rPr>
          <w:rFonts w:cstheme="minorHAnsi"/>
          <w:szCs w:val="22"/>
        </w:rPr>
      </w:pPr>
    </w:p>
    <w:p w14:paraId="2FFBD285" w14:textId="77777777" w:rsidR="0001099F" w:rsidRPr="0001099F" w:rsidRDefault="0001099F" w:rsidP="0001099F">
      <w:pPr>
        <w:rPr>
          <w:rFonts w:cstheme="minorHAnsi"/>
          <w:szCs w:val="22"/>
        </w:rPr>
      </w:pPr>
    </w:p>
    <w:p w14:paraId="7C39BEE1" w14:textId="59872BAA" w:rsidR="002269DB" w:rsidRPr="00C960F2" w:rsidRDefault="0001099F" w:rsidP="0001099F">
      <w:pPr>
        <w:rPr>
          <w:rFonts w:eastAsia="Calibri" w:cstheme="minorHAnsi"/>
          <w:szCs w:val="22"/>
        </w:rPr>
      </w:pPr>
      <w:r w:rsidRPr="5A68B64F">
        <w:rPr>
          <w:b/>
        </w:rPr>
        <w:t>Note</w:t>
      </w:r>
      <w:r w:rsidR="00982BDF" w:rsidRPr="5A68B64F">
        <w:rPr>
          <w:b/>
        </w:rPr>
        <w:t>:</w:t>
      </w:r>
      <w:r w:rsidR="00982BDF" w:rsidRPr="5A68B64F">
        <w:t xml:space="preserve"> </w:t>
      </w:r>
      <w:r w:rsidR="002269DB" w:rsidRPr="5A68B64F">
        <w:rPr>
          <w:color w:val="365F91" w:themeColor="accent1" w:themeShade="BF"/>
        </w:rPr>
        <w:t xml:space="preserve"> </w:t>
      </w:r>
      <w:commentRangeStart w:id="101"/>
      <w:commentRangeStart w:id="102"/>
      <w:commentRangeStart w:id="103"/>
      <w:commentRangeStart w:id="104"/>
      <w:commentRangeStart w:id="105"/>
      <w:commentRangeStart w:id="106"/>
      <w:commentRangeStart w:id="107"/>
      <w:commentRangeStart w:id="108"/>
      <w:commentRangeStart w:id="109"/>
      <w:commentRangeEnd w:id="104"/>
      <w:r w:rsidR="001622FC" w:rsidRPr="00C960F2">
        <w:rPr>
          <w:rStyle w:val="CommentReference"/>
          <w:rFonts w:eastAsia="Segoe UI" w:cstheme="minorHAnsi"/>
          <w:color w:val="333333"/>
          <w:sz w:val="22"/>
          <w:szCs w:val="22"/>
        </w:rPr>
        <w:commentReference w:id="104"/>
      </w:r>
      <w:commentRangeEnd w:id="105"/>
      <w:r w:rsidR="00B651D5" w:rsidRPr="00C960F2">
        <w:rPr>
          <w:rStyle w:val="CommentReference"/>
          <w:rFonts w:eastAsia="Segoe UI" w:cstheme="minorHAnsi"/>
          <w:color w:val="333333"/>
          <w:sz w:val="22"/>
          <w:szCs w:val="22"/>
        </w:rPr>
        <w:commentReference w:id="105"/>
      </w:r>
      <w:commentRangeEnd w:id="106"/>
      <w:r w:rsidR="007D6A32" w:rsidRPr="00C960F2">
        <w:rPr>
          <w:rStyle w:val="CommentReference"/>
          <w:rFonts w:eastAsia="Segoe UI" w:cstheme="minorHAnsi"/>
          <w:color w:val="333333"/>
          <w:sz w:val="22"/>
          <w:szCs w:val="22"/>
        </w:rPr>
        <w:commentReference w:id="106"/>
      </w:r>
      <w:commentRangeEnd w:id="107"/>
      <w:r w:rsidR="00B52C2C" w:rsidRPr="00C960F2">
        <w:rPr>
          <w:rStyle w:val="CommentReference"/>
          <w:rFonts w:eastAsia="Segoe UI" w:cstheme="minorHAnsi"/>
          <w:color w:val="333333"/>
          <w:sz w:val="22"/>
          <w:szCs w:val="22"/>
        </w:rPr>
        <w:commentReference w:id="107"/>
      </w:r>
      <w:commentRangeEnd w:id="108"/>
      <w:r w:rsidR="001C3BA0" w:rsidRPr="00C960F2">
        <w:rPr>
          <w:rStyle w:val="CommentReference"/>
          <w:rFonts w:eastAsia="Segoe UI" w:cstheme="minorHAnsi"/>
          <w:color w:val="333333"/>
          <w:sz w:val="22"/>
          <w:szCs w:val="22"/>
        </w:rPr>
        <w:commentReference w:id="108"/>
      </w:r>
      <w:commentRangeEnd w:id="109"/>
      <w:r w:rsidR="00A55AFE" w:rsidRPr="00C960F2">
        <w:rPr>
          <w:rStyle w:val="CommentReference"/>
          <w:rFonts w:eastAsia="Segoe UI" w:cstheme="minorHAnsi"/>
          <w:color w:val="333333"/>
          <w:sz w:val="22"/>
          <w:szCs w:val="22"/>
        </w:rPr>
        <w:commentReference w:id="109"/>
      </w:r>
      <w:commentRangeEnd w:id="101"/>
      <w:r w:rsidR="00982BDF" w:rsidRPr="00C960F2">
        <w:rPr>
          <w:rStyle w:val="CommentReference"/>
          <w:rFonts w:eastAsia="Segoe UI" w:cstheme="minorHAnsi"/>
          <w:color w:val="333333"/>
          <w:sz w:val="22"/>
          <w:szCs w:val="22"/>
        </w:rPr>
        <w:commentReference w:id="101"/>
      </w:r>
      <w:commentRangeEnd w:id="102"/>
      <w:r w:rsidR="007D151D" w:rsidRPr="00C960F2">
        <w:rPr>
          <w:rStyle w:val="CommentReference"/>
          <w:rFonts w:eastAsia="Segoe UI" w:cstheme="minorHAnsi"/>
          <w:color w:val="333333"/>
          <w:sz w:val="22"/>
          <w:szCs w:val="22"/>
        </w:rPr>
        <w:commentReference w:id="102"/>
      </w:r>
      <w:commentRangeEnd w:id="103"/>
      <w:r w:rsidR="00640BAB" w:rsidRPr="00C960F2">
        <w:rPr>
          <w:rStyle w:val="CommentReference"/>
          <w:rFonts w:eastAsia="Segoe UI" w:cstheme="minorHAnsi"/>
          <w:color w:val="333333"/>
          <w:sz w:val="22"/>
          <w:szCs w:val="22"/>
        </w:rPr>
        <w:commentReference w:id="103"/>
      </w:r>
      <w:r w:rsidR="4190398A" w:rsidRPr="00C960F2">
        <w:rPr>
          <w:rFonts w:eastAsia="Segoe UI" w:cstheme="minorHAnsi"/>
          <w:color w:val="333333"/>
          <w:szCs w:val="22"/>
        </w:rPr>
        <w:t>HOB events due to organisms in the following value set will be flagged as “community-associated organisms” as they primarily cause community-associated infections and are not known to (or rarely) cause healthcare-associated infections</w:t>
      </w:r>
    </w:p>
    <w:p w14:paraId="579C1089" w14:textId="22CCEEFD" w:rsidR="002269DB" w:rsidRPr="0046303D" w:rsidRDefault="002269DB" w:rsidP="002269DB">
      <w:pPr>
        <w:pStyle w:val="ListParagraph"/>
        <w:numPr>
          <w:ilvl w:val="1"/>
          <w:numId w:val="64"/>
        </w:numPr>
        <w:rPr>
          <w:rFonts w:cstheme="minorHAnsi"/>
          <w:szCs w:val="22"/>
        </w:rPr>
      </w:pPr>
      <w:r w:rsidRPr="0046303D">
        <w:rPr>
          <w:rFonts w:cstheme="minorHAnsi"/>
          <w:szCs w:val="22"/>
        </w:rPr>
        <w:t xml:space="preserve">For full list of </w:t>
      </w:r>
      <w:r w:rsidR="00416846">
        <w:rPr>
          <w:rFonts w:cstheme="minorHAnsi"/>
          <w:szCs w:val="22"/>
        </w:rPr>
        <w:t>organisms designated as community-associated</w:t>
      </w:r>
      <w:r w:rsidR="00416846" w:rsidRPr="0046303D">
        <w:rPr>
          <w:rFonts w:cstheme="minorHAnsi"/>
          <w:szCs w:val="22"/>
        </w:rPr>
        <w:t xml:space="preserve"> organisms</w:t>
      </w:r>
      <w:r w:rsidRPr="0046303D">
        <w:rPr>
          <w:rFonts w:cstheme="minorHAnsi"/>
          <w:szCs w:val="22"/>
        </w:rPr>
        <w:t xml:space="preserve">, </w:t>
      </w:r>
      <w:r w:rsidRPr="0046303D">
        <w:rPr>
          <w:rFonts w:cstheme="minorHAnsi"/>
          <w:szCs w:val="22"/>
          <w:highlight w:val="yellow"/>
        </w:rPr>
        <w:t>see XXX value set</w:t>
      </w:r>
      <w:r w:rsidRPr="0046303D">
        <w:rPr>
          <w:rFonts w:cstheme="minorHAnsi"/>
          <w:szCs w:val="22"/>
        </w:rPr>
        <w:t xml:space="preserve"> </w:t>
      </w:r>
    </w:p>
    <w:p w14:paraId="2294E15D" w14:textId="77777777" w:rsidR="00F56217" w:rsidRDefault="00F56217" w:rsidP="00F56217">
      <w:pPr>
        <w:rPr>
          <w:rFonts w:cstheme="minorHAnsi"/>
          <w:szCs w:val="22"/>
        </w:rPr>
      </w:pPr>
    </w:p>
    <w:p w14:paraId="30AC150C" w14:textId="77777777" w:rsidR="0007201A" w:rsidRDefault="0007201A" w:rsidP="0007201A">
      <w:pPr>
        <w:pStyle w:val="ListParagraph"/>
        <w:spacing w:after="160"/>
        <w:rPr>
          <w:rFonts w:ascii="Calibri" w:hAnsi="Calibri"/>
        </w:rPr>
      </w:pPr>
    </w:p>
    <w:p w14:paraId="0DCC4F1D" w14:textId="203F1B39" w:rsidR="0007201A" w:rsidRDefault="0007201A" w:rsidP="0007201A">
      <w:pPr>
        <w:spacing w:after="160"/>
        <w:rPr>
          <w:rFonts w:ascii="Calibri" w:hAnsi="Calibri"/>
        </w:rPr>
      </w:pPr>
      <w:r>
        <w:rPr>
          <w:rFonts w:ascii="Calibri" w:hAnsi="Calibri"/>
        </w:rPr>
        <w:t>HOB events can also be identified by the following:</w:t>
      </w:r>
    </w:p>
    <w:p w14:paraId="5B0DE277" w14:textId="77777777" w:rsidR="0007201A" w:rsidRDefault="0007201A" w:rsidP="0007201A">
      <w:pPr>
        <w:pStyle w:val="ListParagraph"/>
        <w:numPr>
          <w:ilvl w:val="0"/>
          <w:numId w:val="81"/>
        </w:numPr>
        <w:spacing w:after="160"/>
        <w:rPr>
          <w:rFonts w:ascii="Calibri" w:hAnsi="Calibri"/>
        </w:rPr>
      </w:pPr>
      <w:r w:rsidRPr="0049112C">
        <w:rPr>
          <w:rFonts w:ascii="Calibri" w:hAnsi="Calibri"/>
        </w:rPr>
        <w:t>NICU</w:t>
      </w:r>
    </w:p>
    <w:p w14:paraId="1533C2B9" w14:textId="77777777" w:rsidR="0007201A" w:rsidRPr="0049112C" w:rsidRDefault="0007201A" w:rsidP="0007201A">
      <w:pPr>
        <w:pStyle w:val="ListParagraph"/>
        <w:numPr>
          <w:ilvl w:val="0"/>
          <w:numId w:val="81"/>
        </w:numPr>
        <w:spacing w:after="160"/>
        <w:rPr>
          <w:rFonts w:ascii="Calibri" w:hAnsi="Calibri"/>
        </w:rPr>
      </w:pPr>
      <w:r>
        <w:rPr>
          <w:rFonts w:ascii="Calibri" w:hAnsi="Calibri"/>
        </w:rPr>
        <w:t>Oncology/Neutropenia</w:t>
      </w:r>
    </w:p>
    <w:p w14:paraId="0C4A71B3" w14:textId="77777777" w:rsidR="0096646B" w:rsidRPr="00597536" w:rsidRDefault="0096646B" w:rsidP="00D774F4">
      <w:pPr>
        <w:pStyle w:val="ListParagraph"/>
        <w:ind w:left="1440"/>
        <w:rPr>
          <w:rFonts w:cstheme="minorHAnsi"/>
          <w:szCs w:val="22"/>
        </w:rPr>
      </w:pPr>
    </w:p>
    <w:p w14:paraId="0BA131C4" w14:textId="6A97F6AB" w:rsidR="00113C28" w:rsidRPr="0046303D" w:rsidRDefault="00AA211C" w:rsidP="00113C28">
      <w:pPr>
        <w:rPr>
          <w:rFonts w:cstheme="minorHAnsi"/>
          <w:szCs w:val="22"/>
        </w:rPr>
      </w:pPr>
      <w:r>
        <w:rPr>
          <w:rFonts w:cstheme="minorHAnsi"/>
          <w:szCs w:val="22"/>
        </w:rPr>
        <w:br w:type="page"/>
      </w:r>
    </w:p>
    <w:p w14:paraId="62DEF93A" w14:textId="77777777" w:rsidR="00113C28" w:rsidRPr="0046303D" w:rsidRDefault="00113C28" w:rsidP="00113C28">
      <w:pPr>
        <w:rPr>
          <w:rFonts w:cstheme="minorHAnsi"/>
          <w:szCs w:val="22"/>
        </w:rPr>
      </w:pPr>
    </w:p>
    <w:p w14:paraId="2C5491D1" w14:textId="4983EC5A" w:rsidR="00AB2720" w:rsidRPr="0046303D" w:rsidRDefault="00AB2720" w:rsidP="00982BDF">
      <w:pPr>
        <w:pStyle w:val="Heading3"/>
        <w:rPr>
          <w:rFonts w:asciiTheme="minorHAnsi" w:hAnsiTheme="minorHAnsi" w:cstheme="minorHAnsi"/>
          <w:sz w:val="22"/>
          <w:szCs w:val="22"/>
        </w:rPr>
      </w:pPr>
      <w:bookmarkStart w:id="117" w:name="_Toc204328648"/>
      <w:bookmarkStart w:id="118" w:name="MatchingOrganismCriteria"/>
      <w:r w:rsidRPr="0046303D">
        <w:rPr>
          <w:rFonts w:asciiTheme="minorHAnsi" w:hAnsiTheme="minorHAnsi" w:cstheme="minorHAnsi"/>
          <w:sz w:val="22"/>
          <w:szCs w:val="22"/>
        </w:rPr>
        <w:t xml:space="preserve">Matching </w:t>
      </w:r>
      <w:r w:rsidR="00FD377E" w:rsidRPr="0046303D">
        <w:rPr>
          <w:rFonts w:asciiTheme="minorHAnsi" w:hAnsiTheme="minorHAnsi" w:cstheme="minorHAnsi"/>
          <w:sz w:val="22"/>
          <w:szCs w:val="22"/>
        </w:rPr>
        <w:t xml:space="preserve">Organism </w:t>
      </w:r>
      <w:r w:rsidR="0080390F" w:rsidRPr="0046303D">
        <w:rPr>
          <w:rFonts w:asciiTheme="minorHAnsi" w:hAnsiTheme="minorHAnsi" w:cstheme="minorHAnsi"/>
          <w:sz w:val="22"/>
          <w:szCs w:val="22"/>
        </w:rPr>
        <w:t>Criteria</w:t>
      </w:r>
      <w:bookmarkEnd w:id="117"/>
    </w:p>
    <w:bookmarkEnd w:id="118"/>
    <w:p w14:paraId="051E9A54" w14:textId="3108105A" w:rsidR="00CE6DA9" w:rsidRDefault="006C3294" w:rsidP="0080390F">
      <w:pPr>
        <w:pStyle w:val="pf0"/>
        <w:numPr>
          <w:ilvl w:val="0"/>
          <w:numId w:val="63"/>
        </w:numPr>
        <w:spacing w:before="120" w:beforeAutospacing="0" w:after="120" w:afterAutospacing="0"/>
        <w:rPr>
          <w:rFonts w:asciiTheme="minorHAnsi" w:hAnsiTheme="minorHAnsi" w:cstheme="minorBidi"/>
          <w:sz w:val="22"/>
          <w:szCs w:val="22"/>
        </w:rPr>
      </w:pPr>
      <w:commentRangeStart w:id="119"/>
      <w:commentRangeStart w:id="120"/>
      <w:commentRangeEnd w:id="119"/>
      <w:r>
        <w:rPr>
          <w:rStyle w:val="CommentReference"/>
          <w:rFonts w:asciiTheme="minorHAnsi" w:hAnsiTheme="minorHAnsi" w:cstheme="minorBidi"/>
          <w:sz w:val="22"/>
          <w:szCs w:val="22"/>
        </w:rPr>
        <w:commentReference w:id="119"/>
      </w:r>
      <w:commentRangeEnd w:id="120"/>
      <w:r w:rsidR="00192F1B">
        <w:rPr>
          <w:rStyle w:val="CommentReference"/>
          <w:rFonts w:asciiTheme="minorHAnsi" w:hAnsiTheme="minorHAnsi" w:cstheme="minorBidi"/>
          <w:sz w:val="22"/>
          <w:szCs w:val="22"/>
        </w:rPr>
        <w:commentReference w:id="120"/>
      </w:r>
      <w:r w:rsidR="001817B6">
        <w:rPr>
          <w:rFonts w:asciiTheme="minorHAnsi" w:hAnsiTheme="minorHAnsi" w:cstheme="minorBidi"/>
          <w:sz w:val="22"/>
          <w:szCs w:val="22"/>
        </w:rPr>
        <w:t xml:space="preserve">Step 1: </w:t>
      </w:r>
    </w:p>
    <w:p w14:paraId="2E892362" w14:textId="3A0E8843" w:rsidR="003226F1" w:rsidRDefault="00CE6DA9" w:rsidP="00FC0707">
      <w:pPr>
        <w:pStyle w:val="pf0"/>
        <w:numPr>
          <w:ilvl w:val="1"/>
          <w:numId w:val="63"/>
        </w:numPr>
        <w:spacing w:before="120" w:beforeAutospacing="0" w:after="120" w:afterAutospacing="0"/>
        <w:rPr>
          <w:rFonts w:asciiTheme="minorHAnsi" w:hAnsiTheme="minorHAnsi" w:cstheme="minorBidi"/>
          <w:sz w:val="22"/>
          <w:szCs w:val="22"/>
        </w:rPr>
      </w:pPr>
      <w:r>
        <w:rPr>
          <w:rFonts w:asciiTheme="minorHAnsi" w:hAnsiTheme="minorHAnsi" w:cstheme="minorBidi"/>
          <w:sz w:val="22"/>
          <w:szCs w:val="22"/>
        </w:rPr>
        <w:t xml:space="preserve">The </w:t>
      </w:r>
      <w:r w:rsidR="00F012FF">
        <w:rPr>
          <w:rFonts w:asciiTheme="minorHAnsi" w:hAnsiTheme="minorHAnsi" w:cstheme="minorBidi"/>
          <w:sz w:val="22"/>
          <w:szCs w:val="22"/>
        </w:rPr>
        <w:t xml:space="preserve">reported </w:t>
      </w:r>
      <w:r w:rsidR="001817B6">
        <w:rPr>
          <w:rFonts w:asciiTheme="minorHAnsi" w:hAnsiTheme="minorHAnsi" w:cstheme="minorBidi"/>
          <w:sz w:val="22"/>
          <w:szCs w:val="22"/>
        </w:rPr>
        <w:t>SNOMED codes</w:t>
      </w:r>
      <w:r>
        <w:rPr>
          <w:rFonts w:asciiTheme="minorHAnsi" w:hAnsiTheme="minorHAnsi" w:cstheme="minorBidi"/>
          <w:sz w:val="22"/>
          <w:szCs w:val="22"/>
        </w:rPr>
        <w:t xml:space="preserve"> for each </w:t>
      </w:r>
      <w:r w:rsidR="00A1601D">
        <w:rPr>
          <w:rFonts w:asciiTheme="minorHAnsi" w:hAnsiTheme="minorHAnsi" w:cstheme="minorBidi"/>
          <w:sz w:val="22"/>
          <w:szCs w:val="22"/>
        </w:rPr>
        <w:t xml:space="preserve">identified </w:t>
      </w:r>
      <w:r w:rsidR="000E5E5D">
        <w:rPr>
          <w:rFonts w:asciiTheme="minorHAnsi" w:hAnsiTheme="minorHAnsi" w:cstheme="minorBidi"/>
          <w:sz w:val="22"/>
          <w:szCs w:val="22"/>
        </w:rPr>
        <w:t>organism</w:t>
      </w:r>
      <w:r w:rsidR="001817B6">
        <w:rPr>
          <w:rFonts w:asciiTheme="minorHAnsi" w:hAnsiTheme="minorHAnsi" w:cstheme="minorBidi"/>
          <w:sz w:val="22"/>
          <w:szCs w:val="22"/>
        </w:rPr>
        <w:t xml:space="preserve"> will be </w:t>
      </w:r>
      <w:r w:rsidR="004F5C50">
        <w:rPr>
          <w:rFonts w:asciiTheme="minorHAnsi" w:hAnsiTheme="minorHAnsi" w:cstheme="minorBidi"/>
          <w:sz w:val="22"/>
          <w:szCs w:val="22"/>
        </w:rPr>
        <w:t xml:space="preserve">compared, if they are the same, </w:t>
      </w:r>
      <w:r w:rsidR="00577C14">
        <w:rPr>
          <w:rFonts w:asciiTheme="minorHAnsi" w:hAnsiTheme="minorHAnsi" w:cstheme="minorBidi"/>
          <w:sz w:val="22"/>
          <w:szCs w:val="22"/>
        </w:rPr>
        <w:t>the two organisms</w:t>
      </w:r>
      <w:r w:rsidR="000061AC">
        <w:rPr>
          <w:rFonts w:asciiTheme="minorHAnsi" w:hAnsiTheme="minorHAnsi" w:cstheme="minorBidi"/>
          <w:sz w:val="22"/>
          <w:szCs w:val="22"/>
        </w:rPr>
        <w:t xml:space="preserve"> are considered a match.</w:t>
      </w:r>
    </w:p>
    <w:p w14:paraId="4145ADAA" w14:textId="77777777" w:rsidR="00D211E1" w:rsidRDefault="000061AC" w:rsidP="0080390F">
      <w:pPr>
        <w:pStyle w:val="pf0"/>
        <w:numPr>
          <w:ilvl w:val="0"/>
          <w:numId w:val="63"/>
        </w:numPr>
        <w:spacing w:before="120" w:beforeAutospacing="0" w:after="120" w:afterAutospacing="0"/>
        <w:rPr>
          <w:rFonts w:asciiTheme="minorHAnsi" w:hAnsiTheme="minorHAnsi" w:cstheme="minorBidi"/>
          <w:sz w:val="22"/>
          <w:szCs w:val="22"/>
        </w:rPr>
      </w:pPr>
      <w:r>
        <w:rPr>
          <w:rFonts w:asciiTheme="minorHAnsi" w:hAnsiTheme="minorHAnsi" w:cstheme="minorBidi"/>
          <w:sz w:val="22"/>
          <w:szCs w:val="22"/>
        </w:rPr>
        <w:t xml:space="preserve">Step 2: </w:t>
      </w:r>
    </w:p>
    <w:p w14:paraId="6B85726A" w14:textId="67FB98E8" w:rsidR="00B20003" w:rsidRDefault="2AAC19FE" w:rsidP="00640BAB">
      <w:pPr>
        <w:pStyle w:val="pf0"/>
        <w:numPr>
          <w:ilvl w:val="1"/>
          <w:numId w:val="63"/>
        </w:numPr>
        <w:spacing w:before="120" w:beforeAutospacing="0" w:after="120" w:afterAutospacing="0"/>
        <w:rPr>
          <w:rFonts w:asciiTheme="minorHAnsi" w:hAnsiTheme="minorHAnsi" w:cstheme="minorBidi"/>
          <w:sz w:val="22"/>
          <w:szCs w:val="22"/>
        </w:rPr>
      </w:pPr>
      <w:r w:rsidRPr="4A849C70">
        <w:rPr>
          <w:rFonts w:asciiTheme="minorHAnsi" w:hAnsiTheme="minorHAnsi" w:cstheme="minorBidi"/>
          <w:sz w:val="22"/>
          <w:szCs w:val="22"/>
        </w:rPr>
        <w:t xml:space="preserve">If both organisms </w:t>
      </w:r>
      <w:r w:rsidR="00FC0707">
        <w:rPr>
          <w:rFonts w:asciiTheme="minorHAnsi" w:hAnsiTheme="minorHAnsi" w:cstheme="minorBidi"/>
          <w:sz w:val="22"/>
          <w:szCs w:val="22"/>
        </w:rPr>
        <w:t>have species-level identification</w:t>
      </w:r>
      <w:r w:rsidR="0092797E">
        <w:rPr>
          <w:rFonts w:asciiTheme="minorHAnsi" w:hAnsiTheme="minorHAnsi" w:cstheme="minorBidi"/>
          <w:sz w:val="22"/>
          <w:szCs w:val="22"/>
        </w:rPr>
        <w:t xml:space="preserve"> (species-level column</w:t>
      </w:r>
      <w:r w:rsidR="006F6262">
        <w:rPr>
          <w:rFonts w:asciiTheme="minorHAnsi" w:hAnsiTheme="minorHAnsi" w:cstheme="minorBidi"/>
          <w:sz w:val="22"/>
          <w:szCs w:val="22"/>
        </w:rPr>
        <w:t xml:space="preserve"> contains a value)</w:t>
      </w:r>
      <w:r w:rsidR="00B340FE">
        <w:rPr>
          <w:rFonts w:asciiTheme="minorHAnsi" w:hAnsiTheme="minorHAnsi" w:cstheme="minorBidi"/>
          <w:sz w:val="22"/>
          <w:szCs w:val="22"/>
        </w:rPr>
        <w:t xml:space="preserve"> and the </w:t>
      </w:r>
      <w:r w:rsidR="00CE6DA9">
        <w:rPr>
          <w:rFonts w:asciiTheme="minorHAnsi" w:hAnsiTheme="minorHAnsi" w:cstheme="minorBidi"/>
          <w:sz w:val="22"/>
          <w:szCs w:val="22"/>
        </w:rPr>
        <w:t>species-level identifications are the same, the two organisms are considered a match</w:t>
      </w:r>
    </w:p>
    <w:p w14:paraId="1B0788BC" w14:textId="463C7A21" w:rsidR="00CF6763" w:rsidRDefault="00CF6763" w:rsidP="00640BAB">
      <w:pPr>
        <w:pStyle w:val="pf0"/>
        <w:numPr>
          <w:ilvl w:val="0"/>
          <w:numId w:val="63"/>
        </w:numPr>
        <w:spacing w:before="120" w:beforeAutospacing="0" w:after="120" w:afterAutospacing="0"/>
        <w:rPr>
          <w:rFonts w:asciiTheme="minorHAnsi" w:hAnsiTheme="minorHAnsi" w:cstheme="minorBidi"/>
          <w:sz w:val="22"/>
          <w:szCs w:val="22"/>
        </w:rPr>
      </w:pPr>
      <w:r>
        <w:rPr>
          <w:rFonts w:asciiTheme="minorHAnsi" w:hAnsiTheme="minorHAnsi" w:cstheme="minorBidi"/>
          <w:sz w:val="22"/>
          <w:szCs w:val="22"/>
        </w:rPr>
        <w:t>Step 3:</w:t>
      </w:r>
    </w:p>
    <w:p w14:paraId="438DB4BD" w14:textId="764382EF" w:rsidR="006F6262" w:rsidRDefault="006F6262" w:rsidP="00640BAB">
      <w:pPr>
        <w:pStyle w:val="pf0"/>
        <w:numPr>
          <w:ilvl w:val="1"/>
          <w:numId w:val="63"/>
        </w:numPr>
        <w:spacing w:before="120" w:beforeAutospacing="0" w:after="120" w:afterAutospacing="0"/>
        <w:rPr>
          <w:rFonts w:asciiTheme="minorHAnsi" w:hAnsiTheme="minorHAnsi" w:cstheme="minorBidi"/>
          <w:sz w:val="22"/>
          <w:szCs w:val="22"/>
        </w:rPr>
      </w:pPr>
      <w:r>
        <w:rPr>
          <w:rFonts w:asciiTheme="minorHAnsi" w:hAnsiTheme="minorHAnsi" w:cstheme="minorBidi"/>
          <w:sz w:val="22"/>
          <w:szCs w:val="22"/>
        </w:rPr>
        <w:t>If both organisms do not have species-level identification,</w:t>
      </w:r>
      <w:r w:rsidR="005526B4">
        <w:rPr>
          <w:rFonts w:asciiTheme="minorHAnsi" w:hAnsiTheme="minorHAnsi" w:cstheme="minorBidi"/>
          <w:sz w:val="22"/>
          <w:szCs w:val="22"/>
        </w:rPr>
        <w:t xml:space="preserve"> but both have genus-level identification, </w:t>
      </w:r>
      <w:r>
        <w:rPr>
          <w:rFonts w:asciiTheme="minorHAnsi" w:hAnsiTheme="minorHAnsi" w:cstheme="minorBidi"/>
          <w:sz w:val="22"/>
          <w:szCs w:val="22"/>
        </w:rPr>
        <w:t>compare organisms based on genus-level identification. If genus-level identifications are the same, the organisms are considered a match.</w:t>
      </w:r>
    </w:p>
    <w:p w14:paraId="56C4AB02" w14:textId="7108912F" w:rsidR="00E93F31" w:rsidRDefault="006C0A93" w:rsidP="00E93F31">
      <w:commentRangeStart w:id="124"/>
      <w:commentRangeStart w:id="125"/>
      <w:commentRangeStart w:id="126"/>
      <w:commentRangeEnd w:id="124"/>
      <w:r w:rsidRPr="00CA6B66">
        <w:rPr>
          <w:rStyle w:val="CommentReference"/>
          <w:noProof/>
          <w:sz w:val="22"/>
          <w:szCs w:val="20"/>
        </w:rPr>
        <w:commentReference w:id="124"/>
      </w:r>
      <w:commentRangeEnd w:id="125"/>
      <w:r w:rsidR="00980E30" w:rsidRPr="00CA6B66">
        <w:rPr>
          <w:rStyle w:val="CommentReference"/>
          <w:noProof/>
          <w:sz w:val="22"/>
          <w:szCs w:val="20"/>
        </w:rPr>
        <w:commentReference w:id="125"/>
      </w:r>
      <w:commentRangeEnd w:id="126"/>
      <w:r w:rsidR="00D93FC9" w:rsidRPr="00CA6B66">
        <w:rPr>
          <w:rStyle w:val="CommentReference"/>
          <w:noProof/>
          <w:sz w:val="22"/>
          <w:szCs w:val="20"/>
        </w:rPr>
        <w:commentReference w:id="126"/>
      </w:r>
      <w:r w:rsidR="00CA6B66" w:rsidRPr="00CA6B66">
        <w:rPr>
          <w:noProof/>
        </w:rPr>
        <w:t xml:space="preserve"> </w:t>
      </w:r>
      <w:r w:rsidR="00A70FC9" w:rsidRPr="00A70FC9">
        <w:rPr>
          <w:rFonts w:ascii="Times New Roman" w:eastAsia="Times New Roman" w:hAnsi="Times New Roman" w:cs="Times New Roman"/>
          <w:noProof/>
          <w:sz w:val="24"/>
          <w:szCs w:val="24"/>
        </w:rPr>
        <w:drawing>
          <wp:inline distT="0" distB="0" distL="0" distR="0" wp14:anchorId="5B79C6C6" wp14:editId="2C182AEE">
            <wp:extent cx="5943600" cy="3452495"/>
            <wp:effectExtent l="0" t="0" r="0" b="0"/>
            <wp:docPr id="105658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571" name=""/>
                    <pic:cNvPicPr/>
                  </pic:nvPicPr>
                  <pic:blipFill>
                    <a:blip r:embed="rId19"/>
                    <a:stretch>
                      <a:fillRect/>
                    </a:stretch>
                  </pic:blipFill>
                  <pic:spPr>
                    <a:xfrm>
                      <a:off x="0" y="0"/>
                      <a:ext cx="5943600" cy="3452495"/>
                    </a:xfrm>
                    <a:prstGeom prst="rect">
                      <a:avLst/>
                    </a:prstGeom>
                  </pic:spPr>
                </pic:pic>
              </a:graphicData>
            </a:graphic>
          </wp:inline>
        </w:drawing>
      </w:r>
    </w:p>
    <w:p w14:paraId="039A290B" w14:textId="77777777" w:rsidR="00E93F31" w:rsidRDefault="00E93F31" w:rsidP="00E93F31"/>
    <w:p w14:paraId="43B28F1E" w14:textId="03A9E96F" w:rsidR="00E93F31" w:rsidRDefault="00AE0504" w:rsidP="00E93F31">
      <w:r>
        <w:t xml:space="preserve">See </w:t>
      </w:r>
      <w:ins w:id="129" w:author="McMeen, Marissa (CDC/NCEZID/DHQP/SB) (CTR)" w:date="2025-12-16T11:50:00Z" w16du:dateUtc="2025-12-16T16:50:00Z">
        <w:r w:rsidR="007A1287">
          <w:rPr>
            <w:highlight w:val="yellow"/>
          </w:rPr>
          <w:fldChar w:fldCharType="begin"/>
        </w:r>
      </w:ins>
      <w:ins w:id="130" w:author="McMeen, Marissa (CDC/NCEZID/DHQP/SB) (CTR)" w:date="2025-12-16T12:57:00Z" w16du:dateUtc="2025-12-16T17:57:00Z">
        <w:r w:rsidR="003B7BA9">
          <w:rPr>
            <w:highlight w:val="yellow"/>
          </w:rPr>
          <w:instrText>HYPERLINK "https://cdc.sharepoint.com/:x:/r/teams/NCEZID-DHQP_SB_Chief/Shared%20Documents/HOB%20Development/HOB%20NHSN%20Protocol/Matching%20Algorithm/HOB%20Protocol%20Matching%20Organism%20Explanation%20Table.xlsx?d=w1f0fdf2b97e84613b7684ca74ef90f4e&amp;csf=1&amp;web=1&amp;e=FtpvH9"</w:instrText>
        </w:r>
      </w:ins>
      <w:ins w:id="131" w:author="McMeen, Marissa (CDC/NCEZID/DHQP/SB) (CTR)" w:date="2025-12-16T11:50:00Z" w16du:dateUtc="2025-12-16T16:50:00Z">
        <w:r w:rsidR="007A1287">
          <w:rPr>
            <w:highlight w:val="yellow"/>
          </w:rPr>
        </w:r>
        <w:r w:rsidR="007A1287">
          <w:rPr>
            <w:highlight w:val="yellow"/>
          </w:rPr>
          <w:fldChar w:fldCharType="separate"/>
        </w:r>
      </w:ins>
      <w:commentRangeStart w:id="132"/>
      <w:ins w:id="133" w:author="McMeen, Marissa (CDC/NCEZID/DHQP/SB) (CTR)" w:date="2025-12-16T12:57:00Z" w16du:dateUtc="2025-12-16T17:57:00Z">
        <w:r w:rsidR="003B7BA9">
          <w:rPr>
            <w:rStyle w:val="Hyperlink"/>
            <w:highlight w:val="yellow"/>
          </w:rPr>
          <w:t>Matching Organism Explanation Table</w:t>
        </w:r>
      </w:ins>
      <w:ins w:id="134" w:author="McMeen, Marissa (CDC/NCEZID/DHQP/SB) (CTR)" w:date="2025-12-16T11:50:00Z" w16du:dateUtc="2025-12-16T16:50:00Z">
        <w:r w:rsidR="007A1287">
          <w:rPr>
            <w:highlight w:val="yellow"/>
          </w:rPr>
          <w:fldChar w:fldCharType="end"/>
        </w:r>
      </w:ins>
      <w:r>
        <w:t xml:space="preserve"> </w:t>
      </w:r>
      <w:commentRangeEnd w:id="132"/>
      <w:r>
        <w:rPr>
          <w:rStyle w:val="CommentReference"/>
          <w:sz w:val="22"/>
          <w:szCs w:val="20"/>
        </w:rPr>
        <w:commentReference w:id="132"/>
      </w:r>
      <w:r>
        <w:t>for examples.</w:t>
      </w:r>
    </w:p>
    <w:p w14:paraId="2EAC5174" w14:textId="77777777" w:rsidR="00E93F31" w:rsidRDefault="00E93F31" w:rsidP="00E93F31"/>
    <w:p w14:paraId="1F4BC5FB" w14:textId="77777777" w:rsidR="00E93F31" w:rsidRDefault="00E93F31" w:rsidP="00E93F31"/>
    <w:p w14:paraId="4050A713" w14:textId="77777777" w:rsidR="00493088" w:rsidRDefault="00493088" w:rsidP="00E93F31"/>
    <w:p w14:paraId="0269BF69" w14:textId="77777777" w:rsidR="00E93F31" w:rsidRDefault="00E93F31" w:rsidP="00E93F31"/>
    <w:p w14:paraId="3C51B1D8" w14:textId="77777777" w:rsidR="00B8498F" w:rsidRDefault="00B8498F" w:rsidP="00C73C70">
      <w:pPr>
        <w:rPr>
          <w:color w:val="365F91" w:themeColor="accent1" w:themeShade="BF"/>
          <w:szCs w:val="22"/>
        </w:rPr>
      </w:pPr>
      <w:bookmarkStart w:id="135" w:name="_Toc204328649"/>
      <w:bookmarkStart w:id="136" w:name="Figure3Algorithm"/>
      <w:bookmarkStart w:id="137" w:name="_Toc98410966"/>
      <w:bookmarkStart w:id="138" w:name="_Toc1972225942"/>
    </w:p>
    <w:p w14:paraId="739900E7" w14:textId="77777777" w:rsidR="00B8498F" w:rsidRDefault="00B8498F" w:rsidP="00C73C70">
      <w:pPr>
        <w:rPr>
          <w:color w:val="365F91" w:themeColor="accent1" w:themeShade="BF"/>
          <w:szCs w:val="22"/>
        </w:rPr>
      </w:pPr>
    </w:p>
    <w:p w14:paraId="3FE21FEB" w14:textId="77777777" w:rsidR="00B8498F" w:rsidRDefault="00B8498F" w:rsidP="00C73C70">
      <w:pPr>
        <w:rPr>
          <w:color w:val="365F91" w:themeColor="accent1" w:themeShade="BF"/>
          <w:szCs w:val="22"/>
        </w:rPr>
      </w:pPr>
    </w:p>
    <w:p w14:paraId="700ADA1B" w14:textId="0DA38DE1" w:rsidR="00DA4399" w:rsidRPr="00487AE8" w:rsidRDefault="00817AB0" w:rsidP="00C73C70">
      <w:pPr>
        <w:rPr>
          <w:color w:val="365F91" w:themeColor="accent1" w:themeShade="BF"/>
          <w:szCs w:val="22"/>
        </w:rPr>
      </w:pPr>
      <w:r w:rsidRPr="00487AE8">
        <w:rPr>
          <w:color w:val="365F91" w:themeColor="accent1" w:themeShade="BF"/>
          <w:szCs w:val="22"/>
        </w:rPr>
        <w:lastRenderedPageBreak/>
        <w:t xml:space="preserve">Figure 3: </w:t>
      </w:r>
      <w:r w:rsidR="00DA4399" w:rsidRPr="00487AE8">
        <w:rPr>
          <w:color w:val="365F91" w:themeColor="accent1" w:themeShade="BF"/>
          <w:szCs w:val="22"/>
        </w:rPr>
        <w:t xml:space="preserve">Bacteremia &amp; Fungemia Event </w:t>
      </w:r>
      <w:commentRangeStart w:id="139"/>
      <w:commentRangeStart w:id="140"/>
      <w:commentRangeStart w:id="141"/>
      <w:commentRangeStart w:id="142"/>
      <w:r w:rsidR="00DA4399" w:rsidRPr="00487AE8">
        <w:rPr>
          <w:color w:val="365F91" w:themeColor="accent1" w:themeShade="BF"/>
          <w:szCs w:val="22"/>
        </w:rPr>
        <w:t>Algorithm</w:t>
      </w:r>
      <w:commentRangeEnd w:id="142"/>
      <w:r w:rsidR="00DA4399" w:rsidRPr="00487AE8">
        <w:rPr>
          <w:rStyle w:val="CommentReference"/>
          <w:color w:val="365F91" w:themeColor="accent1" w:themeShade="BF"/>
          <w:sz w:val="22"/>
          <w:szCs w:val="22"/>
        </w:rPr>
        <w:commentReference w:id="142"/>
      </w:r>
      <w:commentRangeEnd w:id="139"/>
      <w:r w:rsidR="00DA4399" w:rsidRPr="00487AE8">
        <w:rPr>
          <w:rStyle w:val="CommentReference"/>
          <w:color w:val="365F91" w:themeColor="accent1" w:themeShade="BF"/>
          <w:sz w:val="22"/>
          <w:szCs w:val="22"/>
        </w:rPr>
        <w:commentReference w:id="139"/>
      </w:r>
      <w:commentRangeEnd w:id="140"/>
      <w:r w:rsidR="00DA4399" w:rsidRPr="00487AE8">
        <w:rPr>
          <w:rStyle w:val="CommentReference"/>
          <w:color w:val="365F91" w:themeColor="accent1" w:themeShade="BF"/>
          <w:sz w:val="22"/>
          <w:szCs w:val="22"/>
        </w:rPr>
        <w:commentReference w:id="140"/>
      </w:r>
      <w:commentRangeEnd w:id="141"/>
      <w:r w:rsidR="00DA4399" w:rsidRPr="00487AE8">
        <w:rPr>
          <w:rStyle w:val="CommentReference"/>
          <w:color w:val="365F91" w:themeColor="accent1" w:themeShade="BF"/>
          <w:sz w:val="22"/>
          <w:szCs w:val="22"/>
        </w:rPr>
        <w:commentReference w:id="141"/>
      </w:r>
      <w:r w:rsidR="0030347A" w:rsidRPr="00487AE8">
        <w:rPr>
          <w:color w:val="365F91" w:themeColor="accent1" w:themeShade="BF"/>
          <w:szCs w:val="22"/>
        </w:rPr>
        <w:t>s</w:t>
      </w:r>
      <w:bookmarkEnd w:id="135"/>
    </w:p>
    <w:p w14:paraId="1E9D27EA" w14:textId="5578C42F" w:rsidR="00DA4399" w:rsidRPr="001B3228" w:rsidRDefault="009F09C7">
      <w:pPr>
        <w:rPr>
          <w:color w:val="365F91" w:themeColor="accent1" w:themeShade="BF"/>
          <w:sz w:val="28"/>
          <w:szCs w:val="28"/>
        </w:rPr>
      </w:pPr>
      <w:bookmarkStart w:id="143" w:name="_Toc98410979"/>
      <w:bookmarkStart w:id="144" w:name="_Toc1444552337"/>
      <w:bookmarkEnd w:id="136"/>
      <w:commentRangeStart w:id="145"/>
      <w:commentRangeStart w:id="146"/>
      <w:commentRangeStart w:id="147"/>
      <w:commentRangeStart w:id="148"/>
      <w:commentRangeStart w:id="149"/>
      <w:commentRangeStart w:id="150"/>
      <w:commentRangeStart w:id="151"/>
      <w:commentRangeStart w:id="152"/>
      <w:commentRangeStart w:id="153"/>
      <w:commentRangeStart w:id="154"/>
      <w:commentRangeEnd w:id="147"/>
      <w:r w:rsidRPr="008B32E7">
        <w:rPr>
          <w:rStyle w:val="CommentReference"/>
          <w:noProof/>
          <w:color w:val="365F91" w:themeColor="accent1" w:themeShade="BF"/>
          <w:sz w:val="28"/>
          <w:szCs w:val="28"/>
        </w:rPr>
        <w:commentReference w:id="147"/>
      </w:r>
      <w:commentRangeEnd w:id="148"/>
      <w:r w:rsidR="004425BC" w:rsidRPr="008B32E7">
        <w:rPr>
          <w:rStyle w:val="CommentReference"/>
          <w:noProof/>
          <w:color w:val="365F91" w:themeColor="accent1" w:themeShade="BF"/>
          <w:sz w:val="28"/>
          <w:szCs w:val="28"/>
        </w:rPr>
        <w:commentReference w:id="148"/>
      </w:r>
      <w:commentRangeEnd w:id="149"/>
      <w:r w:rsidR="004425BC" w:rsidRPr="008B32E7">
        <w:rPr>
          <w:rStyle w:val="CommentReference"/>
          <w:noProof/>
          <w:color w:val="365F91" w:themeColor="accent1" w:themeShade="BF"/>
          <w:sz w:val="28"/>
          <w:szCs w:val="28"/>
        </w:rPr>
        <w:commentReference w:id="149"/>
      </w:r>
      <w:commentRangeEnd w:id="150"/>
      <w:r w:rsidR="00344D6E" w:rsidRPr="008B32E7">
        <w:rPr>
          <w:rStyle w:val="CommentReference"/>
          <w:noProof/>
          <w:color w:val="365F91" w:themeColor="accent1" w:themeShade="BF"/>
          <w:sz w:val="28"/>
          <w:szCs w:val="28"/>
        </w:rPr>
        <w:commentReference w:id="150"/>
      </w:r>
      <w:commentRangeEnd w:id="151"/>
      <w:r w:rsidR="00100758" w:rsidRPr="008B32E7">
        <w:rPr>
          <w:rStyle w:val="CommentReference"/>
          <w:noProof/>
          <w:color w:val="365F91" w:themeColor="accent1" w:themeShade="BF"/>
          <w:sz w:val="28"/>
          <w:szCs w:val="28"/>
        </w:rPr>
        <w:commentReference w:id="151"/>
      </w:r>
      <w:commentRangeEnd w:id="152"/>
      <w:r w:rsidR="00100758" w:rsidRPr="008B32E7">
        <w:rPr>
          <w:rStyle w:val="CommentReference"/>
          <w:noProof/>
          <w:color w:val="365F91" w:themeColor="accent1" w:themeShade="BF"/>
          <w:sz w:val="28"/>
          <w:szCs w:val="28"/>
        </w:rPr>
        <w:commentReference w:id="152"/>
      </w:r>
      <w:commentRangeEnd w:id="153"/>
      <w:r w:rsidR="007809C0" w:rsidRPr="008B32E7">
        <w:rPr>
          <w:rStyle w:val="CommentReference"/>
          <w:noProof/>
          <w:color w:val="365F91" w:themeColor="accent1" w:themeShade="BF"/>
          <w:sz w:val="28"/>
          <w:szCs w:val="28"/>
        </w:rPr>
        <w:commentReference w:id="153"/>
      </w:r>
      <w:commentRangeEnd w:id="154"/>
      <w:r w:rsidR="003B56BE" w:rsidRPr="008B32E7">
        <w:rPr>
          <w:rStyle w:val="CommentReference"/>
          <w:noProof/>
          <w:color w:val="365F91" w:themeColor="accent1" w:themeShade="BF"/>
          <w:sz w:val="28"/>
          <w:szCs w:val="28"/>
        </w:rPr>
        <w:commentReference w:id="154"/>
      </w:r>
      <w:commentRangeEnd w:id="145"/>
      <w:r w:rsidR="004425BC" w:rsidRPr="008B32E7">
        <w:rPr>
          <w:rStyle w:val="CommentReference"/>
          <w:noProof/>
          <w:color w:val="365F91" w:themeColor="accent1" w:themeShade="BF"/>
          <w:sz w:val="28"/>
          <w:szCs w:val="28"/>
        </w:rPr>
        <w:commentReference w:id="145"/>
      </w:r>
      <w:commentRangeEnd w:id="146"/>
      <w:r w:rsidR="008D410E" w:rsidRPr="008B32E7">
        <w:rPr>
          <w:rStyle w:val="CommentReference"/>
          <w:noProof/>
          <w:color w:val="365F91" w:themeColor="accent1" w:themeShade="BF"/>
          <w:sz w:val="28"/>
          <w:szCs w:val="28"/>
        </w:rPr>
        <w:commentReference w:id="146"/>
      </w:r>
      <w:r w:rsidR="008B32E7" w:rsidRPr="008B32E7">
        <w:rPr>
          <w:noProof/>
          <w:color w:val="365F91" w:themeColor="accent1" w:themeShade="BF"/>
          <w:sz w:val="28"/>
          <w:szCs w:val="28"/>
        </w:rPr>
        <w:drawing>
          <wp:inline distT="0" distB="0" distL="0" distR="0" wp14:anchorId="14C722DA" wp14:editId="791D8EEC">
            <wp:extent cx="5321248" cy="7821637"/>
            <wp:effectExtent l="0" t="0" r="0" b="8255"/>
            <wp:docPr id="15772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21248" cy="7821637"/>
                    </a:xfrm>
                    <a:prstGeom prst="rect">
                      <a:avLst/>
                    </a:prstGeom>
                    <a:noFill/>
                    <a:ln>
                      <a:noFill/>
                    </a:ln>
                  </pic:spPr>
                </pic:pic>
              </a:graphicData>
            </a:graphic>
          </wp:inline>
        </w:drawing>
      </w:r>
      <w:r w:rsidR="00DA4399">
        <w:rPr>
          <w:color w:val="365F91" w:themeColor="accent1" w:themeShade="BF"/>
          <w:sz w:val="28"/>
          <w:szCs w:val="28"/>
        </w:rPr>
        <w:br w:type="page"/>
      </w:r>
    </w:p>
    <w:bookmarkEnd w:id="137"/>
    <w:bookmarkEnd w:id="138"/>
    <w:bookmarkEnd w:id="143"/>
    <w:bookmarkEnd w:id="144"/>
    <w:p w14:paraId="76CD426C" w14:textId="3A38C22C" w:rsidR="00E617CC" w:rsidRPr="004B7BB1" w:rsidRDefault="00916B7F" w:rsidP="004B7BB1">
      <w:pPr>
        <w:rPr>
          <w:rFonts w:asciiTheme="majorHAnsi" w:hAnsiTheme="majorHAnsi" w:cstheme="minorHAnsi"/>
          <w:sz w:val="28"/>
          <w:szCs w:val="28"/>
        </w:rPr>
      </w:pPr>
      <w:commentRangeStart w:id="163"/>
      <w:r w:rsidRPr="004B7BB1">
        <w:rPr>
          <w:rFonts w:asciiTheme="majorHAnsi" w:hAnsiTheme="majorHAnsi" w:cstheme="minorHAnsi"/>
          <w:color w:val="365F91" w:themeColor="accent1" w:themeShade="BF"/>
          <w:sz w:val="28"/>
          <w:szCs w:val="28"/>
        </w:rPr>
        <w:lastRenderedPageBreak/>
        <w:t>Da</w:t>
      </w:r>
      <w:r w:rsidR="00E617CC" w:rsidRPr="004B7BB1">
        <w:rPr>
          <w:rFonts w:asciiTheme="majorHAnsi" w:hAnsiTheme="majorHAnsi" w:cstheme="minorHAnsi"/>
          <w:color w:val="365F91" w:themeColor="accent1" w:themeShade="BF"/>
          <w:sz w:val="28"/>
          <w:szCs w:val="28"/>
        </w:rPr>
        <w:t>ta</w:t>
      </w:r>
      <w:bookmarkStart w:id="164" w:name="_Toc842362934"/>
      <w:r w:rsidR="00E617CC" w:rsidRPr="004B7BB1">
        <w:rPr>
          <w:rFonts w:asciiTheme="majorHAnsi" w:hAnsiTheme="majorHAnsi" w:cstheme="minorHAnsi"/>
          <w:color w:val="365F91" w:themeColor="accent1" w:themeShade="BF"/>
          <w:sz w:val="28"/>
          <w:szCs w:val="28"/>
        </w:rPr>
        <w:t xml:space="preserve"> </w:t>
      </w:r>
      <w:commentRangeStart w:id="165"/>
      <w:commentRangeStart w:id="166"/>
      <w:commentRangeStart w:id="167"/>
      <w:commentRangeStart w:id="168"/>
      <w:r w:rsidR="00E617CC" w:rsidRPr="004B7BB1">
        <w:rPr>
          <w:rFonts w:asciiTheme="majorHAnsi" w:hAnsiTheme="majorHAnsi" w:cstheme="minorHAnsi"/>
          <w:color w:val="365F91" w:themeColor="accent1" w:themeShade="BF"/>
          <w:sz w:val="28"/>
          <w:szCs w:val="28"/>
        </w:rPr>
        <w:t>Analyses</w:t>
      </w:r>
      <w:commentRangeEnd w:id="165"/>
      <w:r w:rsidR="00161515" w:rsidRPr="004B7BB1">
        <w:rPr>
          <w:rStyle w:val="CommentReference"/>
          <w:rFonts w:asciiTheme="majorHAnsi" w:hAnsiTheme="majorHAnsi" w:cstheme="minorHAnsi"/>
          <w:color w:val="365F91" w:themeColor="accent1" w:themeShade="BF"/>
          <w:sz w:val="28"/>
          <w:szCs w:val="28"/>
        </w:rPr>
        <w:commentReference w:id="165"/>
      </w:r>
      <w:commentRangeEnd w:id="166"/>
      <w:r w:rsidR="00A57B38" w:rsidRPr="004B7BB1">
        <w:rPr>
          <w:rStyle w:val="CommentReference"/>
          <w:rFonts w:asciiTheme="majorHAnsi" w:hAnsiTheme="majorHAnsi" w:cstheme="minorHAnsi"/>
          <w:color w:val="365F91" w:themeColor="accent1" w:themeShade="BF"/>
          <w:sz w:val="28"/>
          <w:szCs w:val="28"/>
        </w:rPr>
        <w:commentReference w:id="166"/>
      </w:r>
      <w:commentRangeEnd w:id="167"/>
      <w:r w:rsidR="006B289E" w:rsidRPr="004B7BB1">
        <w:rPr>
          <w:rStyle w:val="CommentReference"/>
          <w:rFonts w:asciiTheme="majorHAnsi" w:hAnsiTheme="majorHAnsi" w:cstheme="minorHAnsi"/>
          <w:color w:val="365F91" w:themeColor="accent1" w:themeShade="BF"/>
          <w:sz w:val="28"/>
          <w:szCs w:val="28"/>
        </w:rPr>
        <w:commentReference w:id="167"/>
      </w:r>
      <w:commentRangeEnd w:id="168"/>
      <w:r w:rsidR="00D220CE" w:rsidRPr="004B7BB1">
        <w:rPr>
          <w:rStyle w:val="CommentReference"/>
          <w:rFonts w:asciiTheme="majorHAnsi" w:hAnsiTheme="majorHAnsi" w:cstheme="minorHAnsi"/>
          <w:color w:val="365F91" w:themeColor="accent1" w:themeShade="BF"/>
          <w:sz w:val="28"/>
          <w:szCs w:val="28"/>
        </w:rPr>
        <w:commentReference w:id="168"/>
      </w:r>
      <w:r w:rsidR="00E617CC" w:rsidRPr="004B7BB1">
        <w:rPr>
          <w:rFonts w:asciiTheme="majorHAnsi" w:hAnsiTheme="majorHAnsi" w:cstheme="minorHAnsi"/>
          <w:color w:val="365F91" w:themeColor="accent1" w:themeShade="BF"/>
          <w:sz w:val="28"/>
          <w:szCs w:val="28"/>
        </w:rPr>
        <w:t xml:space="preserve"> </w:t>
      </w:r>
      <w:bookmarkEnd w:id="164"/>
      <w:commentRangeEnd w:id="163"/>
      <w:r w:rsidR="00686F68" w:rsidRPr="004B7BB1">
        <w:rPr>
          <w:rStyle w:val="CommentReference"/>
          <w:rFonts w:asciiTheme="majorHAnsi" w:hAnsiTheme="majorHAnsi" w:cstheme="minorHAnsi"/>
          <w:sz w:val="28"/>
          <w:szCs w:val="28"/>
        </w:rPr>
        <w:commentReference w:id="163"/>
      </w:r>
    </w:p>
    <w:p w14:paraId="6A7FEB85" w14:textId="77777777" w:rsidR="003B0653" w:rsidRDefault="003B0653" w:rsidP="00E617CC">
      <w:pPr>
        <w:rPr>
          <w:rStyle w:val="normaltextrun"/>
          <w:rFonts w:ascii="Calibri" w:hAnsi="Calibri" w:cs="Calibri"/>
          <w:color w:val="000000"/>
          <w:szCs w:val="22"/>
          <w:shd w:val="clear" w:color="auto" w:fill="FFFFFF"/>
        </w:rPr>
      </w:pPr>
    </w:p>
    <w:p w14:paraId="21FFD4A2" w14:textId="76F712A8" w:rsidR="008E4BD4" w:rsidRDefault="00B2702B" w:rsidP="00E617CC">
      <w:pPr>
        <w:rPr>
          <w:rStyle w:val="normaltextrun"/>
          <w:rFonts w:ascii="Calibri" w:hAnsi="Calibri" w:cs="Calibri"/>
          <w:color w:val="000000"/>
          <w:szCs w:val="22"/>
          <w:shd w:val="clear" w:color="auto" w:fill="FFFFFF"/>
        </w:rPr>
      </w:pPr>
      <w:r w:rsidRPr="00B2702B">
        <w:rPr>
          <w:rStyle w:val="normaltextrun"/>
          <w:rFonts w:ascii="Calibri" w:hAnsi="Calibri" w:cs="Calibri"/>
          <w:color w:val="000000"/>
          <w:szCs w:val="22"/>
          <w:shd w:val="clear" w:color="auto" w:fill="FFFFFF"/>
        </w:rPr>
        <w:t>The following section describes the analytic features available for the</w:t>
      </w:r>
      <w:r w:rsidR="00E576C4">
        <w:rPr>
          <w:rStyle w:val="normaltextrun"/>
          <w:rFonts w:ascii="Calibri" w:hAnsi="Calibri" w:cs="Calibri"/>
          <w:color w:val="000000"/>
          <w:szCs w:val="22"/>
          <w:shd w:val="clear" w:color="auto" w:fill="FFFFFF"/>
        </w:rPr>
        <w:t xml:space="preserve"> Bacteremia and Fungemia</w:t>
      </w:r>
      <w:r w:rsidRPr="00B2702B">
        <w:rPr>
          <w:rStyle w:val="normaltextrun"/>
          <w:rFonts w:ascii="Calibri" w:hAnsi="Calibri" w:cs="Calibri"/>
          <w:color w:val="000000"/>
          <w:szCs w:val="22"/>
          <w:shd w:val="clear" w:color="auto" w:fill="FFFFFF"/>
        </w:rPr>
        <w:t xml:space="preserve"> Module. </w:t>
      </w:r>
      <w:r w:rsidR="00E617CC">
        <w:rPr>
          <w:rStyle w:val="normaltextrun"/>
          <w:rFonts w:ascii="Calibri" w:hAnsi="Calibri" w:cs="Calibri"/>
          <w:color w:val="000000"/>
          <w:szCs w:val="22"/>
          <w:shd w:val="clear" w:color="auto" w:fill="FFFFFF"/>
        </w:rPr>
        <w:t xml:space="preserve">All </w:t>
      </w:r>
      <w:r w:rsidR="0018322F">
        <w:rPr>
          <w:rStyle w:val="normaltextrun"/>
          <w:rFonts w:ascii="Calibri" w:hAnsi="Calibri" w:cs="Calibri"/>
          <w:color w:val="000000"/>
          <w:szCs w:val="22"/>
          <w:shd w:val="clear" w:color="auto" w:fill="FFFFFF"/>
        </w:rPr>
        <w:t xml:space="preserve">Bacteremia </w:t>
      </w:r>
      <w:r w:rsidR="00FD2005">
        <w:rPr>
          <w:rStyle w:val="normaltextrun"/>
          <w:rFonts w:ascii="Calibri" w:hAnsi="Calibri" w:cs="Calibri"/>
          <w:color w:val="000000"/>
          <w:szCs w:val="22"/>
          <w:shd w:val="clear" w:color="auto" w:fill="FFFFFF"/>
        </w:rPr>
        <w:t xml:space="preserve">&amp; </w:t>
      </w:r>
      <w:r w:rsidR="0018322F">
        <w:rPr>
          <w:rStyle w:val="normaltextrun"/>
          <w:rFonts w:ascii="Calibri" w:hAnsi="Calibri" w:cs="Calibri"/>
          <w:color w:val="000000"/>
          <w:szCs w:val="22"/>
          <w:shd w:val="clear" w:color="auto" w:fill="FFFFFF"/>
        </w:rPr>
        <w:t>Fungemia</w:t>
      </w:r>
      <w:r w:rsidR="00E617CC">
        <w:rPr>
          <w:rStyle w:val="normaltextrun"/>
          <w:rFonts w:ascii="Calibri" w:hAnsi="Calibri" w:cs="Calibri"/>
          <w:color w:val="000000"/>
          <w:szCs w:val="22"/>
          <w:shd w:val="clear" w:color="auto" w:fill="FFFFFF"/>
        </w:rPr>
        <w:t xml:space="preserve"> </w:t>
      </w:r>
      <w:commentRangeStart w:id="172"/>
      <w:commentRangeStart w:id="173"/>
      <w:del w:id="174" w:author="McMeen, Marissa (CDC/NCEZID/DHQP/SB) (CTR)" w:date="2025-12-15T14:25:00Z" w16du:dateUtc="2025-12-15T19:25:00Z">
        <w:r w:rsidR="00E617CC" w:rsidDel="004C17D5">
          <w:rPr>
            <w:rStyle w:val="normaltextrun"/>
            <w:rFonts w:ascii="Calibri" w:hAnsi="Calibri" w:cs="Calibri"/>
            <w:color w:val="000000"/>
            <w:szCs w:val="22"/>
            <w:shd w:val="clear" w:color="auto" w:fill="FFFFFF"/>
          </w:rPr>
          <w:delText>event</w:delText>
        </w:r>
        <w:r w:rsidR="008B3A43" w:rsidDel="004C17D5">
          <w:rPr>
            <w:rStyle w:val="normaltextrun"/>
            <w:rFonts w:ascii="Calibri" w:hAnsi="Calibri" w:cs="Calibri"/>
            <w:color w:val="000000"/>
            <w:szCs w:val="22"/>
            <w:shd w:val="clear" w:color="auto" w:fill="FFFFFF"/>
          </w:rPr>
          <w:delText>s</w:delText>
        </w:r>
        <w:r w:rsidR="00E617CC" w:rsidDel="004C17D5">
          <w:rPr>
            <w:rStyle w:val="normaltextrun"/>
            <w:rFonts w:ascii="Calibri" w:hAnsi="Calibri" w:cs="Calibri"/>
            <w:color w:val="000000"/>
            <w:szCs w:val="22"/>
            <w:shd w:val="clear" w:color="auto" w:fill="FFFFFF"/>
          </w:rPr>
          <w:delText xml:space="preserve"> and summary (denominator) </w:delText>
        </w:r>
      </w:del>
      <w:r w:rsidR="00E617CC">
        <w:rPr>
          <w:rStyle w:val="normaltextrun"/>
          <w:rFonts w:ascii="Calibri" w:hAnsi="Calibri" w:cs="Calibri"/>
          <w:color w:val="000000"/>
          <w:szCs w:val="22"/>
          <w:shd w:val="clear" w:color="auto" w:fill="FFFFFF"/>
        </w:rPr>
        <w:t xml:space="preserve">data </w:t>
      </w:r>
      <w:commentRangeEnd w:id="172"/>
      <w:r w:rsidR="00C037F3">
        <w:rPr>
          <w:rStyle w:val="CommentReference"/>
          <w:rFonts w:ascii="Calibri" w:hAnsi="Calibri" w:cs="Calibri"/>
          <w:color w:val="000000"/>
          <w:sz w:val="22"/>
          <w:szCs w:val="22"/>
          <w:shd w:val="clear" w:color="auto" w:fill="FFFFFF"/>
        </w:rPr>
        <w:commentReference w:id="172"/>
      </w:r>
      <w:commentRangeEnd w:id="173"/>
      <w:r w:rsidR="003B2173">
        <w:rPr>
          <w:rStyle w:val="CommentReference"/>
          <w:rFonts w:ascii="Calibri" w:hAnsi="Calibri" w:cs="Calibri"/>
          <w:color w:val="000000"/>
          <w:sz w:val="22"/>
          <w:szCs w:val="22"/>
          <w:shd w:val="clear" w:color="auto" w:fill="FFFFFF"/>
        </w:rPr>
        <w:commentReference w:id="173"/>
      </w:r>
      <w:r w:rsidR="00E617CC">
        <w:rPr>
          <w:rStyle w:val="normaltextrun"/>
          <w:rFonts w:ascii="Calibri" w:hAnsi="Calibri" w:cs="Calibri"/>
          <w:color w:val="000000"/>
          <w:szCs w:val="22"/>
          <w:shd w:val="clear" w:color="auto" w:fill="FFFFFF"/>
        </w:rPr>
        <w:t>that</w:t>
      </w:r>
      <w:r w:rsidR="005256E1">
        <w:rPr>
          <w:rStyle w:val="normaltextrun"/>
          <w:rFonts w:ascii="Calibri" w:hAnsi="Calibri" w:cs="Calibri"/>
          <w:color w:val="000000"/>
          <w:szCs w:val="22"/>
          <w:shd w:val="clear" w:color="auto" w:fill="FFFFFF"/>
        </w:rPr>
        <w:t xml:space="preserve"> </w:t>
      </w:r>
      <w:r w:rsidR="000240AD">
        <w:rPr>
          <w:rStyle w:val="normaltextrun"/>
          <w:rFonts w:ascii="Calibri" w:hAnsi="Calibri" w:cs="Calibri"/>
          <w:color w:val="000000"/>
          <w:szCs w:val="22"/>
          <w:shd w:val="clear" w:color="auto" w:fill="FFFFFF"/>
        </w:rPr>
        <w:t>are</w:t>
      </w:r>
      <w:r w:rsidR="005256E1">
        <w:rPr>
          <w:rStyle w:val="normaltextrun"/>
          <w:rFonts w:ascii="Calibri" w:hAnsi="Calibri" w:cs="Calibri"/>
          <w:color w:val="000000"/>
          <w:szCs w:val="22"/>
          <w:shd w:val="clear" w:color="auto" w:fill="FFFFFF"/>
        </w:rPr>
        <w:t xml:space="preserve"> submitted to</w:t>
      </w:r>
      <w:r w:rsidR="00E617CC">
        <w:rPr>
          <w:rStyle w:val="normaltextrun"/>
          <w:rFonts w:ascii="Calibri" w:hAnsi="Calibri" w:cs="Calibri"/>
          <w:color w:val="000000"/>
          <w:szCs w:val="22"/>
          <w:shd w:val="clear" w:color="auto" w:fill="FFFFFF"/>
        </w:rPr>
        <w:t xml:space="preserve"> NHSN can be analyzed. </w:t>
      </w:r>
      <w:r w:rsidR="00AA00AE">
        <w:rPr>
          <w:rStyle w:val="normaltextrun"/>
          <w:rFonts w:ascii="Calibri" w:hAnsi="Calibri" w:cs="Calibri"/>
          <w:color w:val="000000"/>
          <w:szCs w:val="22"/>
          <w:shd w:val="clear" w:color="auto" w:fill="FFFFFF"/>
        </w:rPr>
        <w:t xml:space="preserve">Users will not need to generate </w:t>
      </w:r>
      <w:r w:rsidR="00401EA0">
        <w:rPr>
          <w:rStyle w:val="normaltextrun"/>
          <w:rFonts w:ascii="Calibri" w:hAnsi="Calibri" w:cs="Calibri"/>
          <w:color w:val="000000"/>
          <w:szCs w:val="22"/>
          <w:shd w:val="clear" w:color="auto" w:fill="FFFFFF"/>
        </w:rPr>
        <w:t xml:space="preserve">data </w:t>
      </w:r>
      <w:r w:rsidR="00AA00AE">
        <w:rPr>
          <w:rStyle w:val="normaltextrun"/>
          <w:rFonts w:ascii="Calibri" w:hAnsi="Calibri" w:cs="Calibri"/>
          <w:color w:val="000000"/>
          <w:szCs w:val="22"/>
          <w:shd w:val="clear" w:color="auto" w:fill="FFFFFF"/>
        </w:rPr>
        <w:t xml:space="preserve">sets to access </w:t>
      </w:r>
      <w:r w:rsidR="004D056A">
        <w:rPr>
          <w:rStyle w:val="normaltextrun"/>
          <w:rFonts w:ascii="Calibri" w:hAnsi="Calibri" w:cs="Calibri"/>
          <w:color w:val="000000"/>
          <w:szCs w:val="22"/>
          <w:shd w:val="clear" w:color="auto" w:fill="FFFFFF"/>
        </w:rPr>
        <w:t>their</w:t>
      </w:r>
      <w:r w:rsidR="00D512D5">
        <w:rPr>
          <w:rStyle w:val="normaltextrun"/>
          <w:rFonts w:ascii="Calibri" w:hAnsi="Calibri" w:cs="Calibri"/>
          <w:color w:val="000000"/>
          <w:szCs w:val="22"/>
          <w:shd w:val="clear" w:color="auto" w:fill="FFFFFF"/>
        </w:rPr>
        <w:t xml:space="preserve"> data. </w:t>
      </w:r>
      <w:r w:rsidR="00BB5736">
        <w:rPr>
          <w:rStyle w:val="normaltextrun"/>
          <w:rFonts w:ascii="Calibri" w:hAnsi="Calibri" w:cs="Calibri"/>
          <w:color w:val="000000"/>
          <w:szCs w:val="22"/>
          <w:shd w:val="clear" w:color="auto" w:fill="FFFFFF"/>
        </w:rPr>
        <w:t>A</w:t>
      </w:r>
      <w:r w:rsidR="00E617CC">
        <w:rPr>
          <w:rStyle w:val="normaltextrun"/>
          <w:rFonts w:ascii="Calibri" w:hAnsi="Calibri" w:cs="Calibri"/>
          <w:color w:val="000000"/>
          <w:szCs w:val="22"/>
          <w:shd w:val="clear" w:color="auto" w:fill="FFFFFF"/>
        </w:rPr>
        <w:t>ll data present in NHSN for the facility/facilities are made available in the analysis reports. </w:t>
      </w:r>
      <w:r w:rsidR="00973F6D" w:rsidRPr="00973F6D">
        <w:rPr>
          <w:rStyle w:val="normaltextrun"/>
          <w:rFonts w:ascii="Calibri" w:hAnsi="Calibri" w:cs="Calibri"/>
          <w:color w:val="000000"/>
          <w:szCs w:val="22"/>
          <w:shd w:val="clear" w:color="auto" w:fill="FFFFFF"/>
        </w:rPr>
        <w:t>Analysis will be performed on available data. If data or months of data are missing, the analysis reports may be inaccurate and/or incomplete.</w:t>
      </w:r>
    </w:p>
    <w:p w14:paraId="2919236C" w14:textId="77777777" w:rsidR="00E617CC" w:rsidRDefault="00E617CC" w:rsidP="00E617CC"/>
    <w:p w14:paraId="3423AEF9" w14:textId="00774C5E" w:rsidR="00E617CC" w:rsidRDefault="00E617CC" w:rsidP="00E617CC">
      <w:r>
        <w:t xml:space="preserve">The </w:t>
      </w:r>
      <w:r w:rsidR="00CD7C2C">
        <w:t xml:space="preserve">Bacteremia &amp; Fungemia </w:t>
      </w:r>
      <w:r>
        <w:t>Event Module provides user feedback on several data points to facilitate infection control and quality improvement interventions:</w:t>
      </w:r>
    </w:p>
    <w:p w14:paraId="57FC5282" w14:textId="6F23C205" w:rsidR="00E617CC" w:rsidRDefault="00E617CC" w:rsidP="00B527BC">
      <w:pPr>
        <w:pStyle w:val="ListParagraph"/>
        <w:numPr>
          <w:ilvl w:val="0"/>
          <w:numId w:val="16"/>
        </w:numPr>
        <w:spacing w:line="240" w:lineRule="auto"/>
      </w:pPr>
      <w:r>
        <w:t>Monthly total HOB events and rates</w:t>
      </w:r>
      <w:r w:rsidR="008E1D5F">
        <w:t xml:space="preserve"> are </w:t>
      </w:r>
      <w:r>
        <w:t>offered with the ability to stratify by reporting units or patient population (e.g.</w:t>
      </w:r>
      <w:r w:rsidR="005A3D0A">
        <w:t>,</w:t>
      </w:r>
      <w:r>
        <w:t xml:space="preserve"> adult, pediatric, NICU). Note these event counts may include events among active admissions where exclusion criteria have not yet been applied.</w:t>
      </w:r>
    </w:p>
    <w:p w14:paraId="502C28AA" w14:textId="58E45EDE" w:rsidR="00E617CC" w:rsidRDefault="00E617CC" w:rsidP="00E439EB">
      <w:pPr>
        <w:spacing w:line="240" w:lineRule="auto"/>
      </w:pPr>
    </w:p>
    <w:p w14:paraId="5B361380" w14:textId="4B0B7866" w:rsidR="00E439EB" w:rsidRDefault="00233D7D" w:rsidP="00E439EB">
      <w:r w:rsidRPr="00233D7D">
        <w:rPr>
          <w:rStyle w:val="normaltextrun"/>
          <w:rFonts w:ascii="Calibri" w:hAnsi="Calibri" w:cs="Calibri"/>
          <w:b/>
          <w:bCs/>
          <w:color w:val="000000"/>
          <w:shd w:val="clear" w:color="auto" w:fill="FFFFFF"/>
        </w:rPr>
        <w:t>NOTE:</w:t>
      </w:r>
      <w:r>
        <w:rPr>
          <w:rStyle w:val="normaltextrun"/>
          <w:rFonts w:ascii="Calibri" w:hAnsi="Calibri" w:cs="Calibri"/>
          <w:color w:val="000000"/>
          <w:shd w:val="clear" w:color="auto" w:fill="FFFFFF"/>
        </w:rPr>
        <w:br/>
      </w:r>
      <w:r w:rsidR="00E439EB" w:rsidRPr="3F83B3F1">
        <w:rPr>
          <w:rStyle w:val="normaltextrun"/>
          <w:rFonts w:ascii="Calibri" w:hAnsi="Calibri" w:cs="Calibri"/>
          <w:color w:val="000000"/>
          <w:shd w:val="clear" w:color="auto" w:fill="FFFFFF"/>
        </w:rPr>
        <w:t>Analysis will be performed on available data. If data are missing</w:t>
      </w:r>
      <w:r w:rsidR="00F62AA9">
        <w:rPr>
          <w:rStyle w:val="normaltextrun"/>
          <w:rFonts w:ascii="Calibri" w:hAnsi="Calibri" w:cs="Calibri"/>
          <w:color w:val="000000"/>
          <w:shd w:val="clear" w:color="auto" w:fill="FFFFFF"/>
        </w:rPr>
        <w:t xml:space="preserve">, </w:t>
      </w:r>
      <w:r w:rsidR="00A15CB0">
        <w:rPr>
          <w:rStyle w:val="normaltextrun"/>
          <w:rFonts w:ascii="Calibri" w:hAnsi="Calibri" w:cs="Calibri"/>
          <w:color w:val="000000"/>
          <w:shd w:val="clear" w:color="auto" w:fill="FFFFFF"/>
        </w:rPr>
        <w:t xml:space="preserve">coded data elements are </w:t>
      </w:r>
      <w:r w:rsidR="007F49F2">
        <w:rPr>
          <w:rStyle w:val="normaltextrun"/>
          <w:rFonts w:ascii="Calibri" w:hAnsi="Calibri" w:cs="Calibri"/>
          <w:color w:val="000000"/>
          <w:shd w:val="clear" w:color="auto" w:fill="FFFFFF"/>
        </w:rPr>
        <w:t xml:space="preserve">inaccurately mapped to standardized terminology, coded data are </w:t>
      </w:r>
      <w:r w:rsidR="009D0CEA">
        <w:rPr>
          <w:rStyle w:val="normaltextrun"/>
          <w:rFonts w:ascii="Calibri" w:hAnsi="Calibri" w:cs="Calibri"/>
          <w:color w:val="000000"/>
          <w:shd w:val="clear" w:color="auto" w:fill="FFFFFF"/>
        </w:rPr>
        <w:t>sent with inactive codes, etc.</w:t>
      </w:r>
      <w:r w:rsidR="00E439EB" w:rsidRPr="3F83B3F1">
        <w:rPr>
          <w:rStyle w:val="normaltextrun"/>
          <w:rFonts w:ascii="Calibri" w:hAnsi="Calibri" w:cs="Calibri"/>
          <w:color w:val="000000"/>
          <w:shd w:val="clear" w:color="auto" w:fill="FFFFFF"/>
        </w:rPr>
        <w:t xml:space="preserve">, the analysis reports may be inaccurate and/or incomplete. As the data required for </w:t>
      </w:r>
      <w:r w:rsidR="003B4BAA">
        <w:rPr>
          <w:rStyle w:val="normaltextrun"/>
          <w:rFonts w:ascii="Calibri" w:hAnsi="Calibri" w:cs="Calibri"/>
          <w:color w:val="000000"/>
          <w:shd w:val="clear" w:color="auto" w:fill="FFFFFF"/>
        </w:rPr>
        <w:t xml:space="preserve">some </w:t>
      </w:r>
      <w:r w:rsidR="00E439EB" w:rsidRPr="3F83B3F1">
        <w:rPr>
          <w:rStyle w:val="normaltextrun"/>
          <w:rFonts w:ascii="Calibri" w:hAnsi="Calibri" w:cs="Calibri"/>
          <w:color w:val="000000"/>
          <w:shd w:val="clear" w:color="auto" w:fill="FFFFFF"/>
        </w:rPr>
        <w:t xml:space="preserve">event determination may span calendar months (for example, </w:t>
      </w:r>
      <w:r w:rsidR="003B4BAA">
        <w:rPr>
          <w:rStyle w:val="normaltextrun"/>
          <w:rFonts w:ascii="Calibri" w:hAnsi="Calibri" w:cs="Calibri"/>
          <w:color w:val="000000"/>
          <w:shd w:val="clear" w:color="auto" w:fill="FFFFFF"/>
        </w:rPr>
        <w:t xml:space="preserve">a patient </w:t>
      </w:r>
      <w:r w:rsidR="00896DBA">
        <w:rPr>
          <w:rStyle w:val="normaltextrun"/>
          <w:rFonts w:ascii="Calibri" w:hAnsi="Calibri" w:cs="Calibri"/>
          <w:color w:val="000000"/>
          <w:shd w:val="clear" w:color="auto" w:fill="FFFFFF"/>
        </w:rPr>
        <w:t>with a blood culture collected</w:t>
      </w:r>
      <w:r w:rsidR="00E937BD">
        <w:rPr>
          <w:rStyle w:val="normaltextrun"/>
          <w:rFonts w:ascii="Calibri" w:hAnsi="Calibri" w:cs="Calibri"/>
          <w:color w:val="000000"/>
          <w:shd w:val="clear" w:color="auto" w:fill="FFFFFF"/>
        </w:rPr>
        <w:t xml:space="preserve"> at the end of the month</w:t>
      </w:r>
      <w:r w:rsidR="00896DBA">
        <w:rPr>
          <w:rStyle w:val="normaltextrun"/>
          <w:rFonts w:ascii="Calibri" w:hAnsi="Calibri" w:cs="Calibri"/>
          <w:color w:val="000000"/>
          <w:shd w:val="clear" w:color="auto" w:fill="FFFFFF"/>
        </w:rPr>
        <w:t xml:space="preserve"> but result </w:t>
      </w:r>
      <w:r w:rsidR="009E2EBD">
        <w:rPr>
          <w:rStyle w:val="normaltextrun"/>
          <w:rFonts w:ascii="Calibri" w:hAnsi="Calibri" w:cs="Calibri"/>
          <w:color w:val="000000"/>
          <w:shd w:val="clear" w:color="auto" w:fill="FFFFFF"/>
        </w:rPr>
        <w:t>is not</w:t>
      </w:r>
      <w:r w:rsidR="00896DBA">
        <w:rPr>
          <w:rStyle w:val="normaltextrun"/>
          <w:rFonts w:ascii="Calibri" w:hAnsi="Calibri" w:cs="Calibri"/>
          <w:color w:val="000000"/>
          <w:shd w:val="clear" w:color="auto" w:fill="FFFFFF"/>
        </w:rPr>
        <w:t xml:space="preserve"> </w:t>
      </w:r>
      <w:r>
        <w:rPr>
          <w:rStyle w:val="normaltextrun"/>
          <w:rFonts w:ascii="Calibri" w:hAnsi="Calibri" w:cs="Calibri"/>
          <w:color w:val="000000"/>
          <w:shd w:val="clear" w:color="auto" w:fill="FFFFFF"/>
        </w:rPr>
        <w:t>finalized before the data is submitted to NHSN</w:t>
      </w:r>
      <w:r w:rsidR="00E439EB" w:rsidRPr="3F83B3F1">
        <w:rPr>
          <w:rStyle w:val="normaltextrun"/>
          <w:rFonts w:ascii="Calibri" w:hAnsi="Calibri" w:cs="Calibri"/>
          <w:color w:val="000000"/>
          <w:shd w:val="clear" w:color="auto" w:fill="FFFFFF"/>
        </w:rPr>
        <w:t xml:space="preserve">), analysis for the immediately prior month will be considered </w:t>
      </w:r>
      <w:r w:rsidR="00E439EB" w:rsidRPr="00233D7D">
        <w:rPr>
          <w:rStyle w:val="normaltextrun"/>
          <w:rFonts w:ascii="Calibri" w:hAnsi="Calibri" w:cs="Calibri"/>
          <w:i/>
          <w:iCs/>
          <w:color w:val="000000"/>
          <w:shd w:val="clear" w:color="auto" w:fill="FFFFFF"/>
        </w:rPr>
        <w:t>preliminary</w:t>
      </w:r>
      <w:r w:rsidR="00E439EB" w:rsidRPr="3F83B3F1">
        <w:rPr>
          <w:rStyle w:val="normaltextrun"/>
          <w:rFonts w:ascii="Calibri" w:hAnsi="Calibri" w:cs="Calibri"/>
          <w:color w:val="000000"/>
          <w:shd w:val="clear" w:color="auto" w:fill="FFFFFF"/>
        </w:rPr>
        <w:t xml:space="preserve"> and will be updated/finalized upon receipt of the following month’s data. </w:t>
      </w:r>
    </w:p>
    <w:p w14:paraId="7FCF824E" w14:textId="77777777" w:rsidR="00E617CC" w:rsidRDefault="00E617CC" w:rsidP="00E617CC">
      <w:pPr>
        <w:rPr>
          <w:rStyle w:val="normaltextrun"/>
          <w:rFonts w:ascii="Calibri" w:hAnsi="Calibri" w:cs="Calibri"/>
          <w:b/>
          <w:bCs/>
          <w:color w:val="000000"/>
          <w:sz w:val="24"/>
          <w:szCs w:val="24"/>
          <w:shd w:val="clear" w:color="auto" w:fill="FFFFFF"/>
        </w:rPr>
      </w:pPr>
    </w:p>
    <w:p w14:paraId="39270346" w14:textId="77777777" w:rsidR="00B1763B" w:rsidRDefault="00B1763B">
      <w:pPr>
        <w:rPr>
          <w:rFonts w:asciiTheme="majorHAnsi" w:eastAsiaTheme="majorEastAsia" w:hAnsiTheme="majorHAnsi" w:cstheme="minorHAnsi"/>
          <w:color w:val="365F91" w:themeColor="accent1" w:themeShade="BF"/>
        </w:rPr>
      </w:pPr>
      <w:r>
        <w:rPr>
          <w:rFonts w:asciiTheme="majorHAnsi" w:eastAsiaTheme="majorEastAsia" w:hAnsiTheme="majorHAnsi" w:cstheme="minorHAnsi"/>
          <w:color w:val="365F91" w:themeColor="accent1" w:themeShade="BF"/>
        </w:rPr>
        <w:br w:type="page"/>
      </w:r>
    </w:p>
    <w:p w14:paraId="56C6F4E1" w14:textId="457F2123" w:rsidR="00E617CC" w:rsidRPr="004B7BB1" w:rsidRDefault="00E617CC" w:rsidP="00E617CC">
      <w:pPr>
        <w:rPr>
          <w:rFonts w:asciiTheme="majorHAnsi" w:eastAsiaTheme="majorEastAsia" w:hAnsiTheme="majorHAnsi" w:cstheme="minorHAnsi"/>
          <w:color w:val="365F91" w:themeColor="accent1" w:themeShade="BF"/>
        </w:rPr>
      </w:pPr>
      <w:r w:rsidRPr="004B7BB1">
        <w:rPr>
          <w:rFonts w:asciiTheme="majorHAnsi" w:eastAsiaTheme="majorEastAsia" w:hAnsiTheme="majorHAnsi" w:cstheme="minorHAnsi"/>
          <w:color w:val="365F91" w:themeColor="accent1" w:themeShade="BF"/>
        </w:rPr>
        <w:lastRenderedPageBreak/>
        <w:t xml:space="preserve">Analysis </w:t>
      </w:r>
      <w:commentRangeStart w:id="176"/>
      <w:commentRangeStart w:id="177"/>
      <w:r w:rsidRPr="004B7BB1">
        <w:rPr>
          <w:rFonts w:asciiTheme="majorHAnsi" w:eastAsiaTheme="majorEastAsia" w:hAnsiTheme="majorHAnsi" w:cstheme="minorHAnsi"/>
          <w:color w:val="365F91" w:themeColor="accent1" w:themeShade="BF"/>
        </w:rPr>
        <w:t>Reports</w:t>
      </w:r>
      <w:commentRangeEnd w:id="176"/>
      <w:r w:rsidR="002D65B2" w:rsidRPr="004B7BB1">
        <w:rPr>
          <w:rStyle w:val="CommentReference"/>
          <w:rFonts w:asciiTheme="majorHAnsi" w:eastAsiaTheme="majorEastAsia" w:hAnsiTheme="majorHAnsi" w:cstheme="minorHAnsi"/>
          <w:color w:val="365F91" w:themeColor="accent1" w:themeShade="BF"/>
          <w:sz w:val="22"/>
          <w:szCs w:val="20"/>
        </w:rPr>
        <w:commentReference w:id="176"/>
      </w:r>
      <w:commentRangeEnd w:id="177"/>
      <w:r w:rsidR="006F22C3" w:rsidRPr="004B7BB1">
        <w:rPr>
          <w:rStyle w:val="CommentReference"/>
          <w:rFonts w:asciiTheme="majorHAnsi" w:eastAsiaTheme="majorEastAsia" w:hAnsiTheme="majorHAnsi" w:cstheme="minorHAnsi"/>
          <w:color w:val="365F91" w:themeColor="accent1" w:themeShade="BF"/>
          <w:sz w:val="22"/>
          <w:szCs w:val="20"/>
        </w:rPr>
        <w:commentReference w:id="177"/>
      </w:r>
      <w:r w:rsidRPr="004B7BB1">
        <w:rPr>
          <w:rFonts w:asciiTheme="majorHAnsi" w:eastAsiaTheme="majorEastAsia" w:hAnsiTheme="majorHAnsi" w:cstheme="minorHAnsi"/>
          <w:color w:val="365F91" w:themeColor="accent1" w:themeShade="BF"/>
        </w:rPr>
        <w:t> </w:t>
      </w:r>
    </w:p>
    <w:p w14:paraId="74188A01" w14:textId="10A71AE6" w:rsidR="00E617CC" w:rsidRPr="000B3F2C" w:rsidRDefault="00E617CC" w:rsidP="006C1087">
      <w:pPr>
        <w:rPr>
          <w:rStyle w:val="normaltextrun"/>
          <w:rFonts w:ascii="Calibri" w:hAnsi="Calibri" w:cs="Calibri"/>
          <w:b/>
          <w:sz w:val="24"/>
          <w:szCs w:val="24"/>
          <w:shd w:val="clear" w:color="auto" w:fill="FFFFFF"/>
        </w:rPr>
      </w:pPr>
      <w:bookmarkStart w:id="179" w:name="_Toc98410985"/>
      <w:bookmarkStart w:id="180" w:name="_Toc1977395257"/>
      <w:bookmarkStart w:id="181" w:name="_Toc300703805"/>
      <w:bookmarkStart w:id="182" w:name="_Toc1189190017"/>
      <w:bookmarkStart w:id="183" w:name="_Toc332393236"/>
      <w:r w:rsidRPr="004B7BB1">
        <w:rPr>
          <w:rStyle w:val="normaltextrun"/>
          <w:rFonts w:ascii="Calibri" w:hAnsi="Calibri" w:cs="Calibri"/>
          <w:b/>
          <w:sz w:val="24"/>
          <w:szCs w:val="24"/>
          <w:shd w:val="clear" w:color="auto" w:fill="FFFFFF"/>
        </w:rPr>
        <w:t>Line List</w:t>
      </w:r>
      <w:bookmarkEnd w:id="179"/>
      <w:bookmarkEnd w:id="180"/>
      <w:r w:rsidR="00277AD4" w:rsidRPr="002D1C5C">
        <w:rPr>
          <w:rStyle w:val="normaltextrun"/>
          <w:rFonts w:ascii="Calibri" w:hAnsi="Calibri" w:cs="Calibri"/>
          <w:b/>
          <w:sz w:val="24"/>
          <w:szCs w:val="24"/>
          <w:shd w:val="clear" w:color="auto" w:fill="FFFFFF"/>
        </w:rPr>
        <w:t>:</w:t>
      </w:r>
    </w:p>
    <w:p w14:paraId="6C73462A" w14:textId="1435FEFA" w:rsidR="00E617CC" w:rsidRDefault="00E617CC" w:rsidP="00E617CC">
      <w:r>
        <w:t xml:space="preserve">The line list provides a detailed patient-level review of all module events, including information of NHSN’s assignment of </w:t>
      </w:r>
      <w:r w:rsidR="00DD60CA">
        <w:t xml:space="preserve">Bacteremia </w:t>
      </w:r>
      <w:r w:rsidR="003A0B8B">
        <w:t xml:space="preserve">&amp; </w:t>
      </w:r>
      <w:r w:rsidR="00DD60CA">
        <w:t>Fungemia</w:t>
      </w:r>
      <w:r>
        <w:t xml:space="preserve"> events.</w:t>
      </w:r>
    </w:p>
    <w:p w14:paraId="1D57B890" w14:textId="77777777" w:rsidR="00E617CC" w:rsidRPr="00D32F61" w:rsidRDefault="00E617CC" w:rsidP="00E617CC"/>
    <w:p w14:paraId="6616B4D9" w14:textId="7D76D2A6" w:rsidR="00DF1B11" w:rsidRPr="000B3F2C" w:rsidRDefault="00DF1B11" w:rsidP="00DF1B11">
      <w:pPr>
        <w:rPr>
          <w:rStyle w:val="normaltextrun"/>
          <w:rFonts w:ascii="Calibri" w:hAnsi="Calibri" w:cs="Calibri"/>
          <w:b/>
          <w:bCs/>
          <w:sz w:val="24"/>
          <w:szCs w:val="24"/>
          <w:shd w:val="clear" w:color="auto" w:fill="FFFFFF"/>
        </w:rPr>
      </w:pPr>
      <w:bookmarkStart w:id="184" w:name="_Toc98410987"/>
      <w:bookmarkStart w:id="185" w:name="_Toc713529668"/>
      <w:bookmarkEnd w:id="181"/>
      <w:bookmarkEnd w:id="182"/>
      <w:bookmarkEnd w:id="183"/>
      <w:commentRangeStart w:id="186"/>
      <w:commentRangeStart w:id="187"/>
      <w:r w:rsidRPr="000B3F2C">
        <w:rPr>
          <w:rStyle w:val="normaltextrun"/>
          <w:rFonts w:ascii="Calibri" w:hAnsi="Calibri" w:cs="Calibri"/>
          <w:b/>
          <w:bCs/>
          <w:sz w:val="24"/>
          <w:szCs w:val="24"/>
          <w:shd w:val="clear" w:color="auto" w:fill="FFFFFF"/>
        </w:rPr>
        <w:t>Rate Tables</w:t>
      </w:r>
      <w:bookmarkEnd w:id="184"/>
      <w:bookmarkEnd w:id="185"/>
      <w:r w:rsidRPr="000B3F2C">
        <w:rPr>
          <w:rStyle w:val="normaltextrun"/>
          <w:rFonts w:ascii="Calibri" w:hAnsi="Calibri" w:cs="Calibri"/>
          <w:b/>
          <w:sz w:val="24"/>
          <w:szCs w:val="24"/>
        </w:rPr>
        <w:t>:</w:t>
      </w:r>
      <w:commentRangeEnd w:id="186"/>
      <w:r w:rsidRPr="000B3F2C">
        <w:rPr>
          <w:rStyle w:val="CommentReference"/>
          <w:rFonts w:ascii="Calibri" w:hAnsi="Calibri" w:cs="Calibri"/>
          <w:b/>
          <w:bCs/>
          <w:sz w:val="24"/>
          <w:szCs w:val="24"/>
          <w:shd w:val="clear" w:color="auto" w:fill="FFFFFF"/>
        </w:rPr>
        <w:commentReference w:id="186"/>
      </w:r>
      <w:commentRangeEnd w:id="187"/>
      <w:r w:rsidRPr="000B3F2C">
        <w:rPr>
          <w:rStyle w:val="CommentReference"/>
          <w:rFonts w:ascii="Calibri" w:hAnsi="Calibri" w:cs="Calibri"/>
          <w:b/>
          <w:bCs/>
          <w:sz w:val="24"/>
          <w:szCs w:val="24"/>
          <w:shd w:val="clear" w:color="auto" w:fill="FFFFFF"/>
        </w:rPr>
        <w:commentReference w:id="187"/>
      </w:r>
    </w:p>
    <w:p w14:paraId="5F09B8F9" w14:textId="0D715057" w:rsidR="007B0A58" w:rsidRPr="00511A02" w:rsidRDefault="00E617CC" w:rsidP="6D0EF579">
      <w:pPr>
        <w:pStyle w:val="paragraph"/>
        <w:spacing w:before="0" w:beforeAutospacing="0" w:after="0" w:afterAutospacing="0"/>
        <w:textAlignment w:val="baseline"/>
        <w:rPr>
          <w:rFonts w:ascii="Calibri" w:eastAsiaTheme="majorEastAsia" w:hAnsi="Calibri" w:cs="Calibri"/>
          <w:sz w:val="22"/>
          <w:szCs w:val="22"/>
        </w:rPr>
      </w:pPr>
      <w:r w:rsidRPr="6D0EF579">
        <w:rPr>
          <w:rStyle w:val="normaltextrun"/>
          <w:rFonts w:ascii="Calibri" w:eastAsiaTheme="majorEastAsia" w:hAnsi="Calibri" w:cs="Calibri"/>
          <w:sz w:val="22"/>
          <w:szCs w:val="22"/>
        </w:rPr>
        <w:t xml:space="preserve">Rate tables are available </w:t>
      </w:r>
      <w:r w:rsidRPr="003A0B8B">
        <w:rPr>
          <w:rStyle w:val="normaltextrun"/>
          <w:rFonts w:asciiTheme="minorHAnsi" w:eastAsiaTheme="majorEastAsia" w:hAnsiTheme="minorHAnsi" w:cstheme="minorHAnsi"/>
          <w:sz w:val="22"/>
          <w:szCs w:val="22"/>
        </w:rPr>
        <w:t xml:space="preserve">within the </w:t>
      </w:r>
      <w:r w:rsidR="003A0B8B" w:rsidRPr="003A0B8B">
        <w:rPr>
          <w:rFonts w:asciiTheme="minorHAnsi" w:hAnsiTheme="minorHAnsi" w:cstheme="minorHAnsi"/>
          <w:sz w:val="22"/>
          <w:szCs w:val="22"/>
        </w:rPr>
        <w:t xml:space="preserve">Bacteremia &amp; Fungemia Surveillance </w:t>
      </w:r>
      <w:r w:rsidR="6D0EF579" w:rsidRPr="003A0B8B">
        <w:rPr>
          <w:rStyle w:val="normaltextrun"/>
          <w:rFonts w:asciiTheme="minorHAnsi" w:eastAsiaTheme="majorEastAsia" w:hAnsiTheme="minorHAnsi" w:cstheme="minorHAnsi"/>
          <w:sz w:val="22"/>
          <w:szCs w:val="22"/>
        </w:rPr>
        <w:t>Module</w:t>
      </w:r>
      <w:r w:rsidRPr="003A0B8B">
        <w:rPr>
          <w:rStyle w:val="normaltextrun"/>
          <w:rFonts w:asciiTheme="minorHAnsi" w:eastAsiaTheme="majorEastAsia" w:hAnsiTheme="minorHAnsi" w:cstheme="minorHAnsi"/>
          <w:sz w:val="22"/>
          <w:szCs w:val="22"/>
        </w:rPr>
        <w:t>. Rate</w:t>
      </w:r>
      <w:r w:rsidRPr="6D0EF579">
        <w:rPr>
          <w:rStyle w:val="normaltextrun"/>
          <w:rFonts w:ascii="Calibri" w:eastAsiaTheme="majorEastAsia" w:hAnsi="Calibri" w:cs="Calibri"/>
          <w:sz w:val="22"/>
          <w:szCs w:val="22"/>
        </w:rPr>
        <w:t xml:space="preserve"> tables provide measures of incidence and prevalence, and can be generated by </w:t>
      </w:r>
      <w:r w:rsidR="0006788C">
        <w:rPr>
          <w:rStyle w:val="normaltextrun"/>
          <w:rFonts w:ascii="Calibri" w:eastAsiaTheme="majorEastAsia" w:hAnsi="Calibri" w:cs="Calibri"/>
          <w:sz w:val="22"/>
          <w:szCs w:val="22"/>
        </w:rPr>
        <w:t xml:space="preserve">calendar </w:t>
      </w:r>
      <w:r w:rsidRPr="6D0EF579">
        <w:rPr>
          <w:rStyle w:val="normaltextrun"/>
          <w:rFonts w:ascii="Calibri" w:eastAsiaTheme="majorEastAsia" w:hAnsi="Calibri" w:cs="Calibri"/>
          <w:sz w:val="22"/>
          <w:szCs w:val="22"/>
        </w:rPr>
        <w:t xml:space="preserve">month, quarter, half-year, or year. Rates will automatically be generated for each unit, and </w:t>
      </w:r>
      <w:r w:rsidR="009E2EBD" w:rsidRPr="6D0EF579">
        <w:rPr>
          <w:rStyle w:val="normaltextrun"/>
          <w:rFonts w:ascii="Calibri" w:eastAsiaTheme="majorEastAsia" w:hAnsi="Calibri" w:cs="Calibri"/>
          <w:sz w:val="22"/>
          <w:szCs w:val="22"/>
        </w:rPr>
        <w:t>facility wide</w:t>
      </w:r>
      <w:r w:rsidRPr="6D0EF579">
        <w:rPr>
          <w:rStyle w:val="normaltextrun"/>
          <w:rFonts w:ascii="Calibri" w:eastAsiaTheme="majorEastAsia" w:hAnsi="Calibri" w:cs="Calibri"/>
          <w:sz w:val="22"/>
          <w:szCs w:val="22"/>
        </w:rPr>
        <w:t>.</w:t>
      </w:r>
      <w:r w:rsidR="00646C41">
        <w:rPr>
          <w:rStyle w:val="normaltextrun"/>
          <w:rFonts w:ascii="Calibri" w:eastAsiaTheme="majorEastAsia" w:hAnsi="Calibri" w:cs="Calibri"/>
          <w:sz w:val="22"/>
          <w:szCs w:val="22"/>
        </w:rPr>
        <w:t xml:space="preserve"> </w:t>
      </w:r>
      <w:r w:rsidR="00611D7B">
        <w:rPr>
          <w:rFonts w:ascii="Calibri" w:hAnsi="Calibri" w:cs="Calibri"/>
          <w:sz w:val="22"/>
          <w:szCs w:val="22"/>
        </w:rPr>
        <w:t>Numerators and denominators are tallied on the month that they occur and not based on the date of admission.</w:t>
      </w:r>
    </w:p>
    <w:p w14:paraId="1E88BF49" w14:textId="77777777" w:rsidR="00DF6502" w:rsidRDefault="00DF6502" w:rsidP="00DF1B11">
      <w:pPr>
        <w:pStyle w:val="paragraph"/>
        <w:spacing w:before="0" w:beforeAutospacing="0" w:after="0" w:afterAutospacing="0"/>
        <w:textAlignment w:val="baseline"/>
        <w:rPr>
          <w:rStyle w:val="eop"/>
          <w:rFonts w:ascii="Calibri" w:eastAsiaTheme="minorEastAsia" w:hAnsi="Calibri" w:cs="Calibri"/>
          <w:sz w:val="22"/>
          <w:szCs w:val="22"/>
        </w:rPr>
      </w:pPr>
    </w:p>
    <w:p w14:paraId="47F58887" w14:textId="5BBDE1B5" w:rsidR="00B123A3" w:rsidRDefault="00EA1095" w:rsidP="00DF1B11">
      <w:pPr>
        <w:pStyle w:val="paragraph"/>
        <w:spacing w:before="0" w:beforeAutospacing="0" w:after="0" w:afterAutospacing="0"/>
        <w:textAlignment w:val="baseline"/>
        <w:rPr>
          <w:rStyle w:val="eop"/>
          <w:rFonts w:ascii="Calibri" w:eastAsiaTheme="minorEastAsia" w:hAnsi="Calibri" w:cs="Calibri"/>
          <w:sz w:val="22"/>
          <w:szCs w:val="22"/>
        </w:rPr>
      </w:pPr>
      <w:r>
        <w:rPr>
          <w:rStyle w:val="eop"/>
          <w:rFonts w:ascii="Calibri" w:eastAsiaTheme="minorEastAsia" w:hAnsi="Calibri" w:cs="Calibri"/>
          <w:sz w:val="22"/>
          <w:szCs w:val="22"/>
        </w:rPr>
        <w:t>Each metric can be stratified by</w:t>
      </w:r>
      <w:r w:rsidR="007A5A2E">
        <w:rPr>
          <w:rStyle w:val="eop"/>
          <w:rFonts w:ascii="Calibri" w:eastAsiaTheme="minorEastAsia" w:hAnsi="Calibri" w:cs="Calibri"/>
          <w:sz w:val="22"/>
          <w:szCs w:val="22"/>
        </w:rPr>
        <w:t xml:space="preserve"> </w:t>
      </w:r>
      <w:r w:rsidR="00F06CB2">
        <w:rPr>
          <w:rStyle w:val="eop"/>
          <w:rFonts w:ascii="Calibri" w:eastAsiaTheme="minorEastAsia" w:hAnsi="Calibri" w:cs="Calibri"/>
          <w:sz w:val="22"/>
          <w:szCs w:val="22"/>
        </w:rPr>
        <w:t>location and</w:t>
      </w:r>
      <w:r w:rsidR="001E2379">
        <w:rPr>
          <w:rStyle w:val="eop"/>
          <w:rFonts w:ascii="Calibri" w:eastAsiaTheme="minorEastAsia" w:hAnsi="Calibri" w:cs="Calibri"/>
          <w:sz w:val="22"/>
          <w:szCs w:val="22"/>
        </w:rPr>
        <w:t xml:space="preserve"> age group</w:t>
      </w:r>
      <w:r w:rsidR="00FE4932">
        <w:rPr>
          <w:rStyle w:val="eop"/>
          <w:rFonts w:ascii="Calibri" w:eastAsiaTheme="minorEastAsia" w:hAnsi="Calibri" w:cs="Calibri"/>
          <w:sz w:val="22"/>
          <w:szCs w:val="22"/>
        </w:rPr>
        <w:t xml:space="preserve"> (Adult and Pediatric).</w:t>
      </w:r>
    </w:p>
    <w:p w14:paraId="16E27F25" w14:textId="77777777" w:rsidR="00B1763B" w:rsidRDefault="00B1763B" w:rsidP="00DF1B11">
      <w:pPr>
        <w:pStyle w:val="paragraph"/>
        <w:spacing w:before="0" w:beforeAutospacing="0" w:after="0" w:afterAutospacing="0"/>
        <w:textAlignment w:val="baseline"/>
        <w:rPr>
          <w:rStyle w:val="eop"/>
          <w:rFonts w:ascii="Calibri" w:eastAsiaTheme="minorEastAsia" w:hAnsi="Calibri" w:cs="Calibri"/>
          <w:sz w:val="22"/>
          <w:szCs w:val="22"/>
        </w:rPr>
      </w:pPr>
    </w:p>
    <w:tbl>
      <w:tblPr>
        <w:tblStyle w:val="TableGrid"/>
        <w:tblW w:w="9715" w:type="dxa"/>
        <w:tblLook w:val="04A0" w:firstRow="1" w:lastRow="0" w:firstColumn="1" w:lastColumn="0" w:noHBand="0" w:noVBand="1"/>
      </w:tblPr>
      <w:tblGrid>
        <w:gridCol w:w="1795"/>
        <w:gridCol w:w="2610"/>
        <w:gridCol w:w="1710"/>
        <w:gridCol w:w="3600"/>
      </w:tblGrid>
      <w:tr w:rsidR="00AA5CFE" w14:paraId="45B166B4" w14:textId="3557B79D" w:rsidTr="2D2AD371">
        <w:trPr>
          <w:trHeight w:val="350"/>
        </w:trPr>
        <w:tc>
          <w:tcPr>
            <w:tcW w:w="1795" w:type="dxa"/>
          </w:tcPr>
          <w:p w14:paraId="07959180" w14:textId="175ADDCA" w:rsidR="00AA5CFE" w:rsidRDefault="00AA5CFE" w:rsidP="00B1763B">
            <w:pPr>
              <w:spacing w:after="160"/>
              <w:rPr>
                <w:rFonts w:ascii="Calibri" w:hAnsi="Calibri"/>
              </w:rPr>
            </w:pPr>
          </w:p>
        </w:tc>
        <w:tc>
          <w:tcPr>
            <w:tcW w:w="2610" w:type="dxa"/>
          </w:tcPr>
          <w:p w14:paraId="0FFB94F9" w14:textId="0AE775DE" w:rsidR="00AA5CFE" w:rsidRDefault="00AA5CFE" w:rsidP="00B1763B">
            <w:pPr>
              <w:spacing w:after="160"/>
              <w:rPr>
                <w:rFonts w:ascii="Calibri" w:hAnsi="Calibri"/>
              </w:rPr>
            </w:pPr>
          </w:p>
        </w:tc>
        <w:tc>
          <w:tcPr>
            <w:tcW w:w="1710" w:type="dxa"/>
          </w:tcPr>
          <w:p w14:paraId="418ED425" w14:textId="77A3F96D" w:rsidR="00AA5CFE" w:rsidRPr="00413E97" w:rsidRDefault="00AA5CFE" w:rsidP="00B1763B">
            <w:pPr>
              <w:spacing w:after="160"/>
              <w:rPr>
                <w:rFonts w:ascii="Calibri" w:hAnsi="Calibri"/>
                <w:b/>
                <w:bCs/>
              </w:rPr>
            </w:pPr>
          </w:p>
        </w:tc>
        <w:tc>
          <w:tcPr>
            <w:tcW w:w="3600" w:type="dxa"/>
          </w:tcPr>
          <w:p w14:paraId="1F6D786B" w14:textId="2A97E8F3" w:rsidR="00AA5CFE" w:rsidRDefault="00AA5CFE" w:rsidP="00B1763B">
            <w:pPr>
              <w:spacing w:after="160"/>
              <w:rPr>
                <w:rFonts w:ascii="Calibri" w:hAnsi="Calibri"/>
              </w:rPr>
            </w:pPr>
          </w:p>
        </w:tc>
      </w:tr>
      <w:tr w:rsidR="005B77C7" w14:paraId="53D46F7A" w14:textId="3D2C6922" w:rsidTr="2D2AD371">
        <w:tc>
          <w:tcPr>
            <w:tcW w:w="1795" w:type="dxa"/>
          </w:tcPr>
          <w:p w14:paraId="41BDEC52" w14:textId="248A2FC6" w:rsidR="00AA5CFE" w:rsidRDefault="00AA5CFE" w:rsidP="00B1763B">
            <w:pPr>
              <w:spacing w:after="160"/>
              <w:rPr>
                <w:rFonts w:ascii="Calibri" w:hAnsi="Calibri"/>
              </w:rPr>
            </w:pPr>
          </w:p>
        </w:tc>
        <w:tc>
          <w:tcPr>
            <w:tcW w:w="2610" w:type="dxa"/>
          </w:tcPr>
          <w:p w14:paraId="2E1FD2F7" w14:textId="50988F64" w:rsidR="00AA5CFE" w:rsidRPr="00EA1095" w:rsidRDefault="00AA5CFE" w:rsidP="00EA1095">
            <w:pPr>
              <w:spacing w:after="160" w:line="240" w:lineRule="auto"/>
              <w:rPr>
                <w:rFonts w:ascii="Calibri" w:hAnsi="Calibri"/>
              </w:rPr>
            </w:pPr>
          </w:p>
        </w:tc>
        <w:tc>
          <w:tcPr>
            <w:tcW w:w="1710" w:type="dxa"/>
          </w:tcPr>
          <w:p w14:paraId="15ED2B05" w14:textId="00B3D195" w:rsidR="00AA5CFE" w:rsidRPr="007367B1" w:rsidRDefault="00AA5CFE" w:rsidP="00B1763B">
            <w:pPr>
              <w:spacing w:after="160"/>
              <w:rPr>
                <w:rFonts w:ascii="Arial" w:hAnsi="Arial" w:cs="Arial"/>
                <w:b/>
                <w:bCs/>
              </w:rPr>
            </w:pPr>
          </w:p>
        </w:tc>
        <w:tc>
          <w:tcPr>
            <w:tcW w:w="3600" w:type="dxa"/>
          </w:tcPr>
          <w:p w14:paraId="469817C3" w14:textId="3F47BE0D" w:rsidR="00AA5CFE" w:rsidRPr="6C3CEE78" w:rsidRDefault="00AA5CFE" w:rsidP="00B1763B">
            <w:pPr>
              <w:spacing w:after="160"/>
              <w:rPr>
                <w:rFonts w:ascii="Calibri" w:hAnsi="Calibri"/>
              </w:rPr>
            </w:pPr>
          </w:p>
        </w:tc>
      </w:tr>
      <w:tr w:rsidR="005B77C7" w14:paraId="7D6B8CD7" w14:textId="5FD61281" w:rsidTr="2D2AD371">
        <w:tc>
          <w:tcPr>
            <w:tcW w:w="1795" w:type="dxa"/>
          </w:tcPr>
          <w:p w14:paraId="17C57AC8" w14:textId="461DC48C" w:rsidR="00AA5CFE" w:rsidRDefault="00AA5CFE" w:rsidP="00B1763B">
            <w:pPr>
              <w:spacing w:after="160"/>
              <w:rPr>
                <w:rFonts w:ascii="Calibri" w:hAnsi="Calibri"/>
              </w:rPr>
            </w:pPr>
          </w:p>
        </w:tc>
        <w:tc>
          <w:tcPr>
            <w:tcW w:w="2610" w:type="dxa"/>
          </w:tcPr>
          <w:p w14:paraId="0E040DDF" w14:textId="380DF71E" w:rsidR="00AA5CFE" w:rsidRPr="00EA1095" w:rsidRDefault="00AA5CFE" w:rsidP="00EA1095">
            <w:pPr>
              <w:spacing w:after="160" w:line="240" w:lineRule="auto"/>
              <w:rPr>
                <w:b/>
                <w:bCs/>
              </w:rPr>
            </w:pPr>
          </w:p>
        </w:tc>
        <w:tc>
          <w:tcPr>
            <w:tcW w:w="1710" w:type="dxa"/>
          </w:tcPr>
          <w:p w14:paraId="4C94D4DD" w14:textId="78F1739B" w:rsidR="00AA5CFE" w:rsidRPr="00FA69D8" w:rsidRDefault="00AA5CFE" w:rsidP="00B1763B">
            <w:pPr>
              <w:spacing w:after="160"/>
              <w:rPr>
                <w:rFonts w:ascii="Arial" w:hAnsi="Arial" w:cs="Arial"/>
                <w:b/>
              </w:rPr>
            </w:pPr>
          </w:p>
        </w:tc>
        <w:tc>
          <w:tcPr>
            <w:tcW w:w="3600" w:type="dxa"/>
          </w:tcPr>
          <w:p w14:paraId="04B70C9D" w14:textId="6961603E" w:rsidR="00AA5CFE" w:rsidRPr="005E6F23" w:rsidRDefault="00AA5CFE" w:rsidP="00B1763B">
            <w:pPr>
              <w:spacing w:after="160"/>
              <w:rPr>
                <w:rFonts w:ascii="Calibri" w:hAnsi="Calibri"/>
              </w:rPr>
            </w:pPr>
          </w:p>
        </w:tc>
      </w:tr>
      <w:tr w:rsidR="005B77C7" w14:paraId="6CDA2E7B" w14:textId="4197297A" w:rsidTr="2D2AD371">
        <w:tc>
          <w:tcPr>
            <w:tcW w:w="1795" w:type="dxa"/>
            <w:vMerge w:val="restart"/>
          </w:tcPr>
          <w:p w14:paraId="220721F2" w14:textId="71017BA2" w:rsidR="00AA5CFE" w:rsidRDefault="00AA5CFE" w:rsidP="00B1763B">
            <w:pPr>
              <w:spacing w:after="160"/>
              <w:rPr>
                <w:rFonts w:ascii="Calibri" w:hAnsi="Calibri"/>
              </w:rPr>
            </w:pPr>
          </w:p>
        </w:tc>
        <w:tc>
          <w:tcPr>
            <w:tcW w:w="2610" w:type="dxa"/>
          </w:tcPr>
          <w:p w14:paraId="06AE14EA" w14:textId="46F3E6F8" w:rsidR="00AA5CFE" w:rsidRPr="00EA1095" w:rsidRDefault="00AA5CFE" w:rsidP="00EA1095">
            <w:pPr>
              <w:spacing w:after="160" w:line="240" w:lineRule="auto"/>
              <w:rPr>
                <w:rFonts w:ascii="Calibri" w:eastAsiaTheme="majorEastAsia" w:hAnsi="Calibri" w:cs="Calibri"/>
                <w:b/>
                <w:bCs/>
                <w:szCs w:val="22"/>
              </w:rPr>
            </w:pPr>
          </w:p>
        </w:tc>
        <w:tc>
          <w:tcPr>
            <w:tcW w:w="1710" w:type="dxa"/>
          </w:tcPr>
          <w:p w14:paraId="5F64F9DF" w14:textId="5D6CB8E8" w:rsidR="00AA5CFE" w:rsidRDefault="00AA5CFE" w:rsidP="00B1763B">
            <w:pPr>
              <w:pStyle w:val="paragraph"/>
              <w:spacing w:before="0" w:beforeAutospacing="0" w:after="0" w:afterAutospacing="0"/>
              <w:textAlignment w:val="baseline"/>
              <w:rPr>
                <w:rStyle w:val="normaltextrun"/>
                <w:rFonts w:ascii="Calibri" w:eastAsiaTheme="majorEastAsia" w:hAnsi="Calibri" w:cs="Calibri"/>
                <w:sz w:val="22"/>
                <w:szCs w:val="22"/>
              </w:rPr>
            </w:pPr>
          </w:p>
        </w:tc>
        <w:tc>
          <w:tcPr>
            <w:tcW w:w="3600" w:type="dxa"/>
          </w:tcPr>
          <w:p w14:paraId="144D198F" w14:textId="77777777" w:rsidR="00AA5CFE" w:rsidRDefault="00AA5CFE" w:rsidP="00B1763B">
            <w:pPr>
              <w:spacing w:after="160"/>
              <w:rPr>
                <w:rFonts w:ascii="Calibri" w:hAnsi="Calibri"/>
              </w:rPr>
            </w:pPr>
          </w:p>
        </w:tc>
      </w:tr>
      <w:tr w:rsidR="005B77C7" w14:paraId="21F12C4D" w14:textId="149F3C79" w:rsidTr="2D2AD371">
        <w:tc>
          <w:tcPr>
            <w:tcW w:w="1795" w:type="dxa"/>
            <w:vMerge/>
          </w:tcPr>
          <w:p w14:paraId="093612FB" w14:textId="77777777" w:rsidR="00AA5CFE" w:rsidRDefault="00AA5CFE" w:rsidP="00B1763B">
            <w:pPr>
              <w:spacing w:after="160"/>
              <w:rPr>
                <w:rFonts w:ascii="Calibri" w:hAnsi="Calibri"/>
              </w:rPr>
            </w:pPr>
          </w:p>
        </w:tc>
        <w:tc>
          <w:tcPr>
            <w:tcW w:w="2610" w:type="dxa"/>
          </w:tcPr>
          <w:p w14:paraId="7A82E90B" w14:textId="75498099" w:rsidR="00AA5CFE" w:rsidRPr="00EA1095" w:rsidRDefault="00AA5CFE" w:rsidP="00EA1095">
            <w:pPr>
              <w:spacing w:after="160" w:line="240" w:lineRule="auto"/>
              <w:rPr>
                <w:rFonts w:ascii="Calibri" w:hAnsi="Calibri" w:cs="Calibri"/>
                <w:b/>
                <w:bCs/>
                <w:szCs w:val="22"/>
              </w:rPr>
            </w:pPr>
          </w:p>
        </w:tc>
        <w:tc>
          <w:tcPr>
            <w:tcW w:w="1710" w:type="dxa"/>
          </w:tcPr>
          <w:p w14:paraId="0B333E3D" w14:textId="054D6544" w:rsidR="00AA5CFE" w:rsidRDefault="00AA5CFE" w:rsidP="00B1763B">
            <w:pPr>
              <w:spacing w:after="160"/>
              <w:rPr>
                <w:rFonts w:ascii="Calibri" w:hAnsi="Calibri" w:cs="Calibri"/>
                <w:szCs w:val="22"/>
              </w:rPr>
            </w:pPr>
          </w:p>
        </w:tc>
        <w:tc>
          <w:tcPr>
            <w:tcW w:w="3600" w:type="dxa"/>
          </w:tcPr>
          <w:p w14:paraId="141C6F94" w14:textId="2282DA27" w:rsidR="00AA5CFE" w:rsidRDefault="00AA5CFE" w:rsidP="00B1763B">
            <w:pPr>
              <w:spacing w:after="160"/>
              <w:rPr>
                <w:rFonts w:ascii="Calibri" w:hAnsi="Calibri"/>
              </w:rPr>
            </w:pPr>
          </w:p>
        </w:tc>
      </w:tr>
      <w:tr w:rsidR="00C24891" w14:paraId="7694367C" w14:textId="77777777" w:rsidTr="2D2AD371">
        <w:tc>
          <w:tcPr>
            <w:tcW w:w="1795" w:type="dxa"/>
          </w:tcPr>
          <w:p w14:paraId="330CC82A" w14:textId="0204D595" w:rsidR="00C24891" w:rsidRDefault="00C24891" w:rsidP="00B1763B">
            <w:pPr>
              <w:spacing w:after="160"/>
              <w:rPr>
                <w:rFonts w:ascii="Calibri" w:hAnsi="Calibri"/>
              </w:rPr>
            </w:pPr>
          </w:p>
        </w:tc>
        <w:tc>
          <w:tcPr>
            <w:tcW w:w="2610" w:type="dxa"/>
          </w:tcPr>
          <w:p w14:paraId="0C67C7B5" w14:textId="77777777" w:rsidR="00C24891" w:rsidRPr="00905C3B" w:rsidRDefault="00C24891" w:rsidP="00EA1095">
            <w:pPr>
              <w:spacing w:after="160" w:line="240" w:lineRule="auto"/>
              <w:rPr>
                <w:rFonts w:ascii="Calibri" w:hAnsi="Calibri" w:cs="Calibri"/>
                <w:b/>
                <w:bCs/>
                <w:szCs w:val="22"/>
              </w:rPr>
            </w:pPr>
          </w:p>
        </w:tc>
        <w:tc>
          <w:tcPr>
            <w:tcW w:w="1710" w:type="dxa"/>
          </w:tcPr>
          <w:p w14:paraId="04651312" w14:textId="77777777" w:rsidR="00C24891" w:rsidRDefault="00C24891" w:rsidP="00B1763B">
            <w:pPr>
              <w:spacing w:after="160"/>
              <w:rPr>
                <w:rFonts w:ascii="Calibri" w:hAnsi="Calibri" w:cs="Calibri"/>
                <w:szCs w:val="22"/>
              </w:rPr>
            </w:pPr>
          </w:p>
        </w:tc>
        <w:tc>
          <w:tcPr>
            <w:tcW w:w="3600" w:type="dxa"/>
          </w:tcPr>
          <w:p w14:paraId="34994260" w14:textId="77777777" w:rsidR="00C24891" w:rsidRPr="7F12B8B1" w:rsidRDefault="00C24891" w:rsidP="00B1763B">
            <w:pPr>
              <w:spacing w:after="160"/>
              <w:rPr>
                <w:rFonts w:ascii="Calibri" w:hAnsi="Calibri" w:cs="Calibri"/>
              </w:rPr>
            </w:pPr>
          </w:p>
        </w:tc>
      </w:tr>
    </w:tbl>
    <w:p w14:paraId="3397ABCC" w14:textId="6E00AEFC" w:rsidR="0054474D" w:rsidRDefault="0054474D" w:rsidP="00E617CC">
      <w:pPr>
        <w:pStyle w:val="paragraph"/>
        <w:spacing w:before="0" w:beforeAutospacing="0" w:after="0" w:afterAutospacing="0"/>
        <w:textAlignment w:val="baseline"/>
        <w:rPr>
          <w:rStyle w:val="eop"/>
          <w:rFonts w:ascii="Calibri" w:eastAsiaTheme="minorEastAsia" w:hAnsi="Calibri" w:cs="Calibri"/>
          <w:sz w:val="22"/>
          <w:szCs w:val="22"/>
        </w:rPr>
      </w:pPr>
    </w:p>
    <w:p w14:paraId="44E020B8" w14:textId="77777777" w:rsidR="0054474D" w:rsidRDefault="0054474D" w:rsidP="00E617CC">
      <w:pPr>
        <w:pStyle w:val="paragraph"/>
        <w:spacing w:before="0" w:beforeAutospacing="0" w:after="0" w:afterAutospacing="0"/>
        <w:textAlignment w:val="baseline"/>
        <w:rPr>
          <w:rStyle w:val="eop"/>
          <w:rFonts w:ascii="Calibri" w:eastAsiaTheme="minorEastAsia" w:hAnsi="Calibri" w:cs="Calibri"/>
          <w:sz w:val="22"/>
          <w:szCs w:val="22"/>
        </w:rPr>
      </w:pPr>
    </w:p>
    <w:tbl>
      <w:tblPr>
        <w:tblStyle w:val="TableGrid"/>
        <w:tblpPr w:leftFromText="180" w:rightFromText="180" w:vertAnchor="page" w:horzAnchor="margin" w:tblpXSpec="center" w:tblpY="2574"/>
        <w:tblW w:w="10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6"/>
        <w:gridCol w:w="2279"/>
        <w:gridCol w:w="1545"/>
        <w:gridCol w:w="1976"/>
        <w:gridCol w:w="1126"/>
        <w:gridCol w:w="2520"/>
      </w:tblGrid>
      <w:tr w:rsidR="006459C4" w:rsidRPr="003C3505" w14:paraId="4322456C" w14:textId="77777777" w:rsidTr="00CC13D0">
        <w:tc>
          <w:tcPr>
            <w:tcW w:w="2777" w:type="dxa"/>
          </w:tcPr>
          <w:p w14:paraId="7C118352" w14:textId="77777777" w:rsidR="006459C4" w:rsidRPr="003C3505" w:rsidRDefault="006459C4">
            <w:pPr>
              <w:spacing w:after="160"/>
              <w:rPr>
                <w:rFonts w:cstheme="minorHAnsi"/>
                <w:szCs w:val="22"/>
              </w:rPr>
            </w:pPr>
            <w:bookmarkStart w:id="188" w:name="_Hlk93499243"/>
            <w:bookmarkStart w:id="189" w:name="_Toc98410996"/>
            <w:bookmarkStart w:id="190" w:name="_Toc2085996671"/>
            <w:bookmarkStart w:id="191" w:name="_Toc2036755339"/>
            <w:bookmarkStart w:id="192" w:name="_Toc1117709364"/>
            <w:bookmarkStart w:id="193" w:name="_Toc529568803"/>
            <w:bookmarkEnd w:id="188"/>
            <w:commentRangeStart w:id="194"/>
            <w:commentRangeStart w:id="195"/>
            <w:commentRangeStart w:id="196"/>
            <w:commentRangeStart w:id="197"/>
            <w:r w:rsidRPr="003C3505">
              <w:rPr>
                <w:rFonts w:cstheme="minorHAnsi"/>
                <w:b/>
                <w:bCs/>
                <w:szCs w:val="22"/>
              </w:rPr>
              <w:lastRenderedPageBreak/>
              <w:t>Onset</w:t>
            </w:r>
            <w:commentRangeEnd w:id="194"/>
            <w:r w:rsidRPr="003C3505">
              <w:rPr>
                <w:rStyle w:val="CommentReference"/>
                <w:rFonts w:cstheme="minorHAnsi"/>
                <w:b/>
                <w:bCs/>
                <w:sz w:val="22"/>
                <w:szCs w:val="22"/>
              </w:rPr>
              <w:commentReference w:id="194"/>
            </w:r>
            <w:commentRangeEnd w:id="195"/>
            <w:r w:rsidRPr="003C3505">
              <w:rPr>
                <w:rStyle w:val="CommentReference"/>
                <w:rFonts w:cstheme="minorHAnsi"/>
                <w:b/>
                <w:bCs/>
                <w:sz w:val="22"/>
                <w:szCs w:val="22"/>
              </w:rPr>
              <w:commentReference w:id="195"/>
            </w:r>
            <w:commentRangeEnd w:id="196"/>
            <w:r w:rsidRPr="003C3505">
              <w:rPr>
                <w:rStyle w:val="CommentReference"/>
                <w:rFonts w:cstheme="minorHAnsi"/>
                <w:b/>
                <w:bCs/>
                <w:sz w:val="22"/>
                <w:szCs w:val="22"/>
              </w:rPr>
              <w:commentReference w:id="196"/>
            </w:r>
            <w:commentRangeEnd w:id="197"/>
            <w:r w:rsidRPr="003C3505">
              <w:rPr>
                <w:rStyle w:val="CommentReference"/>
                <w:rFonts w:cstheme="minorHAnsi"/>
                <w:b/>
                <w:bCs/>
                <w:sz w:val="22"/>
                <w:szCs w:val="22"/>
              </w:rPr>
              <w:commentReference w:id="197"/>
            </w:r>
            <w:r w:rsidRPr="003C3505">
              <w:rPr>
                <w:rFonts w:cstheme="minorHAnsi"/>
                <w:b/>
                <w:bCs/>
                <w:szCs w:val="22"/>
              </w:rPr>
              <w:t xml:space="preserve"> </w:t>
            </w:r>
          </w:p>
        </w:tc>
        <w:tc>
          <w:tcPr>
            <w:tcW w:w="1440" w:type="dxa"/>
          </w:tcPr>
          <w:p w14:paraId="46E7DBF9" w14:textId="77777777" w:rsidR="006459C4" w:rsidRPr="003C3505" w:rsidRDefault="006459C4">
            <w:pPr>
              <w:spacing w:after="160"/>
              <w:rPr>
                <w:rFonts w:cstheme="minorHAnsi"/>
                <w:szCs w:val="22"/>
              </w:rPr>
            </w:pPr>
            <w:r w:rsidRPr="003C3505">
              <w:rPr>
                <w:rFonts w:cstheme="minorHAnsi"/>
                <w:b/>
                <w:bCs/>
                <w:szCs w:val="22"/>
              </w:rPr>
              <w:t xml:space="preserve">Metric </w:t>
            </w:r>
          </w:p>
        </w:tc>
        <w:tc>
          <w:tcPr>
            <w:tcW w:w="1545" w:type="dxa"/>
          </w:tcPr>
          <w:p w14:paraId="47EEAA9C" w14:textId="77777777" w:rsidR="006459C4" w:rsidRPr="003C3505" w:rsidRDefault="006459C4">
            <w:pPr>
              <w:spacing w:after="160"/>
              <w:rPr>
                <w:rFonts w:cstheme="minorHAnsi"/>
                <w:b/>
                <w:bCs/>
                <w:szCs w:val="22"/>
              </w:rPr>
            </w:pPr>
            <w:r w:rsidRPr="003C3505">
              <w:rPr>
                <w:rFonts w:cstheme="minorHAnsi"/>
                <w:b/>
                <w:bCs/>
                <w:szCs w:val="22"/>
              </w:rPr>
              <w:t>Numerator</w:t>
            </w:r>
          </w:p>
        </w:tc>
        <w:tc>
          <w:tcPr>
            <w:tcW w:w="1469" w:type="dxa"/>
          </w:tcPr>
          <w:p w14:paraId="2A1403A1" w14:textId="77777777" w:rsidR="006459C4" w:rsidRPr="003C3505" w:rsidRDefault="006459C4">
            <w:pPr>
              <w:spacing w:after="160"/>
              <w:rPr>
                <w:rFonts w:cstheme="minorHAnsi"/>
                <w:szCs w:val="22"/>
              </w:rPr>
            </w:pPr>
            <w:r w:rsidRPr="003C3505">
              <w:rPr>
                <w:rFonts w:cstheme="minorHAnsi"/>
                <w:b/>
                <w:bCs/>
                <w:szCs w:val="22"/>
              </w:rPr>
              <w:t xml:space="preserve">Denominator </w:t>
            </w:r>
          </w:p>
        </w:tc>
        <w:tc>
          <w:tcPr>
            <w:tcW w:w="1126" w:type="dxa"/>
          </w:tcPr>
          <w:p w14:paraId="5CDC12F9" w14:textId="77777777" w:rsidR="006459C4" w:rsidRPr="003C3505" w:rsidRDefault="006459C4">
            <w:pPr>
              <w:spacing w:after="160"/>
              <w:rPr>
                <w:rFonts w:cstheme="minorHAnsi"/>
                <w:b/>
                <w:bCs/>
                <w:szCs w:val="22"/>
              </w:rPr>
            </w:pPr>
            <w:r>
              <w:rPr>
                <w:rFonts w:cstheme="minorHAnsi"/>
                <w:b/>
                <w:bCs/>
                <w:szCs w:val="22"/>
              </w:rPr>
              <w:t>M</w:t>
            </w:r>
            <w:r>
              <w:rPr>
                <w:rFonts w:cstheme="minorHAnsi"/>
                <w:b/>
                <w:bCs/>
              </w:rPr>
              <w:t>ultiplier</w:t>
            </w:r>
          </w:p>
        </w:tc>
        <w:tc>
          <w:tcPr>
            <w:tcW w:w="2506" w:type="dxa"/>
          </w:tcPr>
          <w:p w14:paraId="01D0D259" w14:textId="77777777" w:rsidR="006459C4" w:rsidRPr="003C3505" w:rsidRDefault="006459C4">
            <w:pPr>
              <w:spacing w:after="160"/>
              <w:rPr>
                <w:rFonts w:cstheme="minorHAnsi"/>
                <w:b/>
                <w:bCs/>
                <w:szCs w:val="22"/>
              </w:rPr>
            </w:pPr>
            <w:r w:rsidRPr="003C3505">
              <w:rPr>
                <w:rFonts w:cstheme="minorHAnsi"/>
                <w:b/>
                <w:bCs/>
                <w:szCs w:val="22"/>
              </w:rPr>
              <w:t>Notes</w:t>
            </w:r>
          </w:p>
        </w:tc>
      </w:tr>
      <w:tr w:rsidR="006459C4" w:rsidRPr="003C3505" w14:paraId="08FE796E" w14:textId="77777777" w:rsidTr="00CC13D0">
        <w:tc>
          <w:tcPr>
            <w:tcW w:w="2777" w:type="dxa"/>
          </w:tcPr>
          <w:p w14:paraId="14CE16B5" w14:textId="77777777" w:rsidR="006459C4" w:rsidRPr="003C3505" w:rsidRDefault="006459C4">
            <w:pPr>
              <w:spacing w:after="160"/>
              <w:rPr>
                <w:rFonts w:cstheme="minorHAnsi"/>
                <w:szCs w:val="22"/>
              </w:rPr>
            </w:pPr>
            <w:r w:rsidRPr="003C3505">
              <w:rPr>
                <w:rFonts w:cstheme="minorHAnsi"/>
                <w:szCs w:val="22"/>
              </w:rPr>
              <w:t>Outpatient Community Onset</w:t>
            </w:r>
          </w:p>
        </w:tc>
        <w:tc>
          <w:tcPr>
            <w:tcW w:w="1440" w:type="dxa"/>
          </w:tcPr>
          <w:p w14:paraId="4149D966" w14:textId="194E7AA4" w:rsidR="006459C4" w:rsidRPr="003C3505" w:rsidRDefault="006459C4">
            <w:pPr>
              <w:tabs>
                <w:tab w:val="left" w:pos="1300"/>
              </w:tabs>
              <w:spacing w:after="160"/>
              <w:rPr>
                <w:rFonts w:cstheme="minorHAnsi"/>
                <w:szCs w:val="22"/>
              </w:rPr>
            </w:pPr>
            <w:r w:rsidRPr="2D2AD371">
              <w:rPr>
                <w:b/>
                <w:bCs/>
              </w:rPr>
              <w:t xml:space="preserve">O-COB </w:t>
            </w:r>
            <w:r w:rsidR="0066315A">
              <w:rPr>
                <w:b/>
                <w:bCs/>
              </w:rPr>
              <w:t>P</w:t>
            </w:r>
            <w:r w:rsidRPr="2D2AD371">
              <w:rPr>
                <w:b/>
                <w:bCs/>
              </w:rPr>
              <w:t xml:space="preserve">revalence </w:t>
            </w:r>
            <w:r w:rsidR="0066315A">
              <w:rPr>
                <w:b/>
                <w:bCs/>
              </w:rPr>
              <w:t>R</w:t>
            </w:r>
            <w:r w:rsidRPr="2D2AD371">
              <w:rPr>
                <w:b/>
                <w:bCs/>
              </w:rPr>
              <w:t>ate</w:t>
            </w:r>
          </w:p>
        </w:tc>
        <w:tc>
          <w:tcPr>
            <w:tcW w:w="1545" w:type="dxa"/>
          </w:tcPr>
          <w:p w14:paraId="4925E802" w14:textId="3BF2D11E" w:rsidR="006459C4" w:rsidRPr="003C3505" w:rsidRDefault="006459C4">
            <w:pPr>
              <w:spacing w:after="160"/>
              <w:rPr>
                <w:rFonts w:cstheme="minorHAnsi"/>
                <w:b/>
                <w:bCs/>
                <w:szCs w:val="22"/>
              </w:rPr>
            </w:pPr>
            <w:r w:rsidRPr="003C3505">
              <w:rPr>
                <w:rStyle w:val="normaltextrun"/>
                <w:rFonts w:cstheme="minorHAnsi"/>
                <w:szCs w:val="22"/>
              </w:rPr>
              <w:t xml:space="preserve">Number of outpatient </w:t>
            </w:r>
            <w:r>
              <w:rPr>
                <w:rStyle w:val="normaltextrun"/>
                <w:rFonts w:cstheme="minorHAnsi"/>
                <w:szCs w:val="22"/>
              </w:rPr>
              <w:t>O-COB</w:t>
            </w:r>
            <w:r w:rsidRPr="003C3505">
              <w:rPr>
                <w:rStyle w:val="normaltextrun"/>
                <w:rFonts w:cstheme="minorHAnsi"/>
                <w:szCs w:val="22"/>
              </w:rPr>
              <w:t xml:space="preserve"> events</w:t>
            </w:r>
            <w:r w:rsidR="00EE3E1C">
              <w:rPr>
                <w:rStyle w:val="normaltextrun"/>
                <w:rFonts w:cstheme="minorHAnsi"/>
                <w:szCs w:val="22"/>
              </w:rPr>
              <w:t xml:space="preserve"> occurring within the measurement period</w:t>
            </w:r>
          </w:p>
        </w:tc>
        <w:tc>
          <w:tcPr>
            <w:tcW w:w="1469" w:type="dxa"/>
          </w:tcPr>
          <w:p w14:paraId="4E427948" w14:textId="39327892" w:rsidR="006459C4" w:rsidRPr="003C3505" w:rsidRDefault="006459C4">
            <w:pPr>
              <w:pStyle w:val="paragraph"/>
              <w:spacing w:before="0" w:beforeAutospacing="0" w:after="0" w:afterAutospacing="0"/>
              <w:textAlignment w:val="baseline"/>
            </w:pPr>
            <w:r w:rsidRPr="76FF8114">
              <w:rPr>
                <w:rStyle w:val="normaltextrun"/>
                <w:rFonts w:asciiTheme="minorHAnsi" w:hAnsiTheme="minorHAnsi" w:cstheme="minorBidi"/>
                <w:sz w:val="22"/>
                <w:szCs w:val="22"/>
              </w:rPr>
              <w:t>Number of outpatient</w:t>
            </w:r>
            <w:r w:rsidRPr="76FF8114">
              <w:rPr>
                <w:rStyle w:val="normaltextrun"/>
                <w:rFonts w:asciiTheme="minorHAnsi" w:eastAsiaTheme="minorEastAsia" w:hAnsiTheme="minorHAnsi" w:cstheme="minorBidi"/>
                <w:sz w:val="22"/>
                <w:szCs w:val="22"/>
              </w:rPr>
              <w:t xml:space="preserve"> (ED</w:t>
            </w:r>
            <w:r w:rsidR="01DA59D9" w:rsidRPr="5D392F4A">
              <w:rPr>
                <w:rStyle w:val="normaltextrun"/>
                <w:rFonts w:asciiTheme="minorHAnsi" w:eastAsiaTheme="minorEastAsia" w:hAnsiTheme="minorHAnsi" w:cstheme="minorBidi"/>
                <w:sz w:val="22"/>
                <w:szCs w:val="22"/>
              </w:rPr>
              <w:t>/</w:t>
            </w:r>
            <w:r w:rsidR="009E2EBD" w:rsidRPr="5D392F4A">
              <w:rPr>
                <w:rStyle w:val="normaltextrun"/>
                <w:rFonts w:asciiTheme="minorHAnsi" w:eastAsiaTheme="minorEastAsia" w:hAnsiTheme="minorHAnsi" w:cstheme="minorBidi"/>
                <w:sz w:val="22"/>
                <w:szCs w:val="22"/>
              </w:rPr>
              <w:t>OBS</w:t>
            </w:r>
            <w:r w:rsidR="009E2EBD" w:rsidRPr="76FF8114">
              <w:rPr>
                <w:rStyle w:val="normaltextrun"/>
                <w:rFonts w:asciiTheme="minorHAnsi" w:eastAsiaTheme="minorEastAsia" w:hAnsiTheme="minorHAnsi" w:cstheme="minorBidi"/>
                <w:sz w:val="22"/>
                <w:szCs w:val="22"/>
              </w:rPr>
              <w:t>)</w:t>
            </w:r>
            <w:r w:rsidRPr="76FF8114">
              <w:rPr>
                <w:rStyle w:val="normaltextrun"/>
                <w:rFonts w:asciiTheme="minorHAnsi" w:hAnsiTheme="minorHAnsi" w:cstheme="minorBidi"/>
                <w:sz w:val="22"/>
                <w:szCs w:val="22"/>
              </w:rPr>
              <w:t xml:space="preserve"> encounters </w:t>
            </w:r>
            <w:r w:rsidRPr="5A2D158C">
              <w:rPr>
                <w:rStyle w:val="normaltextrun"/>
                <w:rFonts w:asciiTheme="minorHAnsi" w:hAnsiTheme="minorHAnsi" w:cstheme="minorBidi"/>
                <w:sz w:val="22"/>
                <w:szCs w:val="22"/>
              </w:rPr>
              <w:t>occurring</w:t>
            </w:r>
            <w:r w:rsidRPr="4FC76231">
              <w:rPr>
                <w:rStyle w:val="normaltextrun"/>
                <w:rFonts w:asciiTheme="minorHAnsi" w:hAnsiTheme="minorHAnsi" w:cstheme="minorBidi"/>
                <w:sz w:val="22"/>
                <w:szCs w:val="22"/>
              </w:rPr>
              <w:t xml:space="preserve"> within </w:t>
            </w:r>
            <w:r w:rsidRPr="74CEACD2">
              <w:rPr>
                <w:rStyle w:val="normaltextrun"/>
                <w:rFonts w:asciiTheme="minorHAnsi" w:hAnsiTheme="minorHAnsi" w:cstheme="minorBidi"/>
                <w:sz w:val="22"/>
                <w:szCs w:val="22"/>
              </w:rPr>
              <w:t>the</w:t>
            </w:r>
            <w:r w:rsidRPr="4FC76231">
              <w:rPr>
                <w:rStyle w:val="normaltextrun"/>
                <w:rFonts w:asciiTheme="minorHAnsi" w:hAnsiTheme="minorHAnsi" w:cstheme="minorBidi"/>
                <w:sz w:val="22"/>
                <w:szCs w:val="22"/>
              </w:rPr>
              <w:t xml:space="preserve"> </w:t>
            </w:r>
            <w:commentRangeStart w:id="199"/>
            <w:commentRangeStart w:id="200"/>
            <w:r w:rsidRPr="5A2D158C">
              <w:rPr>
                <w:rStyle w:val="normaltextrun"/>
                <w:rFonts w:asciiTheme="minorHAnsi" w:hAnsiTheme="minorHAnsi" w:cstheme="minorBidi"/>
                <w:sz w:val="22"/>
                <w:szCs w:val="22"/>
              </w:rPr>
              <w:t>measurement period</w:t>
            </w:r>
            <w:r w:rsidRPr="76FF8114">
              <w:rPr>
                <w:rStyle w:val="normaltextrun"/>
                <w:rFonts w:asciiTheme="minorHAnsi" w:hAnsiTheme="minorHAnsi" w:cstheme="minorBidi"/>
                <w:sz w:val="22"/>
                <w:szCs w:val="22"/>
              </w:rPr>
              <w:t xml:space="preserve"> </w:t>
            </w:r>
            <w:commentRangeEnd w:id="199"/>
            <w:r w:rsidR="00C306E0" w:rsidRPr="003C3505">
              <w:rPr>
                <w:rStyle w:val="CommentReference"/>
                <w:sz w:val="24"/>
                <w:szCs w:val="24"/>
              </w:rPr>
              <w:commentReference w:id="199"/>
            </w:r>
            <w:commentRangeEnd w:id="200"/>
            <w:r w:rsidR="00B62C89" w:rsidRPr="003C3505">
              <w:rPr>
                <w:rStyle w:val="CommentReference"/>
                <w:sz w:val="24"/>
                <w:szCs w:val="24"/>
              </w:rPr>
              <w:commentReference w:id="200"/>
            </w:r>
          </w:p>
        </w:tc>
        <w:tc>
          <w:tcPr>
            <w:tcW w:w="1126" w:type="dxa"/>
          </w:tcPr>
          <w:p w14:paraId="67338FDA" w14:textId="77777777" w:rsidR="006459C4" w:rsidRPr="003C3505" w:rsidRDefault="006459C4">
            <w:pPr>
              <w:spacing w:after="160"/>
              <w:rPr>
                <w:rFonts w:cstheme="minorHAnsi"/>
                <w:szCs w:val="22"/>
              </w:rPr>
            </w:pPr>
            <w:r w:rsidRPr="76FF8114">
              <w:rPr>
                <w:rStyle w:val="normaltextrun"/>
                <w:szCs w:val="22"/>
              </w:rPr>
              <w:t>x 100</w:t>
            </w:r>
            <w:r w:rsidRPr="76FF8114">
              <w:rPr>
                <w:rStyle w:val="eop"/>
                <w:szCs w:val="22"/>
              </w:rPr>
              <w:t> </w:t>
            </w:r>
          </w:p>
        </w:tc>
        <w:tc>
          <w:tcPr>
            <w:tcW w:w="2506" w:type="dxa"/>
          </w:tcPr>
          <w:p w14:paraId="40229016" w14:textId="77777777" w:rsidR="006459C4" w:rsidRPr="003C3505" w:rsidRDefault="006459C4">
            <w:pPr>
              <w:spacing w:after="160"/>
              <w:rPr>
                <w:rFonts w:cstheme="minorHAnsi"/>
                <w:szCs w:val="22"/>
              </w:rPr>
            </w:pPr>
          </w:p>
        </w:tc>
      </w:tr>
      <w:tr w:rsidR="006459C4" w:rsidRPr="003C3505" w14:paraId="68458A67" w14:textId="77777777" w:rsidTr="00CC13D0">
        <w:tc>
          <w:tcPr>
            <w:tcW w:w="2777" w:type="dxa"/>
          </w:tcPr>
          <w:p w14:paraId="258537D8" w14:textId="77777777" w:rsidR="006459C4" w:rsidRPr="003C3505" w:rsidRDefault="006459C4">
            <w:pPr>
              <w:spacing w:after="160"/>
              <w:rPr>
                <w:rFonts w:cstheme="minorHAnsi"/>
                <w:szCs w:val="22"/>
              </w:rPr>
            </w:pPr>
            <w:r>
              <w:rPr>
                <w:rFonts w:cstheme="minorHAnsi"/>
                <w:szCs w:val="22"/>
              </w:rPr>
              <w:t xml:space="preserve">Inpatient </w:t>
            </w:r>
            <w:r w:rsidRPr="003C3505">
              <w:rPr>
                <w:rFonts w:cstheme="minorHAnsi"/>
                <w:szCs w:val="22"/>
              </w:rPr>
              <w:t>Community Onset</w:t>
            </w:r>
          </w:p>
        </w:tc>
        <w:tc>
          <w:tcPr>
            <w:tcW w:w="1440" w:type="dxa"/>
          </w:tcPr>
          <w:p w14:paraId="02BC2CDE" w14:textId="79EF9D00" w:rsidR="006459C4" w:rsidRPr="003C3505" w:rsidRDefault="00EB1133">
            <w:pPr>
              <w:spacing w:after="160"/>
              <w:rPr>
                <w:rFonts w:cstheme="minorHAnsi"/>
                <w:szCs w:val="22"/>
              </w:rPr>
            </w:pPr>
            <w:r w:rsidRPr="00905C3B">
              <w:rPr>
                <w:b/>
                <w:bCs/>
              </w:rPr>
              <w:t>Inpatient</w:t>
            </w:r>
            <w:r w:rsidRPr="00905C3B">
              <w:rPr>
                <w:rFonts w:ascii="Arial" w:hAnsi="Arial" w:cs="Arial"/>
                <w:b/>
                <w:bCs/>
              </w:rPr>
              <w:t> </w:t>
            </w:r>
            <w:r w:rsidRPr="00905C3B">
              <w:rPr>
                <w:b/>
                <w:bCs/>
              </w:rPr>
              <w:t xml:space="preserve">COB </w:t>
            </w:r>
            <w:r w:rsidR="00DF0257">
              <w:rPr>
                <w:b/>
                <w:bCs/>
              </w:rPr>
              <w:t>P</w:t>
            </w:r>
            <w:r w:rsidRPr="00905C3B">
              <w:rPr>
                <w:b/>
                <w:bCs/>
              </w:rPr>
              <w:t xml:space="preserve">revalence </w:t>
            </w:r>
            <w:r w:rsidR="00DF0257">
              <w:rPr>
                <w:b/>
                <w:bCs/>
              </w:rPr>
              <w:t>R</w:t>
            </w:r>
            <w:r w:rsidRPr="00905C3B">
              <w:rPr>
                <w:b/>
                <w:bCs/>
              </w:rPr>
              <w:t>ate</w:t>
            </w:r>
          </w:p>
        </w:tc>
        <w:tc>
          <w:tcPr>
            <w:tcW w:w="1545" w:type="dxa"/>
          </w:tcPr>
          <w:p w14:paraId="0811FA7F" w14:textId="3C1B903A" w:rsidR="006459C4" w:rsidRPr="003C3505" w:rsidRDefault="006459C4">
            <w:pPr>
              <w:spacing w:after="160"/>
              <w:rPr>
                <w:rFonts w:cstheme="minorHAnsi"/>
                <w:b/>
                <w:bCs/>
                <w:szCs w:val="22"/>
              </w:rPr>
            </w:pPr>
            <w:r w:rsidRPr="003C3505">
              <w:rPr>
                <w:rStyle w:val="normaltextrun"/>
                <w:rFonts w:cstheme="minorHAnsi"/>
                <w:szCs w:val="22"/>
              </w:rPr>
              <w:t xml:space="preserve">Number of </w:t>
            </w:r>
            <w:r w:rsidR="00407FA1">
              <w:rPr>
                <w:rStyle w:val="normaltextrun"/>
                <w:rFonts w:cstheme="minorHAnsi"/>
                <w:szCs w:val="22"/>
              </w:rPr>
              <w:t>inpatient COB</w:t>
            </w:r>
            <w:r w:rsidRPr="003C3505">
              <w:rPr>
                <w:rStyle w:val="normaltextrun"/>
                <w:rFonts w:cstheme="minorHAnsi"/>
                <w:szCs w:val="22"/>
              </w:rPr>
              <w:t xml:space="preserve"> </w:t>
            </w:r>
            <w:r w:rsidR="001861E0" w:rsidRPr="003C3505">
              <w:rPr>
                <w:rStyle w:val="normaltextrun"/>
                <w:rFonts w:cstheme="minorHAnsi"/>
                <w:szCs w:val="22"/>
              </w:rPr>
              <w:t>events occurring</w:t>
            </w:r>
            <w:r w:rsidR="00350035">
              <w:rPr>
                <w:rStyle w:val="normaltextrun"/>
                <w:rFonts w:cstheme="minorHAnsi"/>
                <w:szCs w:val="22"/>
              </w:rPr>
              <w:t xml:space="preserve"> within the measurement period</w:t>
            </w:r>
          </w:p>
        </w:tc>
        <w:tc>
          <w:tcPr>
            <w:tcW w:w="1469" w:type="dxa"/>
          </w:tcPr>
          <w:p w14:paraId="34C3964F" w14:textId="4844F976" w:rsidR="006459C4" w:rsidRPr="003C3505" w:rsidRDefault="006459C4">
            <w:pPr>
              <w:spacing w:after="160"/>
              <w:rPr>
                <w:rFonts w:cstheme="minorHAnsi"/>
                <w:szCs w:val="22"/>
              </w:rPr>
            </w:pPr>
            <w:r w:rsidRPr="003C3505">
              <w:rPr>
                <w:rStyle w:val="normaltextrun"/>
                <w:rFonts w:cstheme="minorHAnsi"/>
                <w:szCs w:val="22"/>
              </w:rPr>
              <w:t xml:space="preserve">Number of </w:t>
            </w:r>
            <w:r>
              <w:rPr>
                <w:rStyle w:val="normaltextrun"/>
                <w:rFonts w:cstheme="minorHAnsi"/>
                <w:szCs w:val="22"/>
              </w:rPr>
              <w:t xml:space="preserve">inpatient stays where at least one of the first three </w:t>
            </w:r>
            <w:r w:rsidR="00FE30A0">
              <w:rPr>
                <w:rStyle w:val="normaltextrun"/>
                <w:rFonts w:cstheme="minorHAnsi"/>
                <w:szCs w:val="22"/>
              </w:rPr>
              <w:t xml:space="preserve">inpatient </w:t>
            </w:r>
            <w:r w:rsidR="00173F26">
              <w:rPr>
                <w:rStyle w:val="normaltextrun"/>
                <w:rFonts w:cstheme="minorHAnsi"/>
                <w:szCs w:val="22"/>
              </w:rPr>
              <w:t xml:space="preserve">calendar </w:t>
            </w:r>
            <w:r>
              <w:rPr>
                <w:rStyle w:val="normaltextrun"/>
                <w:rFonts w:cstheme="minorHAnsi"/>
                <w:szCs w:val="22"/>
              </w:rPr>
              <w:t>days falls within the measurement period</w:t>
            </w:r>
            <w:r w:rsidRPr="003C3505">
              <w:rPr>
                <w:rStyle w:val="normaltextrun"/>
                <w:rFonts w:cstheme="minorHAnsi"/>
                <w:szCs w:val="22"/>
              </w:rPr>
              <w:t xml:space="preserve"> </w:t>
            </w:r>
          </w:p>
        </w:tc>
        <w:tc>
          <w:tcPr>
            <w:tcW w:w="1126" w:type="dxa"/>
          </w:tcPr>
          <w:p w14:paraId="4E6A19B3" w14:textId="77777777" w:rsidR="006459C4" w:rsidRPr="003C3505" w:rsidRDefault="006459C4">
            <w:pPr>
              <w:spacing w:after="160"/>
              <w:rPr>
                <w:rFonts w:cstheme="minorHAnsi"/>
                <w:szCs w:val="22"/>
              </w:rPr>
            </w:pPr>
            <w:r w:rsidRPr="003C3505">
              <w:rPr>
                <w:rStyle w:val="normaltextrun"/>
                <w:rFonts w:cstheme="minorHAnsi"/>
                <w:szCs w:val="22"/>
              </w:rPr>
              <w:t>x 100</w:t>
            </w:r>
            <w:r w:rsidRPr="003C3505">
              <w:rPr>
                <w:rStyle w:val="eop"/>
                <w:rFonts w:cstheme="minorHAnsi"/>
                <w:szCs w:val="22"/>
              </w:rPr>
              <w:t> </w:t>
            </w:r>
          </w:p>
        </w:tc>
        <w:tc>
          <w:tcPr>
            <w:tcW w:w="2506" w:type="dxa"/>
          </w:tcPr>
          <w:p w14:paraId="5768BDC8" w14:textId="77777777" w:rsidR="006459C4" w:rsidRPr="003C3505" w:rsidRDefault="006459C4">
            <w:pPr>
              <w:spacing w:after="160"/>
              <w:rPr>
                <w:rFonts w:cstheme="minorHAnsi"/>
                <w:szCs w:val="22"/>
              </w:rPr>
            </w:pPr>
          </w:p>
        </w:tc>
      </w:tr>
      <w:tr w:rsidR="006459C4" w:rsidRPr="003C3505" w14:paraId="421C0C55" w14:textId="77777777" w:rsidTr="00CC13D0">
        <w:tc>
          <w:tcPr>
            <w:tcW w:w="2777" w:type="dxa"/>
            <w:vMerge w:val="restart"/>
          </w:tcPr>
          <w:p w14:paraId="4EDB8F12" w14:textId="77777777" w:rsidR="006459C4" w:rsidRPr="003C3505" w:rsidRDefault="006459C4">
            <w:pPr>
              <w:spacing w:after="160"/>
              <w:rPr>
                <w:rFonts w:cstheme="minorHAnsi"/>
                <w:szCs w:val="22"/>
              </w:rPr>
            </w:pPr>
            <w:r w:rsidRPr="002B303D">
              <w:rPr>
                <w:rFonts w:cstheme="minorHAnsi"/>
                <w:szCs w:val="22"/>
              </w:rPr>
              <w:t>Hospital Onset</w:t>
            </w:r>
          </w:p>
        </w:tc>
        <w:tc>
          <w:tcPr>
            <w:tcW w:w="1440" w:type="dxa"/>
          </w:tcPr>
          <w:p w14:paraId="580C96D4" w14:textId="2B250778" w:rsidR="006459C4" w:rsidRPr="003C3505" w:rsidRDefault="000E6A5B">
            <w:pPr>
              <w:spacing w:after="160"/>
              <w:rPr>
                <w:rFonts w:cstheme="minorHAnsi"/>
                <w:szCs w:val="22"/>
              </w:rPr>
            </w:pPr>
            <w:commentRangeStart w:id="201"/>
            <w:commentRangeStart w:id="202"/>
            <w:r>
              <w:rPr>
                <w:rFonts w:cstheme="minorHAnsi"/>
                <w:b/>
                <w:bCs/>
                <w:szCs w:val="22"/>
              </w:rPr>
              <w:t>HOB Crude</w:t>
            </w:r>
            <w:r w:rsidR="006459C4" w:rsidRPr="003C3505">
              <w:rPr>
                <w:rFonts w:cstheme="minorHAnsi"/>
                <w:b/>
                <w:bCs/>
                <w:szCs w:val="22"/>
              </w:rPr>
              <w:t xml:space="preserve"> </w:t>
            </w:r>
            <w:r w:rsidR="00577DA6">
              <w:rPr>
                <w:rFonts w:cstheme="minorHAnsi"/>
                <w:b/>
                <w:bCs/>
                <w:szCs w:val="22"/>
              </w:rPr>
              <w:t>R</w:t>
            </w:r>
            <w:r w:rsidR="006459C4" w:rsidRPr="003C3505">
              <w:rPr>
                <w:rFonts w:cstheme="minorHAnsi"/>
                <w:b/>
                <w:bCs/>
                <w:szCs w:val="22"/>
              </w:rPr>
              <w:t>isk</w:t>
            </w:r>
            <w:commentRangeEnd w:id="201"/>
            <w:r w:rsidR="001225E2" w:rsidRPr="003C3505">
              <w:rPr>
                <w:rStyle w:val="CommentReference"/>
                <w:rFonts w:cstheme="minorHAnsi"/>
                <w:sz w:val="22"/>
                <w:szCs w:val="22"/>
              </w:rPr>
              <w:commentReference w:id="201"/>
            </w:r>
            <w:commentRangeEnd w:id="202"/>
            <w:r w:rsidR="008E1672" w:rsidRPr="003C3505">
              <w:rPr>
                <w:rStyle w:val="CommentReference"/>
                <w:rFonts w:cstheme="minorHAnsi"/>
                <w:sz w:val="22"/>
                <w:szCs w:val="22"/>
              </w:rPr>
              <w:commentReference w:id="202"/>
            </w:r>
          </w:p>
        </w:tc>
        <w:tc>
          <w:tcPr>
            <w:tcW w:w="1545" w:type="dxa"/>
          </w:tcPr>
          <w:p w14:paraId="7603356E" w14:textId="2A849351" w:rsidR="006459C4" w:rsidRPr="003C3505" w:rsidRDefault="006459C4">
            <w:pPr>
              <w:pStyle w:val="paragraph"/>
              <w:spacing w:before="0" w:beforeAutospacing="0" w:after="0" w:afterAutospacing="0"/>
              <w:textAlignment w:val="baseline"/>
              <w:rPr>
                <w:rStyle w:val="normaltextrun"/>
                <w:rFonts w:asciiTheme="minorHAnsi" w:eastAsiaTheme="majorEastAsia" w:hAnsiTheme="minorHAnsi" w:cstheme="minorHAnsi"/>
                <w:sz w:val="22"/>
                <w:szCs w:val="22"/>
              </w:rPr>
            </w:pPr>
            <w:r w:rsidRPr="003C3505">
              <w:rPr>
                <w:rFonts w:asciiTheme="minorHAnsi" w:hAnsiTheme="minorHAnsi" w:cstheme="minorHAnsi"/>
                <w:sz w:val="22"/>
                <w:szCs w:val="22"/>
              </w:rPr>
              <w:t xml:space="preserve">Number of </w:t>
            </w:r>
            <w:r w:rsidRPr="003676EC">
              <w:rPr>
                <w:rFonts w:asciiTheme="minorHAnsi" w:hAnsiTheme="minorHAnsi" w:cstheme="minorHAnsi"/>
                <w:sz w:val="22"/>
                <w:szCs w:val="22"/>
              </w:rPr>
              <w:t xml:space="preserve">inpatient </w:t>
            </w:r>
            <w:commentRangeStart w:id="203"/>
            <w:r w:rsidRPr="003676EC">
              <w:rPr>
                <w:rFonts w:asciiTheme="minorHAnsi" w:hAnsiTheme="minorHAnsi" w:cstheme="minorHAnsi"/>
                <w:sz w:val="22"/>
                <w:szCs w:val="22"/>
              </w:rPr>
              <w:t xml:space="preserve">stays </w:t>
            </w:r>
            <w:r w:rsidRPr="003C3505">
              <w:rPr>
                <w:rFonts w:asciiTheme="minorHAnsi" w:hAnsiTheme="minorHAnsi" w:cstheme="minorHAnsi"/>
                <w:sz w:val="22"/>
                <w:szCs w:val="22"/>
              </w:rPr>
              <w:t xml:space="preserve">with at least </w:t>
            </w:r>
            <w:r w:rsidR="009A58A7">
              <w:rPr>
                <w:rFonts w:asciiTheme="minorHAnsi" w:hAnsiTheme="minorHAnsi" w:cstheme="minorHAnsi"/>
                <w:sz w:val="22"/>
                <w:szCs w:val="22"/>
              </w:rPr>
              <w:t>one</w:t>
            </w:r>
            <w:r w:rsidR="6CB45ADB" w:rsidRPr="003C3505">
              <w:rPr>
                <w:rFonts w:asciiTheme="minorHAnsi" w:hAnsiTheme="minorHAnsi" w:cstheme="minorHAnsi"/>
                <w:sz w:val="22"/>
                <w:szCs w:val="22"/>
              </w:rPr>
              <w:t xml:space="preserve"> </w:t>
            </w:r>
            <w:r w:rsidR="00E8211F">
              <w:rPr>
                <w:rFonts w:asciiTheme="minorHAnsi" w:hAnsiTheme="minorHAnsi" w:cstheme="minorHAnsi"/>
                <w:sz w:val="22"/>
                <w:szCs w:val="22"/>
              </w:rPr>
              <w:t>HO</w:t>
            </w:r>
            <w:r w:rsidR="00E8211F" w:rsidRPr="00511A02">
              <w:rPr>
                <w:rFonts w:asciiTheme="minorHAnsi" w:hAnsiTheme="minorHAnsi" w:cstheme="minorHAnsi"/>
                <w:sz w:val="22"/>
                <w:szCs w:val="22"/>
              </w:rPr>
              <w:t>B</w:t>
            </w:r>
            <w:commentRangeEnd w:id="203"/>
            <w:r w:rsidRPr="003C3505">
              <w:rPr>
                <w:rStyle w:val="CommentReference"/>
                <w:rFonts w:asciiTheme="minorHAnsi" w:hAnsiTheme="minorHAnsi" w:cstheme="minorHAnsi"/>
                <w:sz w:val="22"/>
                <w:szCs w:val="22"/>
              </w:rPr>
              <w:commentReference w:id="203"/>
            </w:r>
            <w:r w:rsidRPr="003C3505">
              <w:rPr>
                <w:rFonts w:asciiTheme="minorHAnsi" w:hAnsiTheme="minorHAnsi" w:cstheme="minorHAnsi"/>
                <w:sz w:val="22"/>
                <w:szCs w:val="22"/>
              </w:rPr>
              <w:t xml:space="preserve"> </w:t>
            </w:r>
            <w:r w:rsidR="00F405B9" w:rsidRPr="003C3505">
              <w:rPr>
                <w:rFonts w:asciiTheme="minorHAnsi" w:hAnsiTheme="minorHAnsi" w:cstheme="minorHAnsi"/>
                <w:sz w:val="22"/>
                <w:szCs w:val="22"/>
              </w:rPr>
              <w:t>event</w:t>
            </w:r>
            <w:r w:rsidR="00F405B9">
              <w:rPr>
                <w:rFonts w:asciiTheme="minorHAnsi" w:hAnsiTheme="minorHAnsi" w:cstheme="minorHAnsi"/>
                <w:sz w:val="22"/>
                <w:szCs w:val="22"/>
              </w:rPr>
              <w:t xml:space="preserve"> </w:t>
            </w:r>
            <w:r w:rsidR="00F405B9">
              <w:rPr>
                <w:rStyle w:val="normaltextrun"/>
                <w:rFonts w:cstheme="minorHAnsi"/>
                <w:szCs w:val="22"/>
              </w:rPr>
              <w:t>occurring</w:t>
            </w:r>
            <w:r w:rsidR="00350035" w:rsidRPr="00511A02">
              <w:rPr>
                <w:rStyle w:val="normaltextrun"/>
                <w:rFonts w:asciiTheme="minorHAnsi" w:hAnsiTheme="minorHAnsi" w:cstheme="minorHAnsi"/>
                <w:sz w:val="22"/>
                <w:szCs w:val="22"/>
              </w:rPr>
              <w:t xml:space="preserve"> within the measurement period</w:t>
            </w:r>
          </w:p>
        </w:tc>
        <w:tc>
          <w:tcPr>
            <w:tcW w:w="1469" w:type="dxa"/>
          </w:tcPr>
          <w:p w14:paraId="7425A4CF" w14:textId="322933E6" w:rsidR="006459C4" w:rsidRPr="003C3505" w:rsidRDefault="006459C4">
            <w:pPr>
              <w:spacing w:after="160"/>
              <w:rPr>
                <w:rFonts w:cstheme="minorHAnsi"/>
                <w:szCs w:val="22"/>
              </w:rPr>
            </w:pPr>
            <w:r w:rsidRPr="003C3505">
              <w:rPr>
                <w:rFonts w:cstheme="minorHAnsi"/>
                <w:szCs w:val="22"/>
              </w:rPr>
              <w:t xml:space="preserve">Number of </w:t>
            </w:r>
            <w:r>
              <w:rPr>
                <w:rFonts w:cstheme="minorHAnsi"/>
                <w:szCs w:val="22"/>
              </w:rPr>
              <w:t>i</w:t>
            </w:r>
            <w:r>
              <w:rPr>
                <w:rFonts w:cstheme="minorHAnsi"/>
              </w:rPr>
              <w:t xml:space="preserve">npatient stays </w:t>
            </w:r>
            <w:r w:rsidR="00B44EF1">
              <w:rPr>
                <w:rFonts w:cstheme="minorHAnsi"/>
              </w:rPr>
              <w:t xml:space="preserve">where </w:t>
            </w:r>
            <w:r w:rsidR="0097319B">
              <w:rPr>
                <w:rFonts w:cstheme="minorHAnsi"/>
              </w:rPr>
              <w:t xml:space="preserve">there are </w:t>
            </w:r>
            <w:r w:rsidR="00B44EF1">
              <w:rPr>
                <w:rFonts w:cstheme="minorHAnsi"/>
              </w:rPr>
              <w:t xml:space="preserve">any inpatient days </w:t>
            </w:r>
            <w:r>
              <w:rPr>
                <w:rFonts w:cstheme="minorHAnsi"/>
              </w:rPr>
              <w:t xml:space="preserve">eligible for a hospital-onset event during the measurement period </w:t>
            </w:r>
            <w:r>
              <w:rPr>
                <w:rFonts w:cstheme="minorHAnsi"/>
                <w:szCs w:val="22"/>
              </w:rPr>
              <w:t xml:space="preserve"> </w:t>
            </w:r>
          </w:p>
        </w:tc>
        <w:tc>
          <w:tcPr>
            <w:tcW w:w="1126" w:type="dxa"/>
          </w:tcPr>
          <w:p w14:paraId="6330901C" w14:textId="77777777" w:rsidR="006459C4" w:rsidRPr="00511A02" w:rsidRDefault="006459C4">
            <w:pPr>
              <w:pStyle w:val="paragraph"/>
              <w:spacing w:before="0" w:beforeAutospacing="0" w:after="0" w:afterAutospacing="0"/>
              <w:textAlignment w:val="baseline"/>
              <w:rPr>
                <w:rFonts w:asciiTheme="minorHAnsi" w:eastAsiaTheme="minorEastAsia" w:hAnsiTheme="minorHAnsi" w:cstheme="minorBidi"/>
                <w:sz w:val="22"/>
                <w:szCs w:val="22"/>
              </w:rPr>
            </w:pPr>
            <w:r w:rsidRPr="007A2834">
              <w:rPr>
                <w:rFonts w:asciiTheme="minorHAnsi" w:eastAsiaTheme="minorEastAsia" w:hAnsiTheme="minorHAnsi" w:cstheme="minorBidi"/>
                <w:sz w:val="22"/>
                <w:szCs w:val="22"/>
              </w:rPr>
              <w:t>x 100</w:t>
            </w:r>
          </w:p>
        </w:tc>
        <w:tc>
          <w:tcPr>
            <w:tcW w:w="2506" w:type="dxa"/>
          </w:tcPr>
          <w:p w14:paraId="59156633" w14:textId="2E648A6F" w:rsidR="006459C4" w:rsidRPr="003C3505" w:rsidRDefault="006459C4">
            <w:pPr>
              <w:pStyle w:val="paragraph"/>
              <w:spacing w:before="0" w:beforeAutospacing="0" w:after="0" w:afterAutospacing="0"/>
              <w:textAlignment w:val="baseline"/>
              <w:rPr>
                <w:rFonts w:asciiTheme="minorHAnsi" w:hAnsiTheme="minorHAnsi" w:cstheme="minorHAnsi"/>
                <w:sz w:val="22"/>
                <w:szCs w:val="22"/>
              </w:rPr>
            </w:pPr>
            <w:r w:rsidRPr="00DF6502">
              <w:rPr>
                <w:rFonts w:asciiTheme="minorHAnsi" w:hAnsiTheme="minorHAnsi" w:cstheme="minorHAnsi"/>
                <w:sz w:val="22"/>
                <w:szCs w:val="22"/>
              </w:rPr>
              <w:t xml:space="preserve">The denominator for </w:t>
            </w:r>
            <w:r w:rsidR="00BE7CA6" w:rsidRPr="00DF6502">
              <w:rPr>
                <w:rFonts w:asciiTheme="minorHAnsi" w:hAnsiTheme="minorHAnsi" w:cstheme="minorHAnsi"/>
                <w:sz w:val="22"/>
                <w:szCs w:val="22"/>
              </w:rPr>
              <w:t>HOB</w:t>
            </w:r>
            <w:r w:rsidRPr="00DF6502">
              <w:rPr>
                <w:rFonts w:asciiTheme="minorHAnsi" w:hAnsiTheme="minorHAnsi" w:cstheme="minorHAnsi"/>
                <w:sz w:val="22"/>
                <w:szCs w:val="22"/>
              </w:rPr>
              <w:t xml:space="preserve"> admission risk will include only those </w:t>
            </w:r>
            <w:r>
              <w:rPr>
                <w:rFonts w:asciiTheme="minorHAnsi" w:hAnsiTheme="minorHAnsi" w:cstheme="minorHAnsi"/>
                <w:sz w:val="22"/>
                <w:szCs w:val="22"/>
              </w:rPr>
              <w:t>in</w:t>
            </w:r>
            <w:r w:rsidRPr="003C3505">
              <w:rPr>
                <w:rFonts w:asciiTheme="minorHAnsi" w:hAnsiTheme="minorHAnsi" w:cstheme="minorHAnsi"/>
                <w:sz w:val="22"/>
                <w:szCs w:val="22"/>
              </w:rPr>
              <w:t>patient</w:t>
            </w:r>
            <w:r>
              <w:rPr>
                <w:rFonts w:asciiTheme="minorHAnsi" w:hAnsiTheme="minorHAnsi" w:cstheme="minorHAnsi"/>
                <w:sz w:val="22"/>
                <w:szCs w:val="22"/>
              </w:rPr>
              <w:t xml:space="preserve"> stays</w:t>
            </w:r>
            <w:r w:rsidRPr="003C3505">
              <w:rPr>
                <w:rFonts w:asciiTheme="minorHAnsi" w:hAnsiTheme="minorHAnsi" w:cstheme="minorHAnsi"/>
                <w:sz w:val="22"/>
                <w:szCs w:val="22"/>
              </w:rPr>
              <w:t xml:space="preserve"> who were eligible for an</w:t>
            </w:r>
            <w:r>
              <w:rPr>
                <w:rFonts w:asciiTheme="minorHAnsi" w:hAnsiTheme="minorHAnsi" w:cstheme="minorHAnsi"/>
                <w:sz w:val="22"/>
                <w:szCs w:val="22"/>
              </w:rPr>
              <w:t xml:space="preserve"> </w:t>
            </w:r>
            <w:r w:rsidR="00BE7CA6">
              <w:rPr>
                <w:rFonts w:asciiTheme="minorHAnsi" w:hAnsiTheme="minorHAnsi" w:cstheme="minorHAnsi"/>
                <w:sz w:val="22"/>
                <w:szCs w:val="22"/>
              </w:rPr>
              <w:t>HOB</w:t>
            </w:r>
            <w:r w:rsidRPr="003C3505">
              <w:rPr>
                <w:rFonts w:asciiTheme="minorHAnsi" w:hAnsiTheme="minorHAnsi" w:cstheme="minorHAnsi"/>
                <w:sz w:val="22"/>
                <w:szCs w:val="22"/>
              </w:rPr>
              <w:t xml:space="preserve"> event in the analysis time period: </w:t>
            </w:r>
          </w:p>
          <w:p w14:paraId="22F82569" w14:textId="15A8C53A" w:rsidR="00193A86" w:rsidRPr="00DF6502" w:rsidRDefault="00690808" w:rsidP="00CC13D0">
            <w:pPr>
              <w:pStyle w:val="paragraph"/>
              <w:numPr>
                <w:ilvl w:val="0"/>
                <w:numId w:val="80"/>
              </w:numPr>
              <w:spacing w:before="0" w:beforeAutospacing="0" w:after="0" w:afterAutospacing="0"/>
              <w:ind w:left="288" w:hanging="144"/>
              <w:textAlignment w:val="baseline"/>
              <w:rPr>
                <w:rFonts w:asciiTheme="minorHAnsi" w:hAnsiTheme="minorHAnsi" w:cstheme="minorHAnsi"/>
                <w:sz w:val="22"/>
                <w:szCs w:val="22"/>
              </w:rPr>
            </w:pPr>
            <w:commentRangeStart w:id="204"/>
            <w:r w:rsidRPr="00DF6502">
              <w:rPr>
                <w:rFonts w:asciiTheme="minorHAnsi" w:hAnsiTheme="minorHAnsi" w:cstheme="minorHAnsi"/>
                <w:sz w:val="22"/>
                <w:szCs w:val="22"/>
              </w:rPr>
              <w:t xml:space="preserve">Stays </w:t>
            </w:r>
            <w:r w:rsidR="006459C4" w:rsidRPr="00DF6502">
              <w:rPr>
                <w:rFonts w:asciiTheme="minorHAnsi" w:hAnsiTheme="minorHAnsi" w:cstheme="minorHAnsi"/>
                <w:sz w:val="22"/>
                <w:szCs w:val="22"/>
              </w:rPr>
              <w:t>where day 4 (or later) of their admission occurred during the analysis time period.</w:t>
            </w:r>
          </w:p>
          <w:p w14:paraId="7E7DFB3B" w14:textId="0BF92A32" w:rsidR="006459C4" w:rsidRPr="003C3505" w:rsidRDefault="00CE4A0E" w:rsidP="00CC13D0">
            <w:pPr>
              <w:pStyle w:val="paragraph"/>
              <w:numPr>
                <w:ilvl w:val="0"/>
                <w:numId w:val="80"/>
              </w:numPr>
              <w:spacing w:before="0" w:beforeAutospacing="0" w:after="0" w:afterAutospacing="0"/>
              <w:ind w:left="288" w:hanging="144"/>
              <w:textAlignment w:val="baseline"/>
              <w:rPr>
                <w:rFonts w:asciiTheme="minorHAnsi" w:hAnsiTheme="minorHAnsi" w:cstheme="minorHAnsi"/>
                <w:sz w:val="22"/>
                <w:szCs w:val="22"/>
              </w:rPr>
            </w:pPr>
            <w:r w:rsidRPr="00DF6502">
              <w:rPr>
                <w:rFonts w:asciiTheme="minorHAnsi" w:hAnsiTheme="minorHAnsi" w:cstheme="minorHAnsi"/>
                <w:sz w:val="22"/>
                <w:szCs w:val="22"/>
              </w:rPr>
              <w:t xml:space="preserve">If an event occurs, then </w:t>
            </w:r>
            <w:r w:rsidR="000A0D58" w:rsidRPr="00DF6502">
              <w:rPr>
                <w:rFonts w:asciiTheme="minorHAnsi" w:hAnsiTheme="minorHAnsi" w:cstheme="minorHAnsi"/>
                <w:sz w:val="22"/>
                <w:szCs w:val="22"/>
              </w:rPr>
              <w:t>a</w:t>
            </w:r>
            <w:r w:rsidR="00C603BE" w:rsidRPr="00DF6502">
              <w:rPr>
                <w:rFonts w:asciiTheme="minorHAnsi" w:hAnsiTheme="minorHAnsi" w:cstheme="minorHAnsi"/>
                <w:sz w:val="22"/>
                <w:szCs w:val="22"/>
              </w:rPr>
              <w:t xml:space="preserve"> </w:t>
            </w:r>
            <w:r w:rsidR="007E203B" w:rsidRPr="00DF6502">
              <w:rPr>
                <w:rFonts w:asciiTheme="minorHAnsi" w:hAnsiTheme="minorHAnsi" w:cstheme="minorHAnsi"/>
                <w:sz w:val="22"/>
                <w:szCs w:val="22"/>
              </w:rPr>
              <w:t>stay</w:t>
            </w:r>
            <w:r w:rsidR="00FF6271" w:rsidRPr="00DF6502">
              <w:rPr>
                <w:rFonts w:asciiTheme="minorHAnsi" w:hAnsiTheme="minorHAnsi" w:cstheme="minorHAnsi"/>
                <w:sz w:val="22"/>
                <w:szCs w:val="22"/>
              </w:rPr>
              <w:t xml:space="preserve"> </w:t>
            </w:r>
            <w:r w:rsidR="00FF6271" w:rsidRPr="00193A86">
              <w:rPr>
                <w:rFonts w:asciiTheme="minorHAnsi" w:hAnsiTheme="minorHAnsi" w:cstheme="minorHAnsi"/>
                <w:sz w:val="22"/>
                <w:szCs w:val="22"/>
              </w:rPr>
              <w:t xml:space="preserve">will </w:t>
            </w:r>
            <w:r w:rsidR="00F405B9" w:rsidRPr="00193A86">
              <w:rPr>
                <w:rFonts w:asciiTheme="minorHAnsi" w:hAnsiTheme="minorHAnsi" w:cstheme="minorHAnsi"/>
                <w:sz w:val="22"/>
                <w:szCs w:val="22"/>
              </w:rPr>
              <w:t>not</w:t>
            </w:r>
            <w:r w:rsidR="00C603BE" w:rsidRPr="00193A86">
              <w:rPr>
                <w:rFonts w:asciiTheme="minorHAnsi" w:hAnsiTheme="minorHAnsi" w:cstheme="minorHAnsi"/>
                <w:sz w:val="22"/>
                <w:szCs w:val="22"/>
              </w:rPr>
              <w:t xml:space="preserve"> be included in the </w:t>
            </w:r>
            <w:commentRangeEnd w:id="204"/>
            <w:r w:rsidR="00574BA4" w:rsidRPr="00193A86">
              <w:rPr>
                <w:rStyle w:val="CommentReference"/>
                <w:rFonts w:asciiTheme="minorHAnsi" w:hAnsiTheme="minorHAnsi" w:cstheme="minorHAnsi"/>
                <w:sz w:val="22"/>
                <w:szCs w:val="22"/>
              </w:rPr>
              <w:commentReference w:id="204"/>
            </w:r>
            <w:r w:rsidR="00C603BE" w:rsidRPr="00193A86">
              <w:rPr>
                <w:rFonts w:asciiTheme="minorHAnsi" w:hAnsiTheme="minorHAnsi" w:cstheme="minorHAnsi"/>
                <w:sz w:val="22"/>
                <w:szCs w:val="22"/>
              </w:rPr>
              <w:t>denominator of subsequent measurement periods</w:t>
            </w:r>
            <w:r w:rsidR="00592E6E" w:rsidRPr="00193A86">
              <w:rPr>
                <w:rFonts w:asciiTheme="minorHAnsi" w:hAnsiTheme="minorHAnsi" w:cstheme="minorHAnsi"/>
                <w:sz w:val="22"/>
                <w:szCs w:val="22"/>
              </w:rPr>
              <w:t>.</w:t>
            </w:r>
            <w:r w:rsidR="00FF6271" w:rsidRPr="00193A86">
              <w:rPr>
                <w:rFonts w:asciiTheme="minorHAnsi" w:hAnsiTheme="minorHAnsi" w:cstheme="minorHAnsi"/>
                <w:sz w:val="22"/>
                <w:szCs w:val="22"/>
              </w:rPr>
              <w:t xml:space="preserve"> </w:t>
            </w:r>
          </w:p>
        </w:tc>
      </w:tr>
      <w:tr w:rsidR="006459C4" w:rsidRPr="003C3505" w14:paraId="7E0EF025" w14:textId="77777777" w:rsidTr="00CC13D0">
        <w:tc>
          <w:tcPr>
            <w:tcW w:w="2777" w:type="dxa"/>
            <w:vMerge/>
          </w:tcPr>
          <w:p w14:paraId="4911E322" w14:textId="77777777" w:rsidR="006459C4" w:rsidRPr="003C3505" w:rsidRDefault="006459C4">
            <w:pPr>
              <w:spacing w:after="160"/>
              <w:rPr>
                <w:rFonts w:cstheme="minorHAnsi"/>
                <w:szCs w:val="22"/>
              </w:rPr>
            </w:pPr>
          </w:p>
        </w:tc>
        <w:tc>
          <w:tcPr>
            <w:tcW w:w="1440" w:type="dxa"/>
          </w:tcPr>
          <w:p w14:paraId="4E43696A" w14:textId="3CEFB233" w:rsidR="006459C4" w:rsidRPr="003C3505" w:rsidRDefault="009026E8">
            <w:pPr>
              <w:spacing w:after="160"/>
              <w:rPr>
                <w:rStyle w:val="normaltextrun"/>
                <w:rFonts w:cstheme="minorHAnsi"/>
                <w:b/>
                <w:bCs/>
                <w:szCs w:val="22"/>
              </w:rPr>
            </w:pPr>
            <w:r>
              <w:rPr>
                <w:rStyle w:val="normaltextrun"/>
                <w:rFonts w:cstheme="minorHAnsi"/>
                <w:b/>
                <w:bCs/>
                <w:szCs w:val="22"/>
              </w:rPr>
              <w:t>H</w:t>
            </w:r>
            <w:r>
              <w:rPr>
                <w:rStyle w:val="normaltextrun"/>
                <w:b/>
                <w:bCs/>
              </w:rPr>
              <w:t>OB</w:t>
            </w:r>
            <w:r w:rsidR="006459C4" w:rsidRPr="003C3505">
              <w:rPr>
                <w:rStyle w:val="normaltextrun"/>
                <w:rFonts w:cstheme="minorHAnsi"/>
                <w:b/>
                <w:bCs/>
                <w:szCs w:val="22"/>
              </w:rPr>
              <w:t xml:space="preserve"> </w:t>
            </w:r>
            <w:r w:rsidR="00780D7C">
              <w:rPr>
                <w:rStyle w:val="normaltextrun"/>
                <w:rFonts w:cstheme="minorHAnsi"/>
                <w:b/>
                <w:bCs/>
                <w:szCs w:val="22"/>
              </w:rPr>
              <w:t>I</w:t>
            </w:r>
            <w:r w:rsidR="006459C4" w:rsidRPr="003C3505">
              <w:rPr>
                <w:rStyle w:val="normaltextrun"/>
                <w:rFonts w:cstheme="minorHAnsi"/>
                <w:b/>
                <w:bCs/>
                <w:szCs w:val="22"/>
              </w:rPr>
              <w:t xml:space="preserve">ncidence </w:t>
            </w:r>
            <w:r w:rsidR="00780D7C">
              <w:rPr>
                <w:rStyle w:val="normaltextrun"/>
                <w:rFonts w:cstheme="minorHAnsi"/>
                <w:b/>
                <w:bCs/>
                <w:szCs w:val="22"/>
              </w:rPr>
              <w:t>D</w:t>
            </w:r>
            <w:r w:rsidR="006459C4">
              <w:rPr>
                <w:rStyle w:val="normaltextrun"/>
                <w:rFonts w:cstheme="minorHAnsi"/>
                <w:b/>
                <w:bCs/>
                <w:szCs w:val="22"/>
              </w:rPr>
              <w:t>ensity</w:t>
            </w:r>
          </w:p>
        </w:tc>
        <w:tc>
          <w:tcPr>
            <w:tcW w:w="1545" w:type="dxa"/>
          </w:tcPr>
          <w:p w14:paraId="0B2FEE17" w14:textId="550EBD78" w:rsidR="006459C4" w:rsidRPr="003C3505" w:rsidRDefault="006459C4">
            <w:pPr>
              <w:spacing w:after="160"/>
              <w:rPr>
                <w:rStyle w:val="normaltextrun"/>
                <w:rFonts w:cstheme="minorHAnsi"/>
                <w:szCs w:val="22"/>
              </w:rPr>
            </w:pPr>
            <w:r w:rsidRPr="003C3505">
              <w:rPr>
                <w:rStyle w:val="normaltextrun"/>
                <w:rFonts w:cstheme="minorHAnsi"/>
                <w:szCs w:val="22"/>
              </w:rPr>
              <w:t>Number of </w:t>
            </w:r>
            <w:r w:rsidR="00553C32">
              <w:rPr>
                <w:rStyle w:val="normaltextrun"/>
                <w:rFonts w:cstheme="minorHAnsi"/>
                <w:szCs w:val="22"/>
              </w:rPr>
              <w:t>H</w:t>
            </w:r>
            <w:r w:rsidR="00553C32">
              <w:rPr>
                <w:rStyle w:val="normaltextrun"/>
              </w:rPr>
              <w:t>OB</w:t>
            </w:r>
            <w:r w:rsidRPr="003C3505">
              <w:rPr>
                <w:rStyle w:val="normaltextrun"/>
                <w:rFonts w:cstheme="minorHAnsi"/>
                <w:szCs w:val="22"/>
              </w:rPr>
              <w:t> events </w:t>
            </w:r>
          </w:p>
        </w:tc>
        <w:tc>
          <w:tcPr>
            <w:tcW w:w="1469" w:type="dxa"/>
          </w:tcPr>
          <w:p w14:paraId="48CD8F05" w14:textId="6557A806" w:rsidR="006459C4" w:rsidRPr="003C3505" w:rsidRDefault="00000AA7">
            <w:pPr>
              <w:spacing w:after="160"/>
              <w:rPr>
                <w:rStyle w:val="normaltextrun"/>
                <w:rFonts w:cstheme="minorHAnsi"/>
                <w:szCs w:val="22"/>
              </w:rPr>
            </w:pPr>
            <w:r w:rsidRPr="003C3505">
              <w:rPr>
                <w:rFonts w:cstheme="minorHAnsi"/>
                <w:szCs w:val="22"/>
              </w:rPr>
              <w:t xml:space="preserve">Number of </w:t>
            </w:r>
            <w:r>
              <w:rPr>
                <w:rFonts w:cstheme="minorHAnsi"/>
                <w:szCs w:val="22"/>
              </w:rPr>
              <w:t>i</w:t>
            </w:r>
            <w:r>
              <w:rPr>
                <w:rFonts w:cstheme="minorHAnsi"/>
              </w:rPr>
              <w:t xml:space="preserve">npatient days eligible for a hospital-onset event during the measurement period </w:t>
            </w:r>
            <w:r>
              <w:rPr>
                <w:rFonts w:cstheme="minorHAnsi"/>
                <w:szCs w:val="22"/>
              </w:rPr>
              <w:t xml:space="preserve"> </w:t>
            </w:r>
          </w:p>
        </w:tc>
        <w:tc>
          <w:tcPr>
            <w:tcW w:w="1126" w:type="dxa"/>
          </w:tcPr>
          <w:p w14:paraId="10F4822B" w14:textId="77777777" w:rsidR="006459C4" w:rsidRPr="003C3505" w:rsidRDefault="006459C4">
            <w:pPr>
              <w:pStyle w:val="paragraph"/>
              <w:spacing w:before="0" w:beforeAutospacing="0" w:after="0" w:afterAutospacing="0"/>
              <w:textAlignment w:val="baseline"/>
              <w:rPr>
                <w:rStyle w:val="normaltextrun"/>
                <w:rFonts w:asciiTheme="minorHAnsi" w:hAnsiTheme="minorHAnsi" w:cstheme="minorHAnsi"/>
                <w:i/>
                <w:iCs/>
                <w:sz w:val="22"/>
                <w:szCs w:val="22"/>
              </w:rPr>
            </w:pPr>
            <w:r w:rsidRPr="007A2834">
              <w:rPr>
                <w:rStyle w:val="normaltextrun"/>
                <w:rFonts w:asciiTheme="minorHAnsi" w:hAnsiTheme="minorHAnsi" w:cstheme="minorHAnsi"/>
                <w:sz w:val="22"/>
                <w:szCs w:val="22"/>
              </w:rPr>
              <w:t>x 10,000</w:t>
            </w:r>
            <w:r w:rsidRPr="007A2834">
              <w:rPr>
                <w:rStyle w:val="eop"/>
                <w:rFonts w:asciiTheme="minorHAnsi" w:hAnsiTheme="minorHAnsi" w:cstheme="minorHAnsi"/>
                <w:sz w:val="22"/>
                <w:szCs w:val="22"/>
              </w:rPr>
              <w:t> </w:t>
            </w:r>
          </w:p>
        </w:tc>
        <w:tc>
          <w:tcPr>
            <w:tcW w:w="2506" w:type="dxa"/>
          </w:tcPr>
          <w:p w14:paraId="39935E7F" w14:textId="77777777" w:rsidR="006459C4" w:rsidRPr="00BE4570" w:rsidRDefault="006459C4">
            <w:pPr>
              <w:pStyle w:val="paragraph"/>
              <w:spacing w:before="0" w:beforeAutospacing="0" w:after="0" w:afterAutospacing="0"/>
              <w:textAlignment w:val="baseline"/>
              <w:rPr>
                <w:rFonts w:asciiTheme="minorHAnsi" w:hAnsiTheme="minorHAnsi" w:cstheme="minorHAnsi"/>
                <w:sz w:val="22"/>
                <w:szCs w:val="22"/>
              </w:rPr>
            </w:pPr>
            <w:r w:rsidRPr="00BE4570">
              <w:rPr>
                <w:rFonts w:asciiTheme="minorHAnsi" w:hAnsiTheme="minorHAnsi" w:cstheme="minorHAnsi"/>
                <w:sz w:val="22"/>
                <w:szCs w:val="22"/>
              </w:rPr>
              <w:t xml:space="preserve">Eligible patient days are defined as: </w:t>
            </w:r>
          </w:p>
          <w:p w14:paraId="40B635C3" w14:textId="2F99F4FD" w:rsidR="003E1D51" w:rsidRPr="00BE4570" w:rsidRDefault="003E1D51" w:rsidP="00B83F59">
            <w:pPr>
              <w:pStyle w:val="paragraph"/>
              <w:numPr>
                <w:ilvl w:val="0"/>
                <w:numId w:val="89"/>
              </w:numPr>
              <w:spacing w:before="0" w:beforeAutospacing="0" w:after="0" w:afterAutospacing="0"/>
              <w:ind w:left="288" w:hanging="144"/>
              <w:textAlignment w:val="baseline"/>
              <w:rPr>
                <w:rFonts w:asciiTheme="minorHAnsi" w:hAnsiTheme="minorHAnsi" w:cstheme="minorHAnsi"/>
                <w:sz w:val="22"/>
                <w:szCs w:val="22"/>
              </w:rPr>
            </w:pPr>
            <w:r w:rsidRPr="00BE4570">
              <w:rPr>
                <w:rFonts w:asciiTheme="minorHAnsi" w:hAnsiTheme="minorHAnsi" w:cstheme="minorHAnsi"/>
                <w:sz w:val="22"/>
                <w:szCs w:val="22"/>
              </w:rPr>
              <w:t xml:space="preserve">Inpatient day </w:t>
            </w:r>
            <w:r w:rsidR="00D326DD" w:rsidRPr="00BE4570">
              <w:rPr>
                <w:rFonts w:asciiTheme="minorHAnsi" w:hAnsiTheme="minorHAnsi" w:cstheme="minorHAnsi"/>
                <w:sz w:val="22"/>
                <w:szCs w:val="22"/>
              </w:rPr>
              <w:t xml:space="preserve">4 until discharge or index HOB event date. </w:t>
            </w:r>
          </w:p>
          <w:p w14:paraId="5A1F4E62" w14:textId="77777777" w:rsidR="006459C4" w:rsidRPr="003C3505" w:rsidRDefault="006459C4" w:rsidP="00BE4570">
            <w:pPr>
              <w:pStyle w:val="paragraph"/>
              <w:spacing w:before="0" w:beforeAutospacing="0" w:after="0" w:afterAutospacing="0"/>
              <w:ind w:left="720"/>
              <w:textAlignment w:val="baseline"/>
              <w:rPr>
                <w:rStyle w:val="normaltextrun"/>
                <w:rFonts w:asciiTheme="minorHAnsi" w:eastAsiaTheme="minorEastAsia" w:hAnsiTheme="minorHAnsi" w:cstheme="minorHAnsi"/>
                <w:i/>
                <w:iCs/>
                <w:sz w:val="22"/>
                <w:szCs w:val="22"/>
              </w:rPr>
            </w:pPr>
          </w:p>
        </w:tc>
      </w:tr>
    </w:tbl>
    <w:p w14:paraId="1214E155" w14:textId="77777777" w:rsidR="006410BC" w:rsidRDefault="006410BC" w:rsidP="00DE563A">
      <w:pPr>
        <w:pStyle w:val="Heading1"/>
        <w:rPr>
          <w:rFonts w:asciiTheme="minorHAnsi" w:hAnsiTheme="minorHAnsi" w:cstheme="minorHAnsi"/>
          <w:color w:val="000000" w:themeColor="text1"/>
        </w:rPr>
        <w:sectPr w:rsidR="006410BC" w:rsidSect="008B32E7">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288" w:footer="576" w:gutter="0"/>
          <w:cols w:space="720"/>
          <w:docGrid w:linePitch="360"/>
        </w:sectPr>
      </w:pPr>
    </w:p>
    <w:p w14:paraId="5D141EBB" w14:textId="1778B140" w:rsidR="000A4AB7" w:rsidRDefault="003C3589" w:rsidP="003C3589">
      <w:pPr>
        <w:pStyle w:val="Heading1"/>
      </w:pPr>
      <w:bookmarkStart w:id="206" w:name="_Toc204328650"/>
      <w:r>
        <w:lastRenderedPageBreak/>
        <w:t>References</w:t>
      </w:r>
    </w:p>
    <w:p w14:paraId="61843147" w14:textId="77777777" w:rsidR="003C3589" w:rsidRDefault="003C3589" w:rsidP="003C3589"/>
    <w:p w14:paraId="312B726C" w14:textId="7227C4FF" w:rsidR="00120519" w:rsidRPr="00511A02" w:rsidRDefault="00D83A90" w:rsidP="00497221">
      <w:pPr>
        <w:pStyle w:val="ListParagraph"/>
        <w:numPr>
          <w:ilvl w:val="0"/>
          <w:numId w:val="87"/>
        </w:numPr>
        <w:spacing w:before="100" w:beforeAutospacing="1" w:after="100" w:afterAutospacing="1" w:line="240" w:lineRule="auto"/>
        <w:rPr>
          <w:rFonts w:ascii="Calibri" w:eastAsia="Times New Roman" w:hAnsi="Calibri" w:cs="Calibri"/>
          <w:color w:val="000000"/>
          <w:sz w:val="24"/>
          <w:szCs w:val="24"/>
        </w:rPr>
      </w:pPr>
      <w:r w:rsidRPr="001778E8">
        <w:rPr>
          <w:rFonts w:ascii="Calibri" w:eastAsia="Times New Roman" w:hAnsi="Calibri" w:cs="Calibri"/>
          <w:color w:val="000000"/>
          <w:sz w:val="24"/>
          <w:szCs w:val="24"/>
          <w:lang w:val="fr-FR"/>
          <w:rPrChange w:id="207" w:author="Figueroa, Kimberly (CDC/NCEZID/DHQP/SB) (CTR)" w:date="2025-12-16T15:26:00Z" w16du:dateUtc="2025-12-16T20:26:00Z">
            <w:rPr>
              <w:rFonts w:ascii="Calibri" w:eastAsia="Times New Roman" w:hAnsi="Calibri" w:cs="Calibri"/>
              <w:color w:val="000000"/>
              <w:sz w:val="24"/>
              <w:szCs w:val="24"/>
            </w:rPr>
          </w:rPrChange>
        </w:rPr>
        <w:t xml:space="preserve">Surbhi Leekha, Robinson GL, Jacob JT, et al. </w:t>
      </w:r>
      <w:r w:rsidRPr="00511A02">
        <w:rPr>
          <w:rFonts w:ascii="Calibri" w:eastAsia="Times New Roman" w:hAnsi="Calibri" w:cs="Calibri"/>
          <w:color w:val="000000"/>
          <w:sz w:val="24"/>
          <w:szCs w:val="24"/>
        </w:rPr>
        <w:t>Evaluation of hospital-onset bacteraemia and fungaemia in the USA as a potential healthcare quality measure: a cross-sectional study. </w:t>
      </w:r>
      <w:r w:rsidRPr="00511A02">
        <w:rPr>
          <w:rFonts w:ascii="Calibri" w:eastAsia="Times New Roman" w:hAnsi="Calibri" w:cs="Calibri"/>
          <w:i/>
          <w:iCs/>
          <w:color w:val="000000"/>
          <w:sz w:val="24"/>
          <w:szCs w:val="24"/>
        </w:rPr>
        <w:t>BMJ Quality &amp; Safety</w:t>
      </w:r>
      <w:r w:rsidRPr="00511A02">
        <w:rPr>
          <w:rFonts w:ascii="Calibri" w:eastAsia="Times New Roman" w:hAnsi="Calibri" w:cs="Calibri"/>
          <w:color w:val="000000"/>
          <w:sz w:val="24"/>
          <w:szCs w:val="24"/>
        </w:rPr>
        <w:t>. 2024;33(8):487-498. doi:</w:t>
      </w:r>
      <w:r w:rsidR="00FD7D62">
        <w:rPr>
          <w:rFonts w:ascii="Calibri" w:eastAsia="Times New Roman" w:hAnsi="Calibri" w:cs="Calibri"/>
          <w:color w:val="000000"/>
          <w:sz w:val="24"/>
          <w:szCs w:val="24"/>
        </w:rPr>
        <w:t xml:space="preserve"> </w:t>
      </w:r>
      <w:r w:rsidRPr="00511A02">
        <w:rPr>
          <w:rFonts w:ascii="Calibri" w:eastAsia="Times New Roman" w:hAnsi="Calibri" w:cs="Calibri"/>
          <w:color w:val="000000"/>
          <w:sz w:val="24"/>
          <w:szCs w:val="24"/>
        </w:rPr>
        <w:t>https://doi.org/10.1136/bmjqs-2023-016831</w:t>
      </w:r>
      <w:r w:rsidR="00497221">
        <w:rPr>
          <w:rFonts w:ascii="Calibri" w:eastAsia="Times New Roman" w:hAnsi="Calibri" w:cs="Calibri"/>
          <w:color w:val="000000"/>
          <w:sz w:val="24"/>
          <w:szCs w:val="24"/>
        </w:rPr>
        <w:t>.</w:t>
      </w:r>
    </w:p>
    <w:p w14:paraId="6AD16EA6" w14:textId="4728F2B0" w:rsidR="00120519" w:rsidRDefault="00120519" w:rsidP="00120519">
      <w:pPr>
        <w:pStyle w:val="ListParagraph"/>
        <w:numPr>
          <w:ilvl w:val="0"/>
          <w:numId w:val="87"/>
        </w:numPr>
        <w:spacing w:before="100" w:beforeAutospacing="1" w:after="100" w:afterAutospacing="1"/>
        <w:rPr>
          <w:rFonts w:ascii="Calibri" w:eastAsia="Times New Roman" w:hAnsi="Calibri" w:cs="Calibri"/>
          <w:color w:val="000000"/>
          <w:sz w:val="24"/>
          <w:szCs w:val="24"/>
        </w:rPr>
      </w:pPr>
      <w:r w:rsidRPr="00511A02">
        <w:rPr>
          <w:rFonts w:ascii="Calibri" w:eastAsia="Times New Roman" w:hAnsi="Calibri" w:cs="Calibri"/>
          <w:color w:val="000000"/>
          <w:sz w:val="24"/>
          <w:szCs w:val="24"/>
        </w:rPr>
        <w:t xml:space="preserve">Centers for Disease Control and Prevention. Current HAI progress report. CDC.gov. Published November 4, 2022. </w:t>
      </w:r>
      <w:hyperlink r:id="rId27" w:history="1">
        <w:r w:rsidRPr="00511A02">
          <w:rPr>
            <w:rStyle w:val="Hyperlink"/>
            <w:sz w:val="24"/>
            <w:szCs w:val="24"/>
          </w:rPr>
          <w:t>https://www.cdc.gov/hai/data/portal/progress-report.html</w:t>
        </w:r>
      </w:hyperlink>
    </w:p>
    <w:p w14:paraId="121101BD" w14:textId="64607F97" w:rsidR="0003776D" w:rsidRPr="00511A02" w:rsidRDefault="0003776D" w:rsidP="0003776D">
      <w:pPr>
        <w:pStyle w:val="NormalWeb"/>
        <w:numPr>
          <w:ilvl w:val="0"/>
          <w:numId w:val="87"/>
        </w:numPr>
        <w:rPr>
          <w:sz w:val="24"/>
          <w:szCs w:val="24"/>
        </w:rPr>
      </w:pPr>
      <w:r w:rsidRPr="00511A02">
        <w:rPr>
          <w:sz w:val="24"/>
          <w:szCs w:val="24"/>
        </w:rPr>
        <w:t xml:space="preserve">Centers for Disease Control and Prevention. </w:t>
      </w:r>
      <w:r w:rsidR="004F3454" w:rsidRPr="00511A02">
        <w:rPr>
          <w:sz w:val="24"/>
          <w:szCs w:val="24"/>
        </w:rPr>
        <w:t xml:space="preserve"> About NHSNLink and FHIR. www.cdc.gov. </w:t>
      </w:r>
      <w:hyperlink r:id="rId28" w:history="1">
        <w:r w:rsidR="004F3454" w:rsidRPr="00511A02">
          <w:rPr>
            <w:rStyle w:val="Hyperlink"/>
            <w:sz w:val="24"/>
            <w:szCs w:val="24"/>
          </w:rPr>
          <w:t>https://www.cdc.gov/nhsn/fhirportal/about.html</w:t>
        </w:r>
      </w:hyperlink>
    </w:p>
    <w:p w14:paraId="58FA536C" w14:textId="784A893D" w:rsidR="0003776D" w:rsidRPr="00511A02" w:rsidRDefault="008466CA" w:rsidP="0047635E">
      <w:pPr>
        <w:pStyle w:val="ListParagraph"/>
        <w:numPr>
          <w:ilvl w:val="0"/>
          <w:numId w:val="87"/>
        </w:numPr>
        <w:spacing w:line="240" w:lineRule="auto"/>
        <w:rPr>
          <w:rFonts w:ascii="Calibri" w:eastAsia="Times New Roman" w:hAnsi="Calibri" w:cs="Calibri"/>
          <w:color w:val="000000"/>
          <w:sz w:val="24"/>
          <w:szCs w:val="24"/>
        </w:rPr>
      </w:pPr>
      <w:r w:rsidRPr="00511A02">
        <w:rPr>
          <w:rFonts w:ascii="Calibri" w:eastAsia="Times New Roman" w:hAnsi="Calibri" w:cs="Calibri"/>
          <w:color w:val="000000"/>
          <w:sz w:val="24"/>
          <w:szCs w:val="24"/>
        </w:rPr>
        <w:t xml:space="preserve">Centers for Disease Control and Prevention. http://hl7.org/fhir. NHSN dQM Reporting Home - National Healthcare Safety Network (NHSN) Digital Quality Measure (dQM) Reporting Implementation Guide v1.0.0. Fhir.org. Published 2024. Accessed December 4, 2025. </w:t>
      </w:r>
      <w:hyperlink r:id="rId29" w:history="1">
        <w:r w:rsidRPr="00511A02">
          <w:rPr>
            <w:rStyle w:val="Hyperlink"/>
            <w:rFonts w:ascii="Calibri" w:eastAsia="Times New Roman" w:hAnsi="Calibri" w:cs="Calibri"/>
            <w:sz w:val="24"/>
            <w:szCs w:val="24"/>
          </w:rPr>
          <w:t>https://build.fhir.org/ig/HL7/nhsn-dqm/</w:t>
        </w:r>
      </w:hyperlink>
    </w:p>
    <w:p w14:paraId="0E19A662" w14:textId="7074772E" w:rsidR="0047635E" w:rsidRPr="00511A02" w:rsidRDefault="0047635E" w:rsidP="0047635E">
      <w:pPr>
        <w:pStyle w:val="ListParagraph"/>
        <w:numPr>
          <w:ilvl w:val="0"/>
          <w:numId w:val="87"/>
        </w:numPr>
        <w:spacing w:line="240" w:lineRule="auto"/>
        <w:rPr>
          <w:rFonts w:ascii="Calibri" w:eastAsia="Times New Roman" w:hAnsi="Calibri" w:cs="Calibri"/>
          <w:color w:val="000000"/>
          <w:sz w:val="24"/>
          <w:szCs w:val="24"/>
        </w:rPr>
      </w:pPr>
      <w:r w:rsidRPr="00511A02">
        <w:rPr>
          <w:rFonts w:ascii="Calibri" w:eastAsia="Times New Roman" w:hAnsi="Calibri" w:cs="Calibri"/>
          <w:color w:val="000000"/>
          <w:sz w:val="24"/>
          <w:szCs w:val="24"/>
        </w:rPr>
        <w:t xml:space="preserve">Centers for Disease Control and Prevention. http://hl7.org/fhir. Index - FHIR v4.0.1. Hl7.org. Published 2019. Accessed December 4, 2025. </w:t>
      </w:r>
      <w:hyperlink r:id="rId30" w:history="1">
        <w:r w:rsidRPr="00511A02">
          <w:rPr>
            <w:rStyle w:val="Hyperlink"/>
            <w:rFonts w:ascii="Calibri" w:eastAsia="Times New Roman" w:hAnsi="Calibri" w:cs="Calibri"/>
            <w:sz w:val="24"/>
            <w:szCs w:val="24"/>
          </w:rPr>
          <w:t>http://hl7.org/fhir/R4</w:t>
        </w:r>
      </w:hyperlink>
    </w:p>
    <w:p w14:paraId="208CA0D7" w14:textId="77777777" w:rsidR="0047635E" w:rsidRPr="00511A02" w:rsidRDefault="0047635E" w:rsidP="00511A02">
      <w:pPr>
        <w:pStyle w:val="ListParagraph"/>
        <w:spacing w:line="240" w:lineRule="auto"/>
        <w:rPr>
          <w:rFonts w:ascii="Calibri" w:eastAsia="Times New Roman" w:hAnsi="Calibri" w:cs="Calibri"/>
          <w:color w:val="000000"/>
          <w:sz w:val="27"/>
          <w:szCs w:val="27"/>
        </w:rPr>
      </w:pPr>
    </w:p>
    <w:p w14:paraId="34C872F5" w14:textId="77777777" w:rsidR="00F171AB" w:rsidRPr="00511A02" w:rsidRDefault="00F171AB" w:rsidP="00511A02">
      <w:pPr>
        <w:pStyle w:val="ListParagraph"/>
        <w:rPr>
          <w:rFonts w:ascii="Calibri" w:eastAsia="Times New Roman" w:hAnsi="Calibri" w:cs="Calibri"/>
          <w:color w:val="000000"/>
          <w:sz w:val="24"/>
          <w:szCs w:val="24"/>
        </w:rPr>
      </w:pPr>
    </w:p>
    <w:p w14:paraId="08F32D4C" w14:textId="77777777" w:rsidR="00120519" w:rsidRPr="00511A02" w:rsidRDefault="00120519" w:rsidP="00511A02">
      <w:pPr>
        <w:pStyle w:val="ListParagraph"/>
        <w:rPr>
          <w:rFonts w:ascii="Calibri" w:eastAsia="Times New Roman" w:hAnsi="Calibri" w:cs="Calibri"/>
          <w:color w:val="000000"/>
          <w:sz w:val="24"/>
          <w:szCs w:val="24"/>
        </w:rPr>
      </w:pPr>
    </w:p>
    <w:p w14:paraId="15DE3AEE" w14:textId="77777777" w:rsidR="00120519" w:rsidRPr="00511A02" w:rsidRDefault="00120519" w:rsidP="009D56ED">
      <w:pPr>
        <w:pStyle w:val="ListParagraph"/>
        <w:spacing w:before="100" w:beforeAutospacing="1" w:after="100" w:afterAutospacing="1"/>
        <w:rPr>
          <w:rFonts w:ascii="Calibri" w:eastAsia="Times New Roman" w:hAnsi="Calibri" w:cs="Calibri"/>
          <w:color w:val="000000"/>
          <w:sz w:val="24"/>
          <w:szCs w:val="24"/>
        </w:rPr>
      </w:pPr>
    </w:p>
    <w:p w14:paraId="7C80125E" w14:textId="4C120398" w:rsidR="000A4AB7" w:rsidRPr="00511A02" w:rsidRDefault="000A4AB7" w:rsidP="009D56ED">
      <w:pPr>
        <w:pStyle w:val="ListParagraph"/>
        <w:rPr>
          <w:rFonts w:ascii="Calibri" w:eastAsia="Times New Roman" w:hAnsi="Calibri" w:cs="Calibri"/>
          <w:color w:val="000000"/>
          <w:sz w:val="27"/>
          <w:szCs w:val="27"/>
        </w:rPr>
      </w:pPr>
    </w:p>
    <w:p w14:paraId="22D257A7" w14:textId="77777777" w:rsidR="000A4AB7" w:rsidRDefault="000A4AB7">
      <w:pPr>
        <w:rPr>
          <w:rFonts w:cstheme="minorHAnsi"/>
          <w:color w:val="000000" w:themeColor="text1"/>
          <w:sz w:val="28"/>
          <w:szCs w:val="28"/>
        </w:rPr>
      </w:pPr>
    </w:p>
    <w:p w14:paraId="5CB301B5" w14:textId="77777777" w:rsidR="000A4AB7" w:rsidRDefault="000A4AB7">
      <w:pPr>
        <w:rPr>
          <w:rFonts w:cstheme="minorHAnsi"/>
          <w:color w:val="000000" w:themeColor="text1"/>
          <w:sz w:val="28"/>
          <w:szCs w:val="28"/>
        </w:rPr>
      </w:pPr>
    </w:p>
    <w:p w14:paraId="2ED2CA5F" w14:textId="77777777" w:rsidR="000A4AB7" w:rsidRDefault="000A4AB7">
      <w:pPr>
        <w:rPr>
          <w:rFonts w:cstheme="minorHAnsi"/>
          <w:color w:val="000000" w:themeColor="text1"/>
          <w:sz w:val="28"/>
          <w:szCs w:val="28"/>
        </w:rPr>
      </w:pPr>
    </w:p>
    <w:p w14:paraId="43F2EB90" w14:textId="77777777" w:rsidR="000A4AB7" w:rsidRDefault="000A4AB7">
      <w:pPr>
        <w:rPr>
          <w:rFonts w:cstheme="minorHAnsi"/>
          <w:color w:val="000000" w:themeColor="text1"/>
          <w:sz w:val="28"/>
          <w:szCs w:val="28"/>
        </w:rPr>
      </w:pPr>
    </w:p>
    <w:p w14:paraId="121DA579" w14:textId="77777777" w:rsidR="000A4AB7" w:rsidRDefault="000A4AB7">
      <w:pPr>
        <w:rPr>
          <w:rFonts w:cstheme="minorHAnsi"/>
          <w:color w:val="000000" w:themeColor="text1"/>
          <w:sz w:val="28"/>
          <w:szCs w:val="28"/>
        </w:rPr>
      </w:pPr>
    </w:p>
    <w:p w14:paraId="73758ACA" w14:textId="77777777" w:rsidR="000A4AB7" w:rsidRDefault="000A4AB7">
      <w:pPr>
        <w:rPr>
          <w:rFonts w:cstheme="minorHAnsi"/>
          <w:color w:val="000000" w:themeColor="text1"/>
          <w:sz w:val="28"/>
          <w:szCs w:val="28"/>
        </w:rPr>
      </w:pPr>
    </w:p>
    <w:p w14:paraId="56EAA0A7" w14:textId="77777777" w:rsidR="000A4AB7" w:rsidRDefault="000A4AB7">
      <w:pPr>
        <w:rPr>
          <w:rFonts w:cstheme="minorHAnsi"/>
          <w:color w:val="000000" w:themeColor="text1"/>
          <w:sz w:val="28"/>
          <w:szCs w:val="28"/>
        </w:rPr>
      </w:pPr>
    </w:p>
    <w:p w14:paraId="4A3BABAF" w14:textId="77777777" w:rsidR="000A4AB7" w:rsidRDefault="000A4AB7">
      <w:pPr>
        <w:rPr>
          <w:rFonts w:cstheme="minorHAnsi"/>
          <w:color w:val="000000" w:themeColor="text1"/>
          <w:sz w:val="28"/>
          <w:szCs w:val="28"/>
        </w:rPr>
      </w:pPr>
    </w:p>
    <w:p w14:paraId="6E816F78" w14:textId="77777777" w:rsidR="000A4AB7" w:rsidRDefault="000A4AB7">
      <w:pPr>
        <w:rPr>
          <w:rFonts w:cstheme="minorHAnsi"/>
          <w:color w:val="000000" w:themeColor="text1"/>
          <w:sz w:val="28"/>
          <w:szCs w:val="28"/>
        </w:rPr>
      </w:pPr>
    </w:p>
    <w:p w14:paraId="7AF7BA78" w14:textId="77777777" w:rsidR="000A4AB7" w:rsidRDefault="000A4AB7">
      <w:pPr>
        <w:rPr>
          <w:rFonts w:cstheme="minorHAnsi"/>
          <w:color w:val="000000" w:themeColor="text1"/>
          <w:sz w:val="28"/>
          <w:szCs w:val="28"/>
        </w:rPr>
      </w:pPr>
    </w:p>
    <w:p w14:paraId="5636C564" w14:textId="77777777" w:rsidR="000A4AB7" w:rsidRDefault="000A4AB7">
      <w:pPr>
        <w:rPr>
          <w:rFonts w:cstheme="minorHAnsi"/>
          <w:color w:val="000000" w:themeColor="text1"/>
          <w:sz w:val="28"/>
          <w:szCs w:val="28"/>
        </w:rPr>
      </w:pPr>
    </w:p>
    <w:p w14:paraId="312C6160" w14:textId="77777777" w:rsidR="000A4AB7" w:rsidRDefault="000A4AB7">
      <w:pPr>
        <w:rPr>
          <w:rFonts w:cstheme="minorHAnsi"/>
          <w:color w:val="000000" w:themeColor="text1"/>
          <w:sz w:val="28"/>
          <w:szCs w:val="28"/>
        </w:rPr>
      </w:pPr>
    </w:p>
    <w:p w14:paraId="1AD6948E" w14:textId="77777777" w:rsidR="000A4AB7" w:rsidRDefault="000A4AB7">
      <w:pPr>
        <w:rPr>
          <w:rFonts w:cstheme="minorHAnsi"/>
          <w:color w:val="000000" w:themeColor="text1"/>
          <w:sz w:val="28"/>
          <w:szCs w:val="28"/>
        </w:rPr>
      </w:pPr>
    </w:p>
    <w:p w14:paraId="5B9A4936" w14:textId="77777777" w:rsidR="00441B26" w:rsidRDefault="00441B26" w:rsidP="009D56ED">
      <w:pPr>
        <w:rPr>
          <w:rFonts w:cstheme="minorHAnsi"/>
          <w:color w:val="000000" w:themeColor="text1"/>
          <w:sz w:val="28"/>
          <w:szCs w:val="28"/>
        </w:rPr>
      </w:pPr>
    </w:p>
    <w:p w14:paraId="343E1E90" w14:textId="39C1D1CC" w:rsidR="009C26CB" w:rsidRPr="009D56ED" w:rsidRDefault="00DE563A" w:rsidP="009D56ED">
      <w:r w:rsidRPr="000B3F2C">
        <w:rPr>
          <w:rFonts w:cstheme="minorHAnsi"/>
          <w:color w:val="000000" w:themeColor="text1"/>
          <w:sz w:val="28"/>
          <w:szCs w:val="28"/>
        </w:rPr>
        <w:t>Appendices</w:t>
      </w:r>
      <w:bookmarkEnd w:id="206"/>
    </w:p>
    <w:p w14:paraId="173DB21F" w14:textId="07130391" w:rsidR="001A1270" w:rsidRPr="000B3F2C" w:rsidRDefault="001A1270" w:rsidP="009C26CB">
      <w:pPr>
        <w:pStyle w:val="Heading2"/>
        <w:rPr>
          <w:rFonts w:cstheme="minorHAnsi"/>
          <w:color w:val="1F497D" w:themeColor="text2"/>
        </w:rPr>
      </w:pPr>
      <w:bookmarkStart w:id="208" w:name="_Toc204328651"/>
      <w:commentRangeStart w:id="209"/>
      <w:commentRangeStart w:id="210"/>
      <w:r w:rsidRPr="000B3F2C">
        <w:rPr>
          <w:rFonts w:cstheme="minorHAnsi"/>
          <w:color w:val="1F497D" w:themeColor="text2"/>
        </w:rPr>
        <w:t xml:space="preserve">Appendix A. Examples of </w:t>
      </w:r>
      <w:r w:rsidR="000410E8" w:rsidRPr="000B3F2C">
        <w:rPr>
          <w:rFonts w:cstheme="minorHAnsi"/>
          <w:color w:val="1F497D" w:themeColor="text2"/>
        </w:rPr>
        <w:t>Bacteremia &amp; Fungemia</w:t>
      </w:r>
      <w:r w:rsidRPr="000B3F2C">
        <w:rPr>
          <w:rFonts w:cstheme="minorHAnsi"/>
          <w:color w:val="1F497D" w:themeColor="text2"/>
        </w:rPr>
        <w:t xml:space="preserve"> </w:t>
      </w:r>
      <w:r>
        <w:rPr>
          <w:rFonts w:cstheme="minorHAnsi"/>
          <w:color w:val="1F497D" w:themeColor="text2"/>
        </w:rPr>
        <w:t>E</w:t>
      </w:r>
      <w:commentRangeStart w:id="211"/>
      <w:commentRangeStart w:id="212"/>
      <w:r>
        <w:rPr>
          <w:rFonts w:cstheme="minorHAnsi"/>
          <w:color w:val="1F497D" w:themeColor="text2"/>
        </w:rPr>
        <w:t>vents</w:t>
      </w:r>
      <w:bookmarkEnd w:id="189"/>
      <w:bookmarkEnd w:id="190"/>
      <w:bookmarkEnd w:id="191"/>
      <w:bookmarkEnd w:id="192"/>
      <w:bookmarkEnd w:id="193"/>
      <w:bookmarkEnd w:id="208"/>
      <w:commentRangeEnd w:id="210"/>
      <w:r w:rsidR="00502DB1" w:rsidRPr="000B3F2C">
        <w:rPr>
          <w:rStyle w:val="CommentReference"/>
          <w:rFonts w:cstheme="minorHAnsi"/>
          <w:color w:val="1F497D" w:themeColor="text2"/>
          <w:sz w:val="28"/>
          <w:szCs w:val="28"/>
        </w:rPr>
        <w:commentReference w:id="210"/>
      </w:r>
      <w:commentRangeEnd w:id="209"/>
      <w:r w:rsidR="00764F0E" w:rsidRPr="000B3F2C">
        <w:rPr>
          <w:rStyle w:val="CommentReference"/>
          <w:rFonts w:cstheme="minorHAnsi"/>
          <w:color w:val="1F497D" w:themeColor="text2"/>
          <w:sz w:val="28"/>
          <w:szCs w:val="28"/>
        </w:rPr>
        <w:commentReference w:id="209"/>
      </w:r>
      <w:commentRangeEnd w:id="211"/>
      <w:r w:rsidR="00F36760" w:rsidRPr="000B3F2C">
        <w:rPr>
          <w:rStyle w:val="CommentReference"/>
          <w:rFonts w:cstheme="minorHAnsi"/>
          <w:color w:val="1F497D" w:themeColor="text2"/>
          <w:sz w:val="28"/>
          <w:szCs w:val="28"/>
        </w:rPr>
        <w:commentReference w:id="211"/>
      </w:r>
      <w:commentRangeEnd w:id="212"/>
      <w:r w:rsidR="00137DF8" w:rsidRPr="000B3F2C">
        <w:rPr>
          <w:rStyle w:val="CommentReference"/>
          <w:rFonts w:cstheme="minorHAnsi"/>
          <w:color w:val="1F497D" w:themeColor="text2"/>
          <w:sz w:val="28"/>
          <w:szCs w:val="28"/>
        </w:rPr>
        <w:commentReference w:id="212"/>
      </w:r>
    </w:p>
    <w:p w14:paraId="0A997642" w14:textId="77777777" w:rsidR="000B3F2C" w:rsidRDefault="000B3F2C" w:rsidP="000B3F2C">
      <w:pPr>
        <w:rPr>
          <w:i/>
          <w:iCs/>
        </w:rPr>
      </w:pPr>
    </w:p>
    <w:p w14:paraId="3C5A7B39" w14:textId="307BD542" w:rsidR="000B3F2C" w:rsidRPr="00CC4CEB" w:rsidRDefault="000B3F2C" w:rsidP="000B3F2C">
      <w:pPr>
        <w:pStyle w:val="Heading3"/>
        <w:rPr>
          <w:rFonts w:cstheme="minorHAnsi"/>
          <w:szCs w:val="22"/>
        </w:rPr>
      </w:pPr>
      <w:bookmarkStart w:id="214" w:name="_Toc204328652"/>
      <w:r w:rsidRPr="00CC4CEB">
        <w:rPr>
          <w:rFonts w:cstheme="minorHAnsi"/>
          <w:szCs w:val="22"/>
        </w:rPr>
        <w:t>Example</w:t>
      </w:r>
      <w:r w:rsidR="00F857D3">
        <w:rPr>
          <w:rFonts w:cstheme="minorHAnsi"/>
          <w:szCs w:val="22"/>
        </w:rPr>
        <w:t>s</w:t>
      </w:r>
      <w:r w:rsidRPr="00CC4CEB">
        <w:rPr>
          <w:rFonts w:cstheme="minorHAnsi"/>
          <w:szCs w:val="22"/>
        </w:rPr>
        <w:t xml:space="preserve"> of </w:t>
      </w:r>
      <w:r>
        <w:rPr>
          <w:rFonts w:cstheme="minorHAnsi"/>
          <w:szCs w:val="22"/>
        </w:rPr>
        <w:t>O-COB</w:t>
      </w:r>
      <w:r w:rsidRPr="00CC4CEB">
        <w:rPr>
          <w:rFonts w:cstheme="minorHAnsi"/>
          <w:szCs w:val="22"/>
        </w:rPr>
        <w:t xml:space="preserve"> Event</w:t>
      </w:r>
      <w:r w:rsidR="00F857D3">
        <w:rPr>
          <w:rFonts w:cstheme="minorHAnsi"/>
          <w:szCs w:val="22"/>
        </w:rPr>
        <w:t>s</w:t>
      </w:r>
      <w:bookmarkEnd w:id="214"/>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960"/>
        <w:gridCol w:w="1080"/>
        <w:gridCol w:w="1080"/>
        <w:gridCol w:w="1080"/>
        <w:gridCol w:w="1080"/>
        <w:gridCol w:w="960"/>
        <w:gridCol w:w="962"/>
      </w:tblGrid>
      <w:tr w:rsidR="000B3F2C" w:rsidRPr="00290FCF" w14:paraId="1F8A3DF9" w14:textId="77777777">
        <w:trPr>
          <w:trHeight w:val="303"/>
        </w:trPr>
        <w:tc>
          <w:tcPr>
            <w:tcW w:w="215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76360ADA"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124B4289" w14:textId="19DA1E2F" w:rsidR="000B3F2C" w:rsidRPr="00F26544" w:rsidRDefault="00F26544">
            <w:pPr>
              <w:spacing w:line="240" w:lineRule="auto"/>
              <w:jc w:val="center"/>
              <w:textAlignment w:val="baseline"/>
              <w:rPr>
                <w:rFonts w:ascii="Segoe UI" w:eastAsia="Times New Roman" w:hAnsi="Segoe UI" w:cs="Segoe UI"/>
                <w:b/>
                <w:bCs/>
                <w:sz w:val="18"/>
                <w:szCs w:val="18"/>
              </w:rPr>
            </w:pPr>
            <w:r w:rsidRPr="00F26544">
              <w:rPr>
                <w:rFonts w:ascii="Segoe UI" w:eastAsia="Times New Roman" w:hAnsi="Segoe UI" w:cs="Segoe UI"/>
                <w:b/>
                <w:bCs/>
                <w:sz w:val="18"/>
                <w:szCs w:val="18"/>
              </w:rPr>
              <w:t>N/A</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C4446A0"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1256658F"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1782D520"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1136EC9E"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03202186"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02B2C708"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0B3F2C" w:rsidRPr="00290FCF" w14:paraId="54B0866A" w14:textId="77777777">
        <w:trPr>
          <w:trHeight w:val="288"/>
        </w:trPr>
        <w:tc>
          <w:tcPr>
            <w:tcW w:w="2152" w:type="dxa"/>
            <w:tcBorders>
              <w:top w:val="nil"/>
              <w:left w:val="single" w:sz="6" w:space="0" w:color="auto"/>
              <w:bottom w:val="single" w:sz="6" w:space="0" w:color="auto"/>
              <w:right w:val="single" w:sz="6" w:space="0" w:color="auto"/>
            </w:tcBorders>
            <w:vAlign w:val="center"/>
            <w:hideMark/>
          </w:tcPr>
          <w:p w14:paraId="15784F8C" w14:textId="77777777" w:rsidR="000B3F2C" w:rsidRPr="00290FCF" w:rsidRDefault="000B3F2C">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439074BE"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80" w:type="dxa"/>
            <w:tcBorders>
              <w:top w:val="nil"/>
              <w:left w:val="nil"/>
              <w:bottom w:val="single" w:sz="6" w:space="0" w:color="auto"/>
              <w:right w:val="single" w:sz="6" w:space="0" w:color="auto"/>
            </w:tcBorders>
            <w:vAlign w:val="center"/>
            <w:hideMark/>
          </w:tcPr>
          <w:p w14:paraId="17DB706C"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58749914"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0C2176CD"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7AD7447A"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2F6AEA64"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33AED1B9"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0B3F2C" w:rsidRPr="00290FCF" w14:paraId="738AAB28" w14:textId="77777777">
        <w:trPr>
          <w:trHeight w:val="288"/>
        </w:trPr>
        <w:tc>
          <w:tcPr>
            <w:tcW w:w="2152" w:type="dxa"/>
            <w:tcBorders>
              <w:top w:val="nil"/>
              <w:left w:val="single" w:sz="6" w:space="0" w:color="auto"/>
              <w:bottom w:val="single" w:sz="6" w:space="0" w:color="auto"/>
              <w:right w:val="single" w:sz="6" w:space="0" w:color="auto"/>
            </w:tcBorders>
            <w:vAlign w:val="center"/>
            <w:hideMark/>
          </w:tcPr>
          <w:p w14:paraId="1321730B" w14:textId="77777777" w:rsidR="000B3F2C" w:rsidRPr="00290FCF" w:rsidRDefault="000B3F2C">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861D9">
              <w:rPr>
                <w:rFonts w:ascii="Calibri" w:eastAsia="Times New Roman" w:hAnsi="Calibri" w:cs="Calibri"/>
                <w:b/>
                <w:bCs/>
                <w:i/>
                <w:iCs/>
                <w:color w:val="000000"/>
                <w:sz w:val="20"/>
              </w:rPr>
              <w:t>S. aureus</w:t>
            </w:r>
          </w:p>
        </w:tc>
        <w:tc>
          <w:tcPr>
            <w:tcW w:w="960" w:type="dxa"/>
            <w:tcBorders>
              <w:top w:val="nil"/>
              <w:left w:val="nil"/>
              <w:bottom w:val="single" w:sz="6" w:space="0" w:color="auto"/>
              <w:right w:val="single" w:sz="6" w:space="0" w:color="auto"/>
            </w:tcBorders>
            <w:vAlign w:val="center"/>
            <w:hideMark/>
          </w:tcPr>
          <w:p w14:paraId="6AAE8D22" w14:textId="77777777" w:rsidR="000B3F2C" w:rsidRDefault="000B3F2C">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b/>
                <w:bCs/>
                <w:color w:val="000000"/>
                <w:sz w:val="24"/>
                <w:szCs w:val="24"/>
              </w:rPr>
              <w:t>+</w:t>
            </w:r>
          </w:p>
          <w:p w14:paraId="05471B02" w14:textId="494022A8" w:rsidR="000B3F2C" w:rsidRPr="00511A02" w:rsidRDefault="00806BC3">
            <w:pPr>
              <w:spacing w:line="240" w:lineRule="auto"/>
              <w:jc w:val="center"/>
              <w:textAlignment w:val="baseline"/>
              <w:rPr>
                <w:rFonts w:eastAsia="Times New Roman" w:cstheme="minorHAnsi"/>
                <w:sz w:val="18"/>
                <w:szCs w:val="18"/>
              </w:rPr>
            </w:pPr>
            <w:r w:rsidRPr="00511A02">
              <w:rPr>
                <w:rFonts w:eastAsia="Times New Roman" w:cstheme="minorHAnsi"/>
                <w:sz w:val="18"/>
                <w:szCs w:val="18"/>
              </w:rPr>
              <w:t>(O-COB event)</w:t>
            </w:r>
          </w:p>
        </w:tc>
        <w:tc>
          <w:tcPr>
            <w:tcW w:w="1080" w:type="dxa"/>
            <w:tcBorders>
              <w:top w:val="nil"/>
              <w:left w:val="nil"/>
              <w:bottom w:val="single" w:sz="6" w:space="0" w:color="auto"/>
              <w:right w:val="single" w:sz="6" w:space="0" w:color="auto"/>
            </w:tcBorders>
            <w:vAlign w:val="center"/>
            <w:hideMark/>
          </w:tcPr>
          <w:p w14:paraId="13E3BD13"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22D92EDD"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00E7872A"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4D39168C"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2222CCDB"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2C19C441" w14:textId="7777777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bl>
    <w:p w14:paraId="3D70CCD7" w14:textId="4FF461E3" w:rsidR="008D4E66" w:rsidRDefault="00B73421" w:rsidP="000B3F2C">
      <w:pPr>
        <w:rPr>
          <w:i/>
          <w:iCs/>
        </w:rPr>
      </w:pPr>
      <w:r>
        <w:rPr>
          <w:i/>
          <w:iCs/>
        </w:rPr>
        <w:t>The</w:t>
      </w:r>
      <w:r w:rsidR="003574D4" w:rsidRPr="44773E96">
        <w:rPr>
          <w:i/>
          <w:iCs/>
        </w:rPr>
        <w:t xml:space="preserve"> positive</w:t>
      </w:r>
      <w:r w:rsidR="000B3F2C">
        <w:rPr>
          <w:i/>
          <w:iCs/>
        </w:rPr>
        <w:t xml:space="preserve"> blood culture </w:t>
      </w:r>
      <w:r w:rsidR="003574D4" w:rsidRPr="44773E96">
        <w:rPr>
          <w:i/>
          <w:iCs/>
        </w:rPr>
        <w:t>(</w:t>
      </w:r>
      <w:r w:rsidR="000B3F2C">
        <w:rPr>
          <w:i/>
          <w:iCs/>
        </w:rPr>
        <w:t>S. aureus</w:t>
      </w:r>
      <w:r w:rsidR="003574D4" w:rsidRPr="44773E96">
        <w:rPr>
          <w:i/>
          <w:iCs/>
        </w:rPr>
        <w:t>)</w:t>
      </w:r>
      <w:r w:rsidR="15467F13" w:rsidRPr="44773E96">
        <w:rPr>
          <w:i/>
          <w:iCs/>
        </w:rPr>
        <w:t xml:space="preserve"> </w:t>
      </w:r>
      <w:r w:rsidR="00EA1309">
        <w:rPr>
          <w:i/>
          <w:iCs/>
        </w:rPr>
        <w:t>collected in an ED location</w:t>
      </w:r>
      <w:r w:rsidR="000B3F2C">
        <w:rPr>
          <w:i/>
          <w:iCs/>
        </w:rPr>
        <w:t xml:space="preserve"> is a</w:t>
      </w:r>
      <w:r w:rsidR="00F26544">
        <w:rPr>
          <w:i/>
          <w:iCs/>
        </w:rPr>
        <w:t>n</w:t>
      </w:r>
      <w:r w:rsidR="000B3F2C">
        <w:rPr>
          <w:i/>
          <w:iCs/>
        </w:rPr>
        <w:t xml:space="preserve"> </w:t>
      </w:r>
      <w:r w:rsidR="00F26544">
        <w:rPr>
          <w:i/>
          <w:iCs/>
        </w:rPr>
        <w:t>O-</w:t>
      </w:r>
      <w:r w:rsidR="000B3F2C">
        <w:rPr>
          <w:i/>
          <w:iCs/>
        </w:rPr>
        <w:t>COB event.</w:t>
      </w:r>
    </w:p>
    <w:p w14:paraId="1CE0E3D7" w14:textId="77777777" w:rsidR="003574D4" w:rsidRDefault="003574D4" w:rsidP="000B3F2C">
      <w:pPr>
        <w:rPr>
          <w:i/>
          <w:iCs/>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1"/>
        <w:gridCol w:w="951"/>
        <w:gridCol w:w="1076"/>
        <w:gridCol w:w="1126"/>
        <w:gridCol w:w="1076"/>
        <w:gridCol w:w="1076"/>
        <w:gridCol w:w="958"/>
        <w:gridCol w:w="960"/>
      </w:tblGrid>
      <w:tr w:rsidR="008D4E66" w:rsidRPr="00290FCF" w14:paraId="2E348F83" w14:textId="77777777" w:rsidTr="008D4E66">
        <w:trPr>
          <w:trHeight w:val="297"/>
        </w:trPr>
        <w:tc>
          <w:tcPr>
            <w:tcW w:w="2131"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2EE4AF31" w14:textId="77777777"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951" w:type="dxa"/>
            <w:tcBorders>
              <w:top w:val="single" w:sz="6" w:space="0" w:color="auto"/>
              <w:left w:val="nil"/>
              <w:bottom w:val="single" w:sz="6" w:space="0" w:color="auto"/>
              <w:right w:val="single" w:sz="6" w:space="0" w:color="auto"/>
            </w:tcBorders>
            <w:shd w:val="clear" w:color="auto" w:fill="E7E6E6"/>
            <w:vAlign w:val="center"/>
            <w:hideMark/>
          </w:tcPr>
          <w:p w14:paraId="1621A493" w14:textId="77777777" w:rsidR="008D4E66" w:rsidRPr="00D5033F" w:rsidRDefault="008D4E66" w:rsidP="008D4E66">
            <w:pPr>
              <w:spacing w:line="240" w:lineRule="auto"/>
              <w:jc w:val="center"/>
              <w:textAlignment w:val="baseline"/>
              <w:rPr>
                <w:rFonts w:ascii="Segoe UI" w:eastAsia="Times New Roman" w:hAnsi="Segoe UI" w:cs="Segoe UI"/>
                <w:b/>
                <w:bCs/>
                <w:sz w:val="18"/>
                <w:szCs w:val="18"/>
              </w:rPr>
            </w:pPr>
            <w:r w:rsidRPr="00D5033F">
              <w:rPr>
                <w:rFonts w:ascii="Calibri" w:eastAsia="Times New Roman" w:hAnsi="Calibri" w:cs="Calibri"/>
                <w:b/>
                <w:bCs/>
                <w:color w:val="000000"/>
                <w:sz w:val="20"/>
              </w:rPr>
              <w:t>N/A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23B3509A" w14:textId="713A72A1" w:rsidR="008D4E66" w:rsidRPr="00290FCF" w:rsidRDefault="008D4E66" w:rsidP="008D4E66">
            <w:pPr>
              <w:spacing w:line="240" w:lineRule="auto"/>
              <w:jc w:val="center"/>
              <w:textAlignment w:val="baseline"/>
              <w:rPr>
                <w:rFonts w:ascii="Segoe UI" w:eastAsia="Times New Roman" w:hAnsi="Segoe UI" w:cs="Segoe UI"/>
                <w:sz w:val="18"/>
                <w:szCs w:val="18"/>
              </w:rPr>
            </w:pPr>
            <w:r w:rsidRPr="00D5033F">
              <w:rPr>
                <w:rFonts w:ascii="Calibri" w:eastAsia="Times New Roman" w:hAnsi="Calibri" w:cs="Calibri"/>
                <w:b/>
                <w:bCs/>
                <w:color w:val="000000"/>
                <w:sz w:val="20"/>
              </w:rPr>
              <w:t>N/A </w:t>
            </w:r>
          </w:p>
        </w:tc>
        <w:tc>
          <w:tcPr>
            <w:tcW w:w="1126" w:type="dxa"/>
            <w:tcBorders>
              <w:top w:val="single" w:sz="6" w:space="0" w:color="auto"/>
              <w:left w:val="nil"/>
              <w:bottom w:val="single" w:sz="6" w:space="0" w:color="auto"/>
              <w:right w:val="single" w:sz="6" w:space="0" w:color="auto"/>
            </w:tcBorders>
            <w:shd w:val="clear" w:color="auto" w:fill="E7E6E6"/>
            <w:vAlign w:val="center"/>
            <w:hideMark/>
          </w:tcPr>
          <w:p w14:paraId="3127FC70" w14:textId="38718626"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660C1C04" w14:textId="40A8420A"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799BC2A8" w14:textId="7A619493"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958" w:type="dxa"/>
            <w:tcBorders>
              <w:top w:val="single" w:sz="6" w:space="0" w:color="auto"/>
              <w:left w:val="nil"/>
              <w:bottom w:val="single" w:sz="6" w:space="0" w:color="auto"/>
              <w:right w:val="single" w:sz="6" w:space="0" w:color="auto"/>
            </w:tcBorders>
            <w:shd w:val="clear" w:color="auto" w:fill="E7E6E6"/>
            <w:vAlign w:val="center"/>
            <w:hideMark/>
          </w:tcPr>
          <w:p w14:paraId="678794E0" w14:textId="207D43AB"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57673A4D" w14:textId="44DF8357" w:rsidR="008D4E66" w:rsidRPr="00290FCF" w:rsidRDefault="008D4E66" w:rsidP="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r>
      <w:tr w:rsidR="008D4E66" w:rsidRPr="00290FCF" w14:paraId="3BAC5152" w14:textId="77777777" w:rsidTr="008D4E66">
        <w:trPr>
          <w:trHeight w:val="282"/>
        </w:trPr>
        <w:tc>
          <w:tcPr>
            <w:tcW w:w="2131" w:type="dxa"/>
            <w:tcBorders>
              <w:top w:val="nil"/>
              <w:left w:val="single" w:sz="6" w:space="0" w:color="auto"/>
              <w:bottom w:val="single" w:sz="6" w:space="0" w:color="auto"/>
              <w:right w:val="single" w:sz="6" w:space="0" w:color="auto"/>
            </w:tcBorders>
            <w:vAlign w:val="center"/>
            <w:hideMark/>
          </w:tcPr>
          <w:p w14:paraId="317271E0" w14:textId="77777777" w:rsidR="008D4E66" w:rsidRPr="00290FCF" w:rsidRDefault="008D4E66">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51" w:type="dxa"/>
            <w:tcBorders>
              <w:top w:val="nil"/>
              <w:left w:val="nil"/>
              <w:bottom w:val="single" w:sz="6" w:space="0" w:color="auto"/>
              <w:right w:val="single" w:sz="6" w:space="0" w:color="auto"/>
            </w:tcBorders>
            <w:vAlign w:val="center"/>
            <w:hideMark/>
          </w:tcPr>
          <w:p w14:paraId="0E877DB0"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76" w:type="dxa"/>
            <w:tcBorders>
              <w:top w:val="nil"/>
              <w:left w:val="nil"/>
              <w:bottom w:val="single" w:sz="6" w:space="0" w:color="auto"/>
              <w:right w:val="single" w:sz="6" w:space="0" w:color="auto"/>
            </w:tcBorders>
            <w:vAlign w:val="center"/>
            <w:hideMark/>
          </w:tcPr>
          <w:p w14:paraId="7EED7E35" w14:textId="4DBE6C82" w:rsidR="008D4E66" w:rsidRPr="00290FCF" w:rsidRDefault="008D4E66">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ED</w:t>
            </w:r>
          </w:p>
        </w:tc>
        <w:tc>
          <w:tcPr>
            <w:tcW w:w="1126" w:type="dxa"/>
            <w:tcBorders>
              <w:top w:val="nil"/>
              <w:left w:val="nil"/>
              <w:bottom w:val="single" w:sz="6" w:space="0" w:color="auto"/>
              <w:right w:val="single" w:sz="6" w:space="0" w:color="auto"/>
            </w:tcBorders>
            <w:vAlign w:val="center"/>
            <w:hideMark/>
          </w:tcPr>
          <w:p w14:paraId="780FBD13"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76" w:type="dxa"/>
            <w:tcBorders>
              <w:top w:val="nil"/>
              <w:left w:val="nil"/>
              <w:bottom w:val="single" w:sz="6" w:space="0" w:color="auto"/>
              <w:right w:val="single" w:sz="6" w:space="0" w:color="auto"/>
            </w:tcBorders>
            <w:vAlign w:val="center"/>
            <w:hideMark/>
          </w:tcPr>
          <w:p w14:paraId="0ED56BA1"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76" w:type="dxa"/>
            <w:tcBorders>
              <w:top w:val="nil"/>
              <w:left w:val="nil"/>
              <w:bottom w:val="single" w:sz="6" w:space="0" w:color="auto"/>
              <w:right w:val="single" w:sz="6" w:space="0" w:color="auto"/>
            </w:tcBorders>
            <w:vAlign w:val="center"/>
            <w:hideMark/>
          </w:tcPr>
          <w:p w14:paraId="2C8EBE5B"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8" w:type="dxa"/>
            <w:tcBorders>
              <w:top w:val="nil"/>
              <w:left w:val="nil"/>
              <w:bottom w:val="single" w:sz="6" w:space="0" w:color="auto"/>
              <w:right w:val="single" w:sz="6" w:space="0" w:color="auto"/>
            </w:tcBorders>
            <w:vAlign w:val="center"/>
            <w:hideMark/>
          </w:tcPr>
          <w:p w14:paraId="7B296BBE"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7F174B2F"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8D4E66" w:rsidRPr="00290FCF" w14:paraId="44B361D4" w14:textId="77777777" w:rsidTr="008D4E66">
        <w:trPr>
          <w:trHeight w:val="282"/>
        </w:trPr>
        <w:tc>
          <w:tcPr>
            <w:tcW w:w="2131" w:type="dxa"/>
            <w:tcBorders>
              <w:top w:val="nil"/>
              <w:left w:val="single" w:sz="6" w:space="0" w:color="auto"/>
              <w:bottom w:val="single" w:sz="6" w:space="0" w:color="auto"/>
              <w:right w:val="single" w:sz="6" w:space="0" w:color="auto"/>
            </w:tcBorders>
            <w:vAlign w:val="center"/>
            <w:hideMark/>
          </w:tcPr>
          <w:p w14:paraId="5CB88B62" w14:textId="77777777" w:rsidR="008D4E66" w:rsidRPr="00290FCF" w:rsidRDefault="008D4E66">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861D9">
              <w:rPr>
                <w:rFonts w:ascii="Calibri" w:eastAsia="Times New Roman" w:hAnsi="Calibri" w:cs="Calibri"/>
                <w:b/>
                <w:bCs/>
                <w:color w:val="000000"/>
                <w:sz w:val="20"/>
              </w:rPr>
              <w:t>S.</w:t>
            </w:r>
            <w:r w:rsidRPr="00F861D9">
              <w:rPr>
                <w:rFonts w:ascii="Calibri" w:eastAsia="Times New Roman" w:hAnsi="Calibri" w:cs="Calibri"/>
                <w:b/>
                <w:bCs/>
                <w:i/>
                <w:iCs/>
                <w:color w:val="000000"/>
                <w:sz w:val="20"/>
              </w:rPr>
              <w:t xml:space="preserve"> aureus</w:t>
            </w:r>
          </w:p>
        </w:tc>
        <w:tc>
          <w:tcPr>
            <w:tcW w:w="951" w:type="dxa"/>
            <w:tcBorders>
              <w:top w:val="nil"/>
              <w:left w:val="nil"/>
              <w:bottom w:val="single" w:sz="6" w:space="0" w:color="auto"/>
              <w:right w:val="single" w:sz="6" w:space="0" w:color="auto"/>
            </w:tcBorders>
            <w:vAlign w:val="center"/>
            <w:hideMark/>
          </w:tcPr>
          <w:p w14:paraId="3A8B6EA2" w14:textId="77777777" w:rsidR="008D4E66" w:rsidRDefault="008D4E66" w:rsidP="008D4E66">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 w:val="20"/>
              </w:rPr>
              <w:t> </w:t>
            </w:r>
          </w:p>
          <w:p w14:paraId="2EC80B37" w14:textId="4FB48F86" w:rsidR="008D4E66" w:rsidRPr="00290FCF" w:rsidRDefault="008D4E66" w:rsidP="008D4E66">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(O-COB Event)</w:t>
            </w:r>
          </w:p>
        </w:tc>
        <w:tc>
          <w:tcPr>
            <w:tcW w:w="1076" w:type="dxa"/>
            <w:tcBorders>
              <w:top w:val="nil"/>
              <w:left w:val="nil"/>
              <w:bottom w:val="single" w:sz="6" w:space="0" w:color="auto"/>
              <w:right w:val="single" w:sz="6" w:space="0" w:color="auto"/>
            </w:tcBorders>
            <w:vAlign w:val="center"/>
            <w:hideMark/>
          </w:tcPr>
          <w:p w14:paraId="309AE88D" w14:textId="60F24087" w:rsidR="008D4E66" w:rsidRPr="00290FCF" w:rsidRDefault="008D4E66" w:rsidP="008D4E66">
            <w:pPr>
              <w:spacing w:line="240" w:lineRule="auto"/>
              <w:textAlignment w:val="baseline"/>
              <w:rPr>
                <w:rFonts w:ascii="Segoe UI" w:eastAsia="Times New Roman" w:hAnsi="Segoe UI" w:cs="Segoe UI"/>
                <w:sz w:val="18"/>
                <w:szCs w:val="18"/>
              </w:rPr>
            </w:pPr>
          </w:p>
        </w:tc>
        <w:tc>
          <w:tcPr>
            <w:tcW w:w="1126" w:type="dxa"/>
            <w:tcBorders>
              <w:top w:val="nil"/>
              <w:left w:val="nil"/>
              <w:bottom w:val="single" w:sz="6" w:space="0" w:color="auto"/>
              <w:right w:val="single" w:sz="6" w:space="0" w:color="auto"/>
            </w:tcBorders>
            <w:vAlign w:val="center"/>
            <w:hideMark/>
          </w:tcPr>
          <w:p w14:paraId="41D8454F"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20E7CA9B"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77546D27"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58" w:type="dxa"/>
            <w:tcBorders>
              <w:top w:val="nil"/>
              <w:left w:val="nil"/>
              <w:bottom w:val="single" w:sz="6" w:space="0" w:color="auto"/>
              <w:right w:val="single" w:sz="6" w:space="0" w:color="auto"/>
            </w:tcBorders>
            <w:vAlign w:val="center"/>
            <w:hideMark/>
          </w:tcPr>
          <w:p w14:paraId="7CEC70FE"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15B7BBFC"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8D4E66" w:rsidRPr="00290FCF" w14:paraId="2998DDD1" w14:textId="77777777" w:rsidTr="008D4E66">
        <w:trPr>
          <w:trHeight w:val="282"/>
        </w:trPr>
        <w:tc>
          <w:tcPr>
            <w:tcW w:w="2131" w:type="dxa"/>
            <w:tcBorders>
              <w:top w:val="nil"/>
              <w:left w:val="single" w:sz="6" w:space="0" w:color="auto"/>
              <w:bottom w:val="single" w:sz="6" w:space="0" w:color="auto"/>
              <w:right w:val="single" w:sz="6" w:space="0" w:color="auto"/>
            </w:tcBorders>
            <w:vAlign w:val="center"/>
            <w:hideMark/>
          </w:tcPr>
          <w:p w14:paraId="30BCCD18" w14:textId="73ED7AC2" w:rsidR="008D4E66" w:rsidRPr="00290FCF" w:rsidRDefault="008D4E66">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8D4E66">
              <w:rPr>
                <w:rFonts w:ascii="Calibri" w:eastAsia="Times New Roman" w:hAnsi="Calibri" w:cs="Calibri"/>
                <w:b/>
                <w:bCs/>
                <w:i/>
                <w:iCs/>
                <w:color w:val="000000"/>
                <w:sz w:val="20"/>
              </w:rPr>
              <w:t>E.</w:t>
            </w:r>
            <w:r w:rsidR="00454B72">
              <w:rPr>
                <w:rFonts w:ascii="Calibri" w:eastAsia="Times New Roman" w:hAnsi="Calibri" w:cs="Calibri"/>
                <w:b/>
                <w:bCs/>
                <w:i/>
                <w:iCs/>
                <w:color w:val="000000"/>
                <w:sz w:val="20"/>
              </w:rPr>
              <w:t xml:space="preserve"> </w:t>
            </w:r>
            <w:r w:rsidRPr="008D4E66">
              <w:rPr>
                <w:rFonts w:ascii="Calibri" w:eastAsia="Times New Roman" w:hAnsi="Calibri" w:cs="Calibri"/>
                <w:b/>
                <w:bCs/>
                <w:i/>
                <w:iCs/>
                <w:color w:val="000000"/>
                <w:sz w:val="20"/>
              </w:rPr>
              <w:t>coli</w:t>
            </w:r>
          </w:p>
        </w:tc>
        <w:tc>
          <w:tcPr>
            <w:tcW w:w="951" w:type="dxa"/>
            <w:tcBorders>
              <w:top w:val="nil"/>
              <w:left w:val="nil"/>
              <w:bottom w:val="single" w:sz="6" w:space="0" w:color="auto"/>
              <w:right w:val="single" w:sz="6" w:space="0" w:color="auto"/>
            </w:tcBorders>
            <w:vAlign w:val="center"/>
            <w:hideMark/>
          </w:tcPr>
          <w:p w14:paraId="5614EBB5"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4374CF0F" w14:textId="77777777" w:rsidR="000345F6" w:rsidRDefault="008D4E66">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b/>
                <w:bCs/>
                <w:color w:val="000000"/>
                <w:sz w:val="24"/>
                <w:szCs w:val="24"/>
              </w:rPr>
              <w:t>+</w:t>
            </w:r>
          </w:p>
          <w:p w14:paraId="74D85956" w14:textId="497A0929" w:rsidR="00737FC9" w:rsidRDefault="00737FC9">
            <w:pPr>
              <w:spacing w:line="240" w:lineRule="auto"/>
              <w:jc w:val="center"/>
              <w:textAlignment w:val="baseline"/>
              <w:rPr>
                <w:rFonts w:ascii="Calibri" w:eastAsia="Times New Roman" w:hAnsi="Calibri" w:cs="Calibri"/>
                <w:color w:val="000000"/>
                <w:sz w:val="16"/>
                <w:szCs w:val="16"/>
              </w:rPr>
            </w:pPr>
            <w:r>
              <w:rPr>
                <w:rFonts w:ascii="Calibri" w:eastAsia="Times New Roman" w:hAnsi="Calibri" w:cs="Calibri"/>
                <w:color w:val="000000"/>
                <w:sz w:val="16"/>
                <w:szCs w:val="16"/>
              </w:rPr>
              <w:t xml:space="preserve">(Added to </w:t>
            </w:r>
          </w:p>
          <w:p w14:paraId="7BA35E5C" w14:textId="0D96FF99" w:rsidR="008D4E66" w:rsidRPr="00290FCF" w:rsidRDefault="00737FC9">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16"/>
                <w:szCs w:val="16"/>
              </w:rPr>
              <w:t>O-COB Event)</w:t>
            </w:r>
            <w:r w:rsidR="008D4E66" w:rsidRPr="00290FCF">
              <w:rPr>
                <w:rFonts w:ascii="Calibri" w:eastAsia="Times New Roman" w:hAnsi="Calibri" w:cs="Calibri"/>
                <w:color w:val="000000"/>
                <w:szCs w:val="22"/>
              </w:rPr>
              <w:t> </w:t>
            </w:r>
          </w:p>
        </w:tc>
        <w:tc>
          <w:tcPr>
            <w:tcW w:w="1126" w:type="dxa"/>
            <w:tcBorders>
              <w:top w:val="nil"/>
              <w:left w:val="nil"/>
              <w:bottom w:val="single" w:sz="6" w:space="0" w:color="auto"/>
              <w:right w:val="single" w:sz="6" w:space="0" w:color="auto"/>
            </w:tcBorders>
            <w:vAlign w:val="center"/>
            <w:hideMark/>
          </w:tcPr>
          <w:p w14:paraId="4567E6EF" w14:textId="03E4B3AC"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3E132DE0"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76" w:type="dxa"/>
            <w:tcBorders>
              <w:top w:val="nil"/>
              <w:left w:val="nil"/>
              <w:bottom w:val="single" w:sz="6" w:space="0" w:color="auto"/>
              <w:right w:val="single" w:sz="6" w:space="0" w:color="auto"/>
            </w:tcBorders>
            <w:vAlign w:val="center"/>
            <w:hideMark/>
          </w:tcPr>
          <w:p w14:paraId="00D3B60F"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58" w:type="dxa"/>
            <w:tcBorders>
              <w:top w:val="nil"/>
              <w:left w:val="nil"/>
              <w:bottom w:val="single" w:sz="6" w:space="0" w:color="auto"/>
              <w:right w:val="single" w:sz="6" w:space="0" w:color="auto"/>
            </w:tcBorders>
            <w:vAlign w:val="center"/>
            <w:hideMark/>
          </w:tcPr>
          <w:p w14:paraId="54FBFC18" w14:textId="77777777" w:rsidR="008D4E66" w:rsidRPr="00290FCF" w:rsidRDefault="008D4E66">
            <w:pPr>
              <w:spacing w:line="240" w:lineRule="auto"/>
              <w:jc w:val="center"/>
              <w:textAlignment w:val="baseline"/>
              <w:rPr>
                <w:rFonts w:ascii="Segoe UI" w:eastAsia="Times New Roman" w:hAnsi="Segoe UI" w:cs="Segoe UI"/>
                <w:sz w:val="18"/>
                <w:szCs w:val="18"/>
              </w:rPr>
            </w:pPr>
          </w:p>
        </w:tc>
        <w:tc>
          <w:tcPr>
            <w:tcW w:w="960" w:type="dxa"/>
            <w:tcBorders>
              <w:top w:val="nil"/>
              <w:left w:val="nil"/>
              <w:bottom w:val="single" w:sz="6" w:space="0" w:color="auto"/>
              <w:right w:val="single" w:sz="6" w:space="0" w:color="auto"/>
            </w:tcBorders>
            <w:vAlign w:val="center"/>
            <w:hideMark/>
          </w:tcPr>
          <w:p w14:paraId="620309B9" w14:textId="77777777" w:rsidR="008D4E66" w:rsidRPr="00290FCF" w:rsidRDefault="008D4E66">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r>
    </w:tbl>
    <w:p w14:paraId="270C0739" w14:textId="012CF884" w:rsidR="008D4E66" w:rsidRDefault="00B73421" w:rsidP="000B3F2C">
      <w:pPr>
        <w:rPr>
          <w:i/>
          <w:iCs/>
        </w:rPr>
      </w:pPr>
      <w:r>
        <w:rPr>
          <w:i/>
          <w:iCs/>
        </w:rPr>
        <w:t>The</w:t>
      </w:r>
      <w:r w:rsidR="3E4AFEF0" w:rsidRPr="44773E96">
        <w:rPr>
          <w:i/>
          <w:iCs/>
        </w:rPr>
        <w:t xml:space="preserve"> positive </w:t>
      </w:r>
      <w:r w:rsidR="008D4E66">
        <w:rPr>
          <w:i/>
          <w:iCs/>
        </w:rPr>
        <w:t xml:space="preserve">blood culture </w:t>
      </w:r>
      <w:r w:rsidR="5E7501D3" w:rsidRPr="44773E96">
        <w:rPr>
          <w:i/>
          <w:iCs/>
        </w:rPr>
        <w:t xml:space="preserve">(S. aureus) </w:t>
      </w:r>
      <w:r w:rsidR="008D4E66">
        <w:rPr>
          <w:i/>
          <w:iCs/>
        </w:rPr>
        <w:t xml:space="preserve">collected in an ED location is an O-COB event. The </w:t>
      </w:r>
      <w:r w:rsidR="007763D2">
        <w:rPr>
          <w:i/>
          <w:iCs/>
        </w:rPr>
        <w:t>second blood culture collected in an ED location</w:t>
      </w:r>
      <w:r w:rsidR="008A1A07">
        <w:rPr>
          <w:i/>
          <w:iCs/>
        </w:rPr>
        <w:t xml:space="preserve"> is not a separate event</w:t>
      </w:r>
      <w:r w:rsidR="7502D9D5" w:rsidRPr="44773E96">
        <w:rPr>
          <w:i/>
          <w:iCs/>
        </w:rPr>
        <w:t xml:space="preserve"> as there is only one O-COB event per hospital stay</w:t>
      </w:r>
      <w:r w:rsidR="008A1A07" w:rsidRPr="44773E96">
        <w:rPr>
          <w:i/>
          <w:iCs/>
        </w:rPr>
        <w:t>.</w:t>
      </w:r>
      <w:r w:rsidR="008A1A07">
        <w:rPr>
          <w:i/>
          <w:iCs/>
        </w:rPr>
        <w:t xml:space="preserve"> The </w:t>
      </w:r>
      <w:r w:rsidR="006F1712">
        <w:rPr>
          <w:i/>
          <w:iCs/>
        </w:rPr>
        <w:t xml:space="preserve">organism </w:t>
      </w:r>
      <w:r w:rsidR="008A1A07">
        <w:rPr>
          <w:i/>
          <w:iCs/>
        </w:rPr>
        <w:t>identified (E.</w:t>
      </w:r>
      <w:r w:rsidR="00454B72">
        <w:rPr>
          <w:i/>
          <w:iCs/>
        </w:rPr>
        <w:t xml:space="preserve"> </w:t>
      </w:r>
      <w:r w:rsidR="008A1A07">
        <w:rPr>
          <w:i/>
          <w:iCs/>
        </w:rPr>
        <w:t xml:space="preserve">coli) </w:t>
      </w:r>
      <w:r w:rsidR="011BADD1" w:rsidRPr="44773E96">
        <w:rPr>
          <w:i/>
          <w:iCs/>
        </w:rPr>
        <w:t>is</w:t>
      </w:r>
      <w:r w:rsidR="008A1A07">
        <w:rPr>
          <w:i/>
          <w:iCs/>
        </w:rPr>
        <w:t xml:space="preserve"> added to the </w:t>
      </w:r>
      <w:r w:rsidR="006F1712">
        <w:rPr>
          <w:i/>
          <w:iCs/>
        </w:rPr>
        <w:t xml:space="preserve">organism </w:t>
      </w:r>
      <w:r w:rsidR="008A1A07">
        <w:rPr>
          <w:i/>
          <w:iCs/>
        </w:rPr>
        <w:t xml:space="preserve">list for the </w:t>
      </w:r>
      <w:r w:rsidR="00F857D3">
        <w:rPr>
          <w:i/>
          <w:iCs/>
        </w:rPr>
        <w:t>initial</w:t>
      </w:r>
      <w:r w:rsidR="008A1A07">
        <w:rPr>
          <w:i/>
          <w:iCs/>
        </w:rPr>
        <w:t xml:space="preserve"> </w:t>
      </w:r>
      <w:r w:rsidR="00F857D3">
        <w:rPr>
          <w:i/>
          <w:iCs/>
        </w:rPr>
        <w:t>O-COB event.</w:t>
      </w:r>
    </w:p>
    <w:p w14:paraId="6D02A826" w14:textId="77777777" w:rsidR="000B3F2C" w:rsidRDefault="000B3F2C" w:rsidP="000B3F2C">
      <w:pPr>
        <w:rPr>
          <w:i/>
          <w:iCs/>
        </w:rPr>
      </w:pPr>
    </w:p>
    <w:p w14:paraId="2CB2565E" w14:textId="4C930E12" w:rsidR="000B3F2C" w:rsidRPr="000B3F2C" w:rsidRDefault="000B3F2C" w:rsidP="000B3F2C">
      <w:pPr>
        <w:pStyle w:val="Heading3"/>
        <w:rPr>
          <w:rFonts w:cstheme="minorHAnsi"/>
          <w:szCs w:val="22"/>
        </w:rPr>
      </w:pPr>
      <w:bookmarkStart w:id="215" w:name="_Toc204328653"/>
      <w:r w:rsidRPr="00CC4CEB">
        <w:rPr>
          <w:rFonts w:cstheme="minorHAnsi"/>
          <w:szCs w:val="22"/>
        </w:rPr>
        <w:t>Example</w:t>
      </w:r>
      <w:r w:rsidR="000F479F">
        <w:rPr>
          <w:rFonts w:cstheme="minorHAnsi"/>
          <w:szCs w:val="22"/>
        </w:rPr>
        <w:t>s</w:t>
      </w:r>
      <w:r w:rsidRPr="00CC4CEB">
        <w:rPr>
          <w:rFonts w:cstheme="minorHAnsi"/>
          <w:szCs w:val="22"/>
        </w:rPr>
        <w:t xml:space="preserve"> of </w:t>
      </w:r>
      <w:r>
        <w:rPr>
          <w:rFonts w:cstheme="minorHAnsi"/>
          <w:szCs w:val="22"/>
        </w:rPr>
        <w:t>COB</w:t>
      </w:r>
      <w:r w:rsidRPr="00CC4CEB">
        <w:rPr>
          <w:rFonts w:cstheme="minorHAnsi"/>
          <w:szCs w:val="22"/>
        </w:rPr>
        <w:t xml:space="preserve"> </w:t>
      </w:r>
      <w:bookmarkEnd w:id="215"/>
      <w:r w:rsidRPr="00CC4CEB">
        <w:rPr>
          <w:rFonts w:cstheme="minorHAnsi"/>
          <w:szCs w:val="22"/>
        </w:rPr>
        <w:t>Event</w:t>
      </w:r>
      <w:r w:rsidR="00A45182">
        <w:rPr>
          <w:rFonts w:cstheme="minorHAnsi"/>
          <w:szCs w:val="22"/>
        </w:rPr>
        <w:t>s</w:t>
      </w: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18"/>
        <w:gridCol w:w="593"/>
        <w:gridCol w:w="897"/>
        <w:gridCol w:w="2654"/>
        <w:gridCol w:w="897"/>
        <w:gridCol w:w="897"/>
        <w:gridCol w:w="857"/>
        <w:gridCol w:w="1241"/>
      </w:tblGrid>
      <w:tr w:rsidR="000B3F2C" w:rsidRPr="00290FCF" w14:paraId="628DD56F" w14:textId="77777777" w:rsidTr="00511A02">
        <w:trPr>
          <w:trHeight w:val="297"/>
        </w:trPr>
        <w:tc>
          <w:tcPr>
            <w:tcW w:w="1376"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19F9AD59" w14:textId="6368543F" w:rsidR="000B3F2C" w:rsidRPr="00290FCF" w:rsidRDefault="000B3F2C">
            <w:pPr>
              <w:spacing w:line="240" w:lineRule="auto"/>
              <w:jc w:val="center"/>
              <w:textAlignment w:val="baseline"/>
              <w:rPr>
                <w:rFonts w:ascii="Segoe UI" w:eastAsia="Times New Roman" w:hAnsi="Segoe UI" w:cs="Segoe UI"/>
                <w:sz w:val="18"/>
                <w:szCs w:val="18"/>
              </w:rPr>
            </w:pPr>
            <w:commentRangeStart w:id="216"/>
            <w:commentRangeStart w:id="217"/>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619" w:type="dxa"/>
            <w:tcBorders>
              <w:top w:val="single" w:sz="6" w:space="0" w:color="auto"/>
              <w:left w:val="nil"/>
              <w:bottom w:val="single" w:sz="6" w:space="0" w:color="auto"/>
              <w:right w:val="single" w:sz="6" w:space="0" w:color="auto"/>
            </w:tcBorders>
            <w:shd w:val="clear" w:color="auto" w:fill="E7E6E6"/>
            <w:vAlign w:val="center"/>
            <w:hideMark/>
          </w:tcPr>
          <w:p w14:paraId="1A7BE668" w14:textId="41C1C86D" w:rsidR="000B3F2C" w:rsidRPr="00D5033F" w:rsidRDefault="002D3443">
            <w:pPr>
              <w:spacing w:line="240" w:lineRule="auto"/>
              <w:jc w:val="center"/>
              <w:textAlignment w:val="baseline"/>
              <w:rPr>
                <w:rFonts w:ascii="Segoe UI" w:eastAsia="Times New Roman" w:hAnsi="Segoe UI" w:cs="Segoe UI"/>
                <w:b/>
                <w:bCs/>
                <w:sz w:val="18"/>
                <w:szCs w:val="18"/>
              </w:rPr>
            </w:pPr>
            <w:r w:rsidRPr="00D5033F">
              <w:rPr>
                <w:rFonts w:ascii="Calibri" w:eastAsia="Times New Roman" w:hAnsi="Calibri" w:cs="Calibri"/>
                <w:b/>
                <w:bCs/>
                <w:color w:val="000000"/>
                <w:sz w:val="20"/>
              </w:rPr>
              <w:t>N/A</w:t>
            </w:r>
            <w:r w:rsidR="000B3F2C" w:rsidRPr="00D5033F">
              <w:rPr>
                <w:rFonts w:ascii="Calibri" w:eastAsia="Times New Roman" w:hAnsi="Calibri" w:cs="Calibri"/>
                <w:b/>
                <w:bCs/>
                <w:color w:val="000000"/>
                <w:sz w:val="20"/>
              </w:rPr>
              <w:t> </w:t>
            </w:r>
          </w:p>
        </w:tc>
        <w:tc>
          <w:tcPr>
            <w:tcW w:w="910" w:type="dxa"/>
            <w:tcBorders>
              <w:top w:val="single" w:sz="6" w:space="0" w:color="auto"/>
              <w:left w:val="nil"/>
              <w:bottom w:val="single" w:sz="6" w:space="0" w:color="auto"/>
              <w:right w:val="single" w:sz="6" w:space="0" w:color="auto"/>
            </w:tcBorders>
            <w:shd w:val="clear" w:color="auto" w:fill="E7E6E6"/>
            <w:vAlign w:val="center"/>
            <w:hideMark/>
          </w:tcPr>
          <w:p w14:paraId="1E42EAAA" w14:textId="7E57EE43"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2901" w:type="dxa"/>
            <w:tcBorders>
              <w:top w:val="single" w:sz="6" w:space="0" w:color="auto"/>
              <w:left w:val="nil"/>
              <w:bottom w:val="single" w:sz="6" w:space="0" w:color="auto"/>
              <w:right w:val="single" w:sz="6" w:space="0" w:color="auto"/>
            </w:tcBorders>
            <w:shd w:val="clear" w:color="auto" w:fill="E7E6E6"/>
            <w:vAlign w:val="center"/>
            <w:hideMark/>
          </w:tcPr>
          <w:p w14:paraId="08314F28" w14:textId="5E56901B"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910" w:type="dxa"/>
            <w:tcBorders>
              <w:top w:val="single" w:sz="6" w:space="0" w:color="auto"/>
              <w:left w:val="nil"/>
              <w:bottom w:val="single" w:sz="6" w:space="0" w:color="auto"/>
              <w:right w:val="single" w:sz="6" w:space="0" w:color="auto"/>
            </w:tcBorders>
            <w:shd w:val="clear" w:color="auto" w:fill="E7E6E6"/>
            <w:vAlign w:val="center"/>
            <w:hideMark/>
          </w:tcPr>
          <w:p w14:paraId="66B66B60" w14:textId="03658949"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910" w:type="dxa"/>
            <w:tcBorders>
              <w:top w:val="single" w:sz="6" w:space="0" w:color="auto"/>
              <w:left w:val="nil"/>
              <w:bottom w:val="single" w:sz="6" w:space="0" w:color="auto"/>
              <w:right w:val="single" w:sz="6" w:space="0" w:color="auto"/>
            </w:tcBorders>
            <w:shd w:val="clear" w:color="auto" w:fill="E7E6E6"/>
            <w:vAlign w:val="center"/>
            <w:hideMark/>
          </w:tcPr>
          <w:p w14:paraId="7F422467" w14:textId="68021E5A"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864" w:type="dxa"/>
            <w:tcBorders>
              <w:top w:val="single" w:sz="6" w:space="0" w:color="auto"/>
              <w:left w:val="nil"/>
              <w:bottom w:val="single" w:sz="6" w:space="0" w:color="auto"/>
              <w:right w:val="single" w:sz="6" w:space="0" w:color="auto"/>
            </w:tcBorders>
            <w:shd w:val="clear" w:color="auto" w:fill="E7E6E6"/>
            <w:vAlign w:val="center"/>
            <w:hideMark/>
          </w:tcPr>
          <w:p w14:paraId="277B7E27" w14:textId="7EA63BB9"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864" w:type="dxa"/>
            <w:tcBorders>
              <w:top w:val="single" w:sz="6" w:space="0" w:color="auto"/>
              <w:left w:val="nil"/>
              <w:bottom w:val="single" w:sz="6" w:space="0" w:color="auto"/>
              <w:right w:val="single" w:sz="6" w:space="0" w:color="auto"/>
            </w:tcBorders>
            <w:shd w:val="clear" w:color="auto" w:fill="E7E6E6"/>
            <w:vAlign w:val="center"/>
            <w:hideMark/>
          </w:tcPr>
          <w:p w14:paraId="47A36606" w14:textId="5D0494BD"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0B3F2C" w:rsidRPr="00290FCF" w14:paraId="5BF24862" w14:textId="77777777" w:rsidTr="00511A02">
        <w:trPr>
          <w:trHeight w:val="282"/>
        </w:trPr>
        <w:tc>
          <w:tcPr>
            <w:tcW w:w="1376" w:type="dxa"/>
            <w:tcBorders>
              <w:top w:val="nil"/>
              <w:left w:val="single" w:sz="6" w:space="0" w:color="auto"/>
              <w:bottom w:val="single" w:sz="6" w:space="0" w:color="auto"/>
              <w:right w:val="single" w:sz="6" w:space="0" w:color="auto"/>
            </w:tcBorders>
            <w:vAlign w:val="center"/>
            <w:hideMark/>
          </w:tcPr>
          <w:p w14:paraId="7641FAAF" w14:textId="4A37EA40" w:rsidR="000B3F2C" w:rsidRPr="00290FCF" w:rsidRDefault="000B3F2C">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619" w:type="dxa"/>
            <w:tcBorders>
              <w:top w:val="nil"/>
              <w:left w:val="nil"/>
              <w:bottom w:val="single" w:sz="6" w:space="0" w:color="auto"/>
              <w:right w:val="single" w:sz="6" w:space="0" w:color="auto"/>
            </w:tcBorders>
            <w:vAlign w:val="center"/>
            <w:hideMark/>
          </w:tcPr>
          <w:p w14:paraId="5C3AF2F9" w14:textId="6B1625FB"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910" w:type="dxa"/>
            <w:tcBorders>
              <w:top w:val="nil"/>
              <w:left w:val="nil"/>
              <w:bottom w:val="single" w:sz="6" w:space="0" w:color="auto"/>
              <w:right w:val="single" w:sz="6" w:space="0" w:color="auto"/>
            </w:tcBorders>
            <w:vAlign w:val="center"/>
            <w:hideMark/>
          </w:tcPr>
          <w:p w14:paraId="5C882DC5" w14:textId="0758AAF6"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2901" w:type="dxa"/>
            <w:tcBorders>
              <w:top w:val="nil"/>
              <w:left w:val="nil"/>
              <w:bottom w:val="single" w:sz="6" w:space="0" w:color="auto"/>
              <w:right w:val="single" w:sz="6" w:space="0" w:color="auto"/>
            </w:tcBorders>
            <w:vAlign w:val="center"/>
            <w:hideMark/>
          </w:tcPr>
          <w:p w14:paraId="6F50CD4F" w14:textId="67FB96A6"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10" w:type="dxa"/>
            <w:tcBorders>
              <w:top w:val="nil"/>
              <w:left w:val="nil"/>
              <w:bottom w:val="single" w:sz="6" w:space="0" w:color="auto"/>
              <w:right w:val="single" w:sz="6" w:space="0" w:color="auto"/>
            </w:tcBorders>
            <w:vAlign w:val="center"/>
            <w:hideMark/>
          </w:tcPr>
          <w:p w14:paraId="09E13B60" w14:textId="5E2DEF2A"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10" w:type="dxa"/>
            <w:tcBorders>
              <w:top w:val="nil"/>
              <w:left w:val="nil"/>
              <w:bottom w:val="single" w:sz="6" w:space="0" w:color="auto"/>
              <w:right w:val="single" w:sz="6" w:space="0" w:color="auto"/>
            </w:tcBorders>
            <w:vAlign w:val="center"/>
            <w:hideMark/>
          </w:tcPr>
          <w:p w14:paraId="20AF861A" w14:textId="754BA5A6"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864" w:type="dxa"/>
            <w:tcBorders>
              <w:top w:val="nil"/>
              <w:left w:val="nil"/>
              <w:bottom w:val="single" w:sz="6" w:space="0" w:color="auto"/>
              <w:right w:val="single" w:sz="6" w:space="0" w:color="auto"/>
            </w:tcBorders>
            <w:vAlign w:val="center"/>
            <w:hideMark/>
          </w:tcPr>
          <w:p w14:paraId="08B85E14" w14:textId="1FF42108"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864" w:type="dxa"/>
            <w:tcBorders>
              <w:top w:val="nil"/>
              <w:left w:val="nil"/>
              <w:bottom w:val="single" w:sz="6" w:space="0" w:color="auto"/>
              <w:right w:val="single" w:sz="6" w:space="0" w:color="auto"/>
            </w:tcBorders>
            <w:vAlign w:val="center"/>
            <w:hideMark/>
          </w:tcPr>
          <w:p w14:paraId="23FDD572" w14:textId="74DD8FAA"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0B3F2C" w:rsidRPr="00290FCF" w14:paraId="1EC226AC" w14:textId="77777777" w:rsidTr="00511A02">
        <w:trPr>
          <w:trHeight w:val="282"/>
        </w:trPr>
        <w:tc>
          <w:tcPr>
            <w:tcW w:w="1376" w:type="dxa"/>
            <w:tcBorders>
              <w:top w:val="nil"/>
              <w:left w:val="single" w:sz="6" w:space="0" w:color="auto"/>
              <w:bottom w:val="single" w:sz="6" w:space="0" w:color="auto"/>
              <w:right w:val="single" w:sz="6" w:space="0" w:color="auto"/>
            </w:tcBorders>
            <w:vAlign w:val="center"/>
            <w:hideMark/>
          </w:tcPr>
          <w:p w14:paraId="78CFCCDC" w14:textId="42844769" w:rsidR="000B3F2C" w:rsidRPr="00290FCF" w:rsidRDefault="000B3F2C">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861D9">
              <w:rPr>
                <w:rFonts w:ascii="Calibri" w:eastAsia="Times New Roman" w:hAnsi="Calibri" w:cs="Calibri"/>
                <w:b/>
                <w:bCs/>
                <w:color w:val="000000"/>
                <w:sz w:val="20"/>
              </w:rPr>
              <w:t>S.</w:t>
            </w:r>
            <w:r w:rsidRPr="00F861D9">
              <w:rPr>
                <w:rFonts w:ascii="Calibri" w:eastAsia="Times New Roman" w:hAnsi="Calibri" w:cs="Calibri"/>
                <w:b/>
                <w:bCs/>
                <w:i/>
                <w:iCs/>
                <w:color w:val="000000"/>
                <w:sz w:val="20"/>
              </w:rPr>
              <w:t xml:space="preserve"> aureus</w:t>
            </w:r>
          </w:p>
        </w:tc>
        <w:tc>
          <w:tcPr>
            <w:tcW w:w="619" w:type="dxa"/>
            <w:tcBorders>
              <w:top w:val="nil"/>
              <w:left w:val="nil"/>
              <w:bottom w:val="single" w:sz="6" w:space="0" w:color="auto"/>
              <w:right w:val="single" w:sz="6" w:space="0" w:color="auto"/>
            </w:tcBorders>
            <w:vAlign w:val="center"/>
            <w:hideMark/>
          </w:tcPr>
          <w:p w14:paraId="56F31E63" w14:textId="0C054BBA"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10" w:type="dxa"/>
            <w:tcBorders>
              <w:top w:val="nil"/>
              <w:left w:val="nil"/>
              <w:bottom w:val="single" w:sz="6" w:space="0" w:color="auto"/>
              <w:right w:val="single" w:sz="6" w:space="0" w:color="auto"/>
            </w:tcBorders>
            <w:vAlign w:val="center"/>
            <w:hideMark/>
          </w:tcPr>
          <w:p w14:paraId="47E1AF94" w14:textId="08595496" w:rsidR="000B3F2C" w:rsidRDefault="000B3F2C">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 w:val="20"/>
              </w:rPr>
              <w:t> </w:t>
            </w:r>
          </w:p>
          <w:p w14:paraId="3819A505" w14:textId="5B025D75" w:rsidR="000B3F2C" w:rsidRPr="00290FCF" w:rsidRDefault="000B3F2C">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(COB Event)</w:t>
            </w:r>
          </w:p>
        </w:tc>
        <w:tc>
          <w:tcPr>
            <w:tcW w:w="2901" w:type="dxa"/>
            <w:tcBorders>
              <w:top w:val="nil"/>
              <w:left w:val="nil"/>
              <w:bottom w:val="single" w:sz="6" w:space="0" w:color="auto"/>
              <w:right w:val="single" w:sz="6" w:space="0" w:color="auto"/>
            </w:tcBorders>
            <w:vAlign w:val="center"/>
            <w:hideMark/>
          </w:tcPr>
          <w:p w14:paraId="4ADC8C01" w14:textId="0F365501"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10" w:type="dxa"/>
            <w:tcBorders>
              <w:top w:val="nil"/>
              <w:left w:val="nil"/>
              <w:bottom w:val="single" w:sz="6" w:space="0" w:color="auto"/>
              <w:right w:val="single" w:sz="6" w:space="0" w:color="auto"/>
            </w:tcBorders>
            <w:vAlign w:val="center"/>
            <w:hideMark/>
          </w:tcPr>
          <w:p w14:paraId="09F3DE61" w14:textId="524F0691"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10" w:type="dxa"/>
            <w:tcBorders>
              <w:top w:val="nil"/>
              <w:left w:val="nil"/>
              <w:bottom w:val="single" w:sz="6" w:space="0" w:color="auto"/>
              <w:right w:val="single" w:sz="6" w:space="0" w:color="auto"/>
            </w:tcBorders>
            <w:vAlign w:val="center"/>
            <w:hideMark/>
          </w:tcPr>
          <w:p w14:paraId="6BA6E4CF" w14:textId="0C443B0E"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864" w:type="dxa"/>
            <w:tcBorders>
              <w:top w:val="nil"/>
              <w:left w:val="nil"/>
              <w:bottom w:val="single" w:sz="6" w:space="0" w:color="auto"/>
              <w:right w:val="single" w:sz="6" w:space="0" w:color="auto"/>
            </w:tcBorders>
            <w:vAlign w:val="center"/>
            <w:hideMark/>
          </w:tcPr>
          <w:p w14:paraId="7CA4D487" w14:textId="2B3EAEB5"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864" w:type="dxa"/>
            <w:tcBorders>
              <w:top w:val="nil"/>
              <w:left w:val="nil"/>
              <w:bottom w:val="single" w:sz="6" w:space="0" w:color="auto"/>
              <w:right w:val="single" w:sz="6" w:space="0" w:color="auto"/>
            </w:tcBorders>
            <w:vAlign w:val="center"/>
            <w:hideMark/>
          </w:tcPr>
          <w:p w14:paraId="5A7A3EA5" w14:textId="6FA5A16E"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0B3F2C" w:rsidRPr="00290FCF" w14:paraId="0A19E47A" w14:textId="77777777" w:rsidTr="00511A02">
        <w:trPr>
          <w:trHeight w:val="282"/>
        </w:trPr>
        <w:tc>
          <w:tcPr>
            <w:tcW w:w="1376" w:type="dxa"/>
            <w:tcBorders>
              <w:top w:val="nil"/>
              <w:left w:val="single" w:sz="6" w:space="0" w:color="auto"/>
              <w:bottom w:val="single" w:sz="6" w:space="0" w:color="auto"/>
              <w:right w:val="single" w:sz="6" w:space="0" w:color="auto"/>
            </w:tcBorders>
            <w:vAlign w:val="center"/>
            <w:hideMark/>
          </w:tcPr>
          <w:p w14:paraId="19524916" w14:textId="1ACC4E42" w:rsidR="000B3F2C" w:rsidRPr="00290FCF" w:rsidRDefault="000B3F2C">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56191A">
              <w:rPr>
                <w:rFonts w:ascii="Calibri" w:eastAsia="Times New Roman" w:hAnsi="Calibri" w:cs="Calibri"/>
                <w:b/>
                <w:bCs/>
                <w:color w:val="000000"/>
                <w:sz w:val="20"/>
              </w:rPr>
              <w:t>E. coli</w:t>
            </w:r>
          </w:p>
        </w:tc>
        <w:tc>
          <w:tcPr>
            <w:tcW w:w="619" w:type="dxa"/>
            <w:tcBorders>
              <w:top w:val="nil"/>
              <w:left w:val="nil"/>
              <w:bottom w:val="single" w:sz="6" w:space="0" w:color="auto"/>
              <w:right w:val="single" w:sz="6" w:space="0" w:color="auto"/>
            </w:tcBorders>
            <w:vAlign w:val="center"/>
            <w:hideMark/>
          </w:tcPr>
          <w:p w14:paraId="04CA981A" w14:textId="44C02E14"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10" w:type="dxa"/>
            <w:tcBorders>
              <w:top w:val="nil"/>
              <w:left w:val="nil"/>
              <w:bottom w:val="single" w:sz="6" w:space="0" w:color="auto"/>
              <w:right w:val="single" w:sz="6" w:space="0" w:color="auto"/>
            </w:tcBorders>
            <w:vAlign w:val="center"/>
            <w:hideMark/>
          </w:tcPr>
          <w:p w14:paraId="6B39DF61" w14:textId="1BB495B3" w:rsidR="000B3F2C" w:rsidRPr="00290FCF" w:rsidRDefault="000B3F2C">
            <w:pPr>
              <w:spacing w:line="240" w:lineRule="auto"/>
              <w:jc w:val="center"/>
              <w:textAlignment w:val="baseline"/>
              <w:rPr>
                <w:rFonts w:ascii="Segoe UI" w:eastAsia="Times New Roman" w:hAnsi="Segoe UI" w:cs="Segoe UI"/>
                <w:sz w:val="18"/>
                <w:szCs w:val="18"/>
              </w:rPr>
            </w:pPr>
          </w:p>
        </w:tc>
        <w:tc>
          <w:tcPr>
            <w:tcW w:w="2901" w:type="dxa"/>
            <w:tcBorders>
              <w:top w:val="nil"/>
              <w:left w:val="nil"/>
              <w:bottom w:val="single" w:sz="6" w:space="0" w:color="auto"/>
              <w:right w:val="single" w:sz="6" w:space="0" w:color="auto"/>
            </w:tcBorders>
            <w:vAlign w:val="center"/>
            <w:hideMark/>
          </w:tcPr>
          <w:p w14:paraId="52ABC421" w14:textId="77777777" w:rsidR="00EE5C86" w:rsidRDefault="000B3F2C">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511A02">
              <w:rPr>
                <w:rFonts w:ascii="Calibri" w:eastAsia="Times New Roman" w:hAnsi="Calibri" w:cs="Calibri"/>
                <w:color w:val="000000"/>
                <w:sz w:val="20"/>
              </w:rPr>
              <w:t>+</w:t>
            </w:r>
          </w:p>
          <w:p w14:paraId="3F84E820" w14:textId="1911818F" w:rsidR="00D45017" w:rsidRPr="00511A02" w:rsidRDefault="000B3F2C">
            <w:pPr>
              <w:spacing w:line="240" w:lineRule="auto"/>
              <w:jc w:val="center"/>
              <w:textAlignment w:val="baseline"/>
              <w:rPr>
                <w:rFonts w:ascii="Calibri" w:eastAsia="Times New Roman" w:hAnsi="Calibri" w:cs="Calibri"/>
                <w:color w:val="000000"/>
                <w:sz w:val="20"/>
              </w:rPr>
            </w:pPr>
            <w:r w:rsidRPr="00511A02">
              <w:rPr>
                <w:rFonts w:ascii="Calibri" w:eastAsia="Times New Roman" w:hAnsi="Calibri" w:cs="Calibri"/>
                <w:color w:val="000000"/>
                <w:sz w:val="20"/>
              </w:rPr>
              <w:t> </w:t>
            </w:r>
            <w:r w:rsidR="00EE5C86">
              <w:rPr>
                <w:rFonts w:ascii="Calibri" w:eastAsia="Times New Roman" w:hAnsi="Calibri" w:cs="Calibri"/>
                <w:color w:val="000000"/>
                <w:sz w:val="20"/>
              </w:rPr>
              <w:t>(</w:t>
            </w:r>
            <w:r w:rsidR="0028450B" w:rsidRPr="00713EF9">
              <w:rPr>
                <w:rFonts w:ascii="Calibri" w:eastAsia="Times New Roman" w:hAnsi="Calibri" w:cs="Calibri"/>
                <w:color w:val="000000"/>
                <w:sz w:val="20"/>
              </w:rPr>
              <w:t xml:space="preserve">Not eligible </w:t>
            </w:r>
          </w:p>
          <w:p w14:paraId="263B8673" w14:textId="5F31C1E8" w:rsidR="000B3F2C" w:rsidRPr="00511A02" w:rsidRDefault="0028450B">
            <w:pPr>
              <w:spacing w:line="240" w:lineRule="auto"/>
              <w:jc w:val="center"/>
              <w:textAlignment w:val="baseline"/>
              <w:rPr>
                <w:rFonts w:ascii="Segoe UI" w:eastAsia="Times New Roman" w:hAnsi="Segoe UI" w:cs="Segoe UI"/>
                <w:sz w:val="20"/>
              </w:rPr>
            </w:pPr>
            <w:r w:rsidRPr="00713EF9">
              <w:rPr>
                <w:rFonts w:ascii="Calibri" w:eastAsia="Times New Roman" w:hAnsi="Calibri" w:cs="Calibri"/>
                <w:color w:val="000000"/>
                <w:sz w:val="20"/>
              </w:rPr>
              <w:t>for new COB</w:t>
            </w:r>
            <w:r w:rsidR="00142286">
              <w:rPr>
                <w:rFonts w:ascii="Calibri" w:eastAsia="Times New Roman" w:hAnsi="Calibri" w:cs="Calibri"/>
                <w:color w:val="000000"/>
                <w:sz w:val="20"/>
              </w:rPr>
              <w:t>)</w:t>
            </w:r>
          </w:p>
        </w:tc>
        <w:tc>
          <w:tcPr>
            <w:tcW w:w="910" w:type="dxa"/>
            <w:tcBorders>
              <w:top w:val="nil"/>
              <w:left w:val="nil"/>
              <w:bottom w:val="single" w:sz="6" w:space="0" w:color="auto"/>
              <w:right w:val="single" w:sz="6" w:space="0" w:color="auto"/>
            </w:tcBorders>
            <w:vAlign w:val="center"/>
            <w:hideMark/>
          </w:tcPr>
          <w:p w14:paraId="54A1A725" w14:textId="658DACF8"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910" w:type="dxa"/>
            <w:tcBorders>
              <w:top w:val="nil"/>
              <w:left w:val="nil"/>
              <w:bottom w:val="single" w:sz="6" w:space="0" w:color="auto"/>
              <w:right w:val="single" w:sz="6" w:space="0" w:color="auto"/>
            </w:tcBorders>
            <w:vAlign w:val="center"/>
            <w:hideMark/>
          </w:tcPr>
          <w:p w14:paraId="58960737" w14:textId="115983EE"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864" w:type="dxa"/>
            <w:tcBorders>
              <w:top w:val="nil"/>
              <w:left w:val="nil"/>
              <w:bottom w:val="single" w:sz="6" w:space="0" w:color="auto"/>
              <w:right w:val="single" w:sz="6" w:space="0" w:color="auto"/>
            </w:tcBorders>
            <w:vAlign w:val="center"/>
            <w:hideMark/>
          </w:tcPr>
          <w:p w14:paraId="0E9F9B7B" w14:textId="3226F0E4" w:rsidR="000B3F2C" w:rsidRPr="00290FCF" w:rsidRDefault="000B3F2C">
            <w:pPr>
              <w:spacing w:line="240" w:lineRule="auto"/>
              <w:jc w:val="center"/>
              <w:textAlignment w:val="baseline"/>
              <w:rPr>
                <w:rFonts w:ascii="Segoe UI" w:eastAsia="Times New Roman" w:hAnsi="Segoe UI" w:cs="Segoe UI"/>
                <w:sz w:val="18"/>
                <w:szCs w:val="18"/>
              </w:rPr>
            </w:pPr>
          </w:p>
        </w:tc>
        <w:tc>
          <w:tcPr>
            <w:tcW w:w="864" w:type="dxa"/>
            <w:tcBorders>
              <w:top w:val="nil"/>
              <w:left w:val="nil"/>
              <w:bottom w:val="single" w:sz="6" w:space="0" w:color="auto"/>
              <w:right w:val="single" w:sz="6" w:space="0" w:color="auto"/>
            </w:tcBorders>
            <w:vAlign w:val="center"/>
            <w:hideMark/>
          </w:tcPr>
          <w:p w14:paraId="1C1C70A3" w14:textId="30029957" w:rsidR="000B3F2C" w:rsidRPr="00290FCF" w:rsidRDefault="000B3F2C">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commentRangeEnd w:id="216"/>
            <w:r w:rsidR="009B4D96" w:rsidRPr="00290FCF">
              <w:rPr>
                <w:rStyle w:val="CommentReference"/>
                <w:rFonts w:ascii="Segoe UI" w:eastAsia="Times New Roman" w:hAnsi="Segoe UI" w:cs="Segoe UI"/>
                <w:sz w:val="18"/>
                <w:szCs w:val="18"/>
              </w:rPr>
              <w:commentReference w:id="216"/>
            </w:r>
            <w:commentRangeEnd w:id="217"/>
            <w:r w:rsidR="006C10D5" w:rsidRPr="00290FCF">
              <w:rPr>
                <w:rStyle w:val="CommentReference"/>
                <w:rFonts w:ascii="Segoe UI" w:eastAsia="Times New Roman" w:hAnsi="Segoe UI" w:cs="Segoe UI"/>
                <w:sz w:val="18"/>
                <w:szCs w:val="18"/>
              </w:rPr>
              <w:commentReference w:id="217"/>
            </w:r>
          </w:p>
        </w:tc>
      </w:tr>
    </w:tbl>
    <w:p w14:paraId="73E7EC1B" w14:textId="6B0964EA" w:rsidR="006C7FBD" w:rsidRDefault="00B73421" w:rsidP="006C7FBD">
      <w:pPr>
        <w:rPr>
          <w:i/>
          <w:iCs/>
        </w:rPr>
      </w:pPr>
      <w:r>
        <w:rPr>
          <w:i/>
          <w:iCs/>
        </w:rPr>
        <w:t>The</w:t>
      </w:r>
      <w:r w:rsidR="006C7FBD" w:rsidRPr="44773E96">
        <w:rPr>
          <w:i/>
          <w:iCs/>
        </w:rPr>
        <w:t xml:space="preserve"> positive </w:t>
      </w:r>
      <w:r w:rsidR="006C7FBD">
        <w:rPr>
          <w:i/>
          <w:iCs/>
        </w:rPr>
        <w:t xml:space="preserve">blood culture </w:t>
      </w:r>
      <w:r w:rsidR="006C7FBD" w:rsidRPr="44773E96">
        <w:rPr>
          <w:i/>
          <w:iCs/>
        </w:rPr>
        <w:t xml:space="preserve">(S. aureus) </w:t>
      </w:r>
      <w:r w:rsidR="006C7FBD">
        <w:rPr>
          <w:i/>
          <w:iCs/>
        </w:rPr>
        <w:t xml:space="preserve">collected </w:t>
      </w:r>
      <w:r w:rsidR="0097778E">
        <w:rPr>
          <w:i/>
          <w:iCs/>
        </w:rPr>
        <w:t>on day 1 in an inpatient location is</w:t>
      </w:r>
      <w:r w:rsidR="006C7FBD">
        <w:rPr>
          <w:i/>
          <w:iCs/>
        </w:rPr>
        <w:t xml:space="preserve"> a</w:t>
      </w:r>
      <w:r w:rsidR="0097778E">
        <w:rPr>
          <w:i/>
          <w:iCs/>
        </w:rPr>
        <w:t xml:space="preserve"> </w:t>
      </w:r>
      <w:r w:rsidR="006C7FBD">
        <w:rPr>
          <w:i/>
          <w:iCs/>
        </w:rPr>
        <w:t xml:space="preserve">COB event. The second blood culture collected </w:t>
      </w:r>
      <w:r w:rsidR="0097778E">
        <w:rPr>
          <w:i/>
          <w:iCs/>
        </w:rPr>
        <w:t>on inpatient admission day 2</w:t>
      </w:r>
      <w:r w:rsidR="006C7FBD">
        <w:rPr>
          <w:i/>
          <w:iCs/>
        </w:rPr>
        <w:t xml:space="preserve"> </w:t>
      </w:r>
      <w:r w:rsidR="0056191A">
        <w:rPr>
          <w:i/>
          <w:iCs/>
        </w:rPr>
        <w:t xml:space="preserve">is </w:t>
      </w:r>
      <w:r w:rsidR="006C7FBD">
        <w:rPr>
          <w:i/>
          <w:iCs/>
        </w:rPr>
        <w:t>not a separate event</w:t>
      </w:r>
      <w:r w:rsidR="006C7FBD" w:rsidRPr="44773E96">
        <w:rPr>
          <w:i/>
          <w:iCs/>
        </w:rPr>
        <w:t xml:space="preserve"> as there is only one COB event per hospital stay.</w:t>
      </w:r>
      <w:r w:rsidR="006C7FBD">
        <w:rPr>
          <w:i/>
          <w:iCs/>
        </w:rPr>
        <w:t xml:space="preserve"> The organism identified (E. coli) </w:t>
      </w:r>
      <w:r w:rsidR="006C7FBD" w:rsidRPr="44773E96">
        <w:rPr>
          <w:i/>
          <w:iCs/>
        </w:rPr>
        <w:t>is</w:t>
      </w:r>
      <w:r w:rsidR="006C7FBD">
        <w:rPr>
          <w:i/>
          <w:iCs/>
        </w:rPr>
        <w:t xml:space="preserve"> added to the organism list for the initial COB event.</w:t>
      </w:r>
    </w:p>
    <w:p w14:paraId="2ED097A0" w14:textId="77777777" w:rsidR="006C7FBD" w:rsidRDefault="006C7FBD" w:rsidP="001A1270">
      <w:pPr>
        <w:rPr>
          <w:i/>
          <w:iCs/>
        </w:rPr>
      </w:pPr>
    </w:p>
    <w:p w14:paraId="4C67E7CF" w14:textId="77777777" w:rsidR="00C15E32" w:rsidRDefault="00C15E32" w:rsidP="001A1270">
      <w:pPr>
        <w:rPr>
          <w:i/>
        </w:rPr>
      </w:pPr>
    </w:p>
    <w:p w14:paraId="58615728" w14:textId="1D881991" w:rsidR="44773E96" w:rsidRDefault="44773E96" w:rsidP="44773E96">
      <w:pPr>
        <w:rPr>
          <w:i/>
          <w:iCs/>
        </w:rPr>
      </w:pPr>
    </w:p>
    <w:p w14:paraId="31F42CFC" w14:textId="4B2ED23D" w:rsidR="44773E96" w:rsidRDefault="44773E96" w:rsidP="44773E96">
      <w:pPr>
        <w:rPr>
          <w:i/>
          <w:iCs/>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58"/>
        <w:gridCol w:w="1303"/>
        <w:gridCol w:w="802"/>
        <w:gridCol w:w="1038"/>
        <w:gridCol w:w="1038"/>
        <w:gridCol w:w="1038"/>
        <w:gridCol w:w="936"/>
        <w:gridCol w:w="1241"/>
      </w:tblGrid>
      <w:tr w:rsidR="00C15E32" w:rsidRPr="00290FCF" w14:paraId="47007D86" w14:textId="77777777" w:rsidTr="00C15E32">
        <w:trPr>
          <w:trHeight w:val="297"/>
        </w:trPr>
        <w:tc>
          <w:tcPr>
            <w:tcW w:w="2075"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3E5D02B4"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lastRenderedPageBreak/>
              <w:t>Inpatient Admission Day</w:t>
            </w:r>
            <w:r w:rsidRPr="00290FCF">
              <w:rPr>
                <w:rFonts w:ascii="Calibri" w:eastAsia="Times New Roman" w:hAnsi="Calibri" w:cs="Calibri"/>
                <w:color w:val="000000"/>
                <w:sz w:val="20"/>
              </w:rPr>
              <w:t> </w:t>
            </w:r>
          </w:p>
        </w:tc>
        <w:tc>
          <w:tcPr>
            <w:tcW w:w="1386" w:type="dxa"/>
            <w:tcBorders>
              <w:top w:val="single" w:sz="6" w:space="0" w:color="auto"/>
              <w:left w:val="nil"/>
              <w:bottom w:val="single" w:sz="6" w:space="0" w:color="auto"/>
              <w:right w:val="single" w:sz="6" w:space="0" w:color="auto"/>
            </w:tcBorders>
            <w:shd w:val="clear" w:color="auto" w:fill="E7E6E6"/>
            <w:vAlign w:val="center"/>
            <w:hideMark/>
          </w:tcPr>
          <w:p w14:paraId="113D8E0F" w14:textId="77777777" w:rsidR="00C15E32" w:rsidRPr="00D5033F" w:rsidRDefault="00C15E32">
            <w:pPr>
              <w:spacing w:line="240" w:lineRule="auto"/>
              <w:jc w:val="center"/>
              <w:textAlignment w:val="baseline"/>
              <w:rPr>
                <w:rFonts w:ascii="Segoe UI" w:eastAsia="Times New Roman" w:hAnsi="Segoe UI" w:cs="Segoe UI"/>
                <w:b/>
                <w:bCs/>
                <w:sz w:val="18"/>
                <w:szCs w:val="18"/>
              </w:rPr>
            </w:pPr>
            <w:r w:rsidRPr="00D5033F">
              <w:rPr>
                <w:rFonts w:ascii="Calibri" w:eastAsia="Times New Roman" w:hAnsi="Calibri" w:cs="Calibri"/>
                <w:b/>
                <w:bCs/>
                <w:color w:val="000000"/>
                <w:sz w:val="20"/>
              </w:rPr>
              <w:t>N/A </w:t>
            </w:r>
          </w:p>
        </w:tc>
        <w:tc>
          <w:tcPr>
            <w:tcW w:w="802" w:type="dxa"/>
            <w:tcBorders>
              <w:top w:val="single" w:sz="6" w:space="0" w:color="auto"/>
              <w:left w:val="nil"/>
              <w:bottom w:val="single" w:sz="6" w:space="0" w:color="auto"/>
              <w:right w:val="single" w:sz="6" w:space="0" w:color="auto"/>
            </w:tcBorders>
            <w:shd w:val="clear" w:color="auto" w:fill="E7E6E6"/>
            <w:vAlign w:val="center"/>
            <w:hideMark/>
          </w:tcPr>
          <w:p w14:paraId="017F80B0"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13788C00"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129F87FD"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0D30A56E"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50" w:type="dxa"/>
            <w:tcBorders>
              <w:top w:val="single" w:sz="6" w:space="0" w:color="auto"/>
              <w:left w:val="nil"/>
              <w:bottom w:val="single" w:sz="6" w:space="0" w:color="auto"/>
              <w:right w:val="single" w:sz="6" w:space="0" w:color="auto"/>
            </w:tcBorders>
            <w:shd w:val="clear" w:color="auto" w:fill="E7E6E6"/>
            <w:vAlign w:val="center"/>
            <w:hideMark/>
          </w:tcPr>
          <w:p w14:paraId="1E4724BF"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52" w:type="dxa"/>
            <w:tcBorders>
              <w:top w:val="single" w:sz="6" w:space="0" w:color="auto"/>
              <w:left w:val="nil"/>
              <w:bottom w:val="single" w:sz="6" w:space="0" w:color="auto"/>
              <w:right w:val="single" w:sz="6" w:space="0" w:color="auto"/>
            </w:tcBorders>
            <w:shd w:val="clear" w:color="auto" w:fill="E7E6E6"/>
            <w:vAlign w:val="center"/>
            <w:hideMark/>
          </w:tcPr>
          <w:p w14:paraId="2A5982ED"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C15E32" w:rsidRPr="00290FCF" w14:paraId="1C8C7106" w14:textId="77777777" w:rsidTr="00C15E32">
        <w:trPr>
          <w:trHeight w:val="282"/>
        </w:trPr>
        <w:tc>
          <w:tcPr>
            <w:tcW w:w="2075" w:type="dxa"/>
            <w:tcBorders>
              <w:top w:val="nil"/>
              <w:left w:val="single" w:sz="6" w:space="0" w:color="auto"/>
              <w:bottom w:val="single" w:sz="6" w:space="0" w:color="auto"/>
              <w:right w:val="single" w:sz="6" w:space="0" w:color="auto"/>
            </w:tcBorders>
            <w:vAlign w:val="center"/>
            <w:hideMark/>
          </w:tcPr>
          <w:p w14:paraId="78DC6172" w14:textId="77777777" w:rsidR="00C15E32" w:rsidRPr="00290FCF" w:rsidRDefault="00C15E32">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1386" w:type="dxa"/>
            <w:tcBorders>
              <w:top w:val="nil"/>
              <w:left w:val="nil"/>
              <w:bottom w:val="single" w:sz="6" w:space="0" w:color="auto"/>
              <w:right w:val="single" w:sz="6" w:space="0" w:color="auto"/>
            </w:tcBorders>
            <w:vAlign w:val="center"/>
            <w:hideMark/>
          </w:tcPr>
          <w:p w14:paraId="399339D1"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802" w:type="dxa"/>
            <w:tcBorders>
              <w:top w:val="nil"/>
              <w:left w:val="nil"/>
              <w:bottom w:val="single" w:sz="6" w:space="0" w:color="auto"/>
              <w:right w:val="single" w:sz="6" w:space="0" w:color="auto"/>
            </w:tcBorders>
            <w:vAlign w:val="center"/>
            <w:hideMark/>
          </w:tcPr>
          <w:p w14:paraId="601DD3E0"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7356271E"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4B279592"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48A1DCA1"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0" w:type="dxa"/>
            <w:tcBorders>
              <w:top w:val="nil"/>
              <w:left w:val="nil"/>
              <w:bottom w:val="single" w:sz="6" w:space="0" w:color="auto"/>
              <w:right w:val="single" w:sz="6" w:space="0" w:color="auto"/>
            </w:tcBorders>
            <w:vAlign w:val="center"/>
            <w:hideMark/>
          </w:tcPr>
          <w:p w14:paraId="0499D71F"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2" w:type="dxa"/>
            <w:tcBorders>
              <w:top w:val="nil"/>
              <w:left w:val="nil"/>
              <w:bottom w:val="single" w:sz="6" w:space="0" w:color="auto"/>
              <w:right w:val="single" w:sz="6" w:space="0" w:color="auto"/>
            </w:tcBorders>
            <w:vAlign w:val="center"/>
            <w:hideMark/>
          </w:tcPr>
          <w:p w14:paraId="1CDE7071"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C15E32" w:rsidRPr="00290FCF" w14:paraId="1851CAB6" w14:textId="77777777" w:rsidTr="00C15E32">
        <w:trPr>
          <w:trHeight w:val="282"/>
        </w:trPr>
        <w:tc>
          <w:tcPr>
            <w:tcW w:w="2075" w:type="dxa"/>
            <w:tcBorders>
              <w:top w:val="nil"/>
              <w:left w:val="single" w:sz="6" w:space="0" w:color="auto"/>
              <w:bottom w:val="single" w:sz="6" w:space="0" w:color="auto"/>
              <w:right w:val="single" w:sz="6" w:space="0" w:color="auto"/>
            </w:tcBorders>
            <w:vAlign w:val="center"/>
            <w:hideMark/>
          </w:tcPr>
          <w:p w14:paraId="52D8C214" w14:textId="5FFF1818" w:rsidR="00C15E32" w:rsidRPr="00290FCF" w:rsidRDefault="00C15E32">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0C5FED" w:rsidRPr="00626151">
              <w:rPr>
                <w:rFonts w:ascii="Calibri" w:eastAsia="Times New Roman" w:hAnsi="Calibri" w:cs="Calibri"/>
                <w:b/>
                <w:i/>
                <w:color w:val="000000"/>
                <w:sz w:val="20"/>
              </w:rPr>
              <w:t>E. coli</w:t>
            </w:r>
          </w:p>
        </w:tc>
        <w:tc>
          <w:tcPr>
            <w:tcW w:w="1386" w:type="dxa"/>
            <w:tcBorders>
              <w:top w:val="nil"/>
              <w:left w:val="nil"/>
              <w:bottom w:val="single" w:sz="6" w:space="0" w:color="auto"/>
              <w:right w:val="single" w:sz="6" w:space="0" w:color="auto"/>
            </w:tcBorders>
            <w:vAlign w:val="center"/>
            <w:hideMark/>
          </w:tcPr>
          <w:p w14:paraId="2CF6A86A" w14:textId="77777777" w:rsidR="00C15E32" w:rsidRPr="00C15E32" w:rsidRDefault="00C15E32">
            <w:pPr>
              <w:spacing w:line="240" w:lineRule="auto"/>
              <w:jc w:val="center"/>
              <w:textAlignment w:val="baseline"/>
              <w:rPr>
                <w:rFonts w:ascii="Calibri" w:eastAsia="Times New Roman" w:hAnsi="Calibri" w:cs="Calibri"/>
                <w:b/>
                <w:bCs/>
                <w:color w:val="000000"/>
                <w:sz w:val="20"/>
              </w:rPr>
            </w:pPr>
            <w:r w:rsidRPr="00C15E32">
              <w:rPr>
                <w:rFonts w:ascii="Calibri" w:eastAsia="Times New Roman" w:hAnsi="Calibri" w:cs="Calibri"/>
                <w:b/>
                <w:bCs/>
                <w:color w:val="000000"/>
                <w:sz w:val="20"/>
              </w:rPr>
              <w:t> +</w:t>
            </w:r>
          </w:p>
          <w:p w14:paraId="609A5D5E" w14:textId="031767DB" w:rsidR="00C15E32" w:rsidRPr="00290FCF" w:rsidRDefault="00C15E32">
            <w:pPr>
              <w:spacing w:line="240" w:lineRule="auto"/>
              <w:jc w:val="center"/>
              <w:textAlignment w:val="baseline"/>
              <w:rPr>
                <w:rFonts w:ascii="Segoe UI" w:eastAsia="Times New Roman" w:hAnsi="Segoe UI" w:cs="Segoe UI"/>
                <w:sz w:val="18"/>
                <w:szCs w:val="18"/>
              </w:rPr>
            </w:pPr>
            <w:r w:rsidRPr="00511A02">
              <w:rPr>
                <w:rFonts w:eastAsia="Times New Roman" w:cstheme="minorHAnsi"/>
                <w:sz w:val="20"/>
              </w:rPr>
              <w:t>(O-COB Event</w:t>
            </w:r>
            <w:r>
              <w:rPr>
                <w:rFonts w:ascii="Segoe UI" w:eastAsia="Times New Roman" w:hAnsi="Segoe UI" w:cs="Segoe UI"/>
                <w:sz w:val="20"/>
              </w:rPr>
              <w:t>)</w:t>
            </w:r>
          </w:p>
        </w:tc>
        <w:tc>
          <w:tcPr>
            <w:tcW w:w="802" w:type="dxa"/>
            <w:tcBorders>
              <w:top w:val="nil"/>
              <w:left w:val="nil"/>
              <w:bottom w:val="single" w:sz="6" w:space="0" w:color="auto"/>
              <w:right w:val="single" w:sz="6" w:space="0" w:color="auto"/>
            </w:tcBorders>
            <w:vAlign w:val="center"/>
            <w:hideMark/>
          </w:tcPr>
          <w:p w14:paraId="1CFCD2C4" w14:textId="3277F488" w:rsidR="00C15E32" w:rsidRDefault="00C15E32">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p>
          <w:p w14:paraId="2A2E6718" w14:textId="1D57A6ED" w:rsidR="00C15E32" w:rsidRPr="00290FCF" w:rsidRDefault="00C15E32">
            <w:pPr>
              <w:spacing w:line="240" w:lineRule="auto"/>
              <w:jc w:val="center"/>
              <w:textAlignment w:val="baseline"/>
              <w:rPr>
                <w:rFonts w:ascii="Segoe UI" w:eastAsia="Times New Roman" w:hAnsi="Segoe UI" w:cs="Segoe UI"/>
                <w:sz w:val="18"/>
                <w:szCs w:val="18"/>
              </w:rPr>
            </w:pPr>
          </w:p>
        </w:tc>
        <w:tc>
          <w:tcPr>
            <w:tcW w:w="1063" w:type="dxa"/>
            <w:tcBorders>
              <w:top w:val="nil"/>
              <w:left w:val="nil"/>
              <w:bottom w:val="single" w:sz="6" w:space="0" w:color="auto"/>
              <w:right w:val="single" w:sz="6" w:space="0" w:color="auto"/>
            </w:tcBorders>
            <w:vAlign w:val="center"/>
            <w:hideMark/>
          </w:tcPr>
          <w:p w14:paraId="5135DEE8"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63" w:type="dxa"/>
            <w:tcBorders>
              <w:top w:val="nil"/>
              <w:left w:val="nil"/>
              <w:bottom w:val="single" w:sz="6" w:space="0" w:color="auto"/>
              <w:right w:val="single" w:sz="6" w:space="0" w:color="auto"/>
            </w:tcBorders>
            <w:vAlign w:val="center"/>
            <w:hideMark/>
          </w:tcPr>
          <w:p w14:paraId="1AB5464C"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63" w:type="dxa"/>
            <w:tcBorders>
              <w:top w:val="nil"/>
              <w:left w:val="nil"/>
              <w:bottom w:val="single" w:sz="6" w:space="0" w:color="auto"/>
              <w:right w:val="single" w:sz="6" w:space="0" w:color="auto"/>
            </w:tcBorders>
            <w:vAlign w:val="center"/>
            <w:hideMark/>
          </w:tcPr>
          <w:p w14:paraId="3756872F"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50" w:type="dxa"/>
            <w:tcBorders>
              <w:top w:val="nil"/>
              <w:left w:val="nil"/>
              <w:bottom w:val="single" w:sz="6" w:space="0" w:color="auto"/>
              <w:right w:val="single" w:sz="6" w:space="0" w:color="auto"/>
            </w:tcBorders>
            <w:vAlign w:val="center"/>
            <w:hideMark/>
          </w:tcPr>
          <w:p w14:paraId="0D8CEB0C"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52" w:type="dxa"/>
            <w:tcBorders>
              <w:top w:val="nil"/>
              <w:left w:val="nil"/>
              <w:bottom w:val="single" w:sz="6" w:space="0" w:color="auto"/>
              <w:right w:val="single" w:sz="6" w:space="0" w:color="auto"/>
            </w:tcBorders>
            <w:vAlign w:val="center"/>
            <w:hideMark/>
          </w:tcPr>
          <w:p w14:paraId="7221DE15"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C15E32" w:rsidRPr="00290FCF" w14:paraId="089F86CD" w14:textId="77777777" w:rsidTr="00C15E32">
        <w:trPr>
          <w:trHeight w:val="282"/>
        </w:trPr>
        <w:tc>
          <w:tcPr>
            <w:tcW w:w="2075" w:type="dxa"/>
            <w:tcBorders>
              <w:top w:val="nil"/>
              <w:left w:val="single" w:sz="6" w:space="0" w:color="auto"/>
              <w:bottom w:val="single" w:sz="6" w:space="0" w:color="auto"/>
              <w:right w:val="single" w:sz="6" w:space="0" w:color="auto"/>
            </w:tcBorders>
            <w:vAlign w:val="center"/>
            <w:hideMark/>
          </w:tcPr>
          <w:p w14:paraId="14DA5DFE" w14:textId="77777777" w:rsidR="00C15E32" w:rsidRPr="00290FCF" w:rsidRDefault="00C15E32">
            <w:pPr>
              <w:spacing w:line="240" w:lineRule="auto"/>
              <w:textAlignment w:val="baseline"/>
              <w:rPr>
                <w:rFonts w:ascii="Segoe UI" w:eastAsia="Times New Roman" w:hAnsi="Segoe UI" w:cs="Segoe UI"/>
                <w:sz w:val="18"/>
                <w:szCs w:val="18"/>
              </w:rPr>
            </w:pPr>
            <w:commentRangeStart w:id="218"/>
            <w:commentRangeStart w:id="219"/>
            <w:r>
              <w:rPr>
                <w:rFonts w:ascii="Calibri" w:eastAsia="Times New Roman" w:hAnsi="Calibri" w:cs="Calibri"/>
                <w:b/>
                <w:bCs/>
                <w:color w:val="000000"/>
                <w:sz w:val="20"/>
              </w:rPr>
              <w:t xml:space="preserve">Blood Culture with growth of S. </w:t>
            </w:r>
            <w:r w:rsidRPr="00D63188">
              <w:rPr>
                <w:rFonts w:ascii="Calibri" w:eastAsia="Times New Roman" w:hAnsi="Calibri" w:cs="Calibri"/>
                <w:b/>
                <w:bCs/>
                <w:i/>
                <w:iCs/>
                <w:color w:val="000000"/>
                <w:sz w:val="20"/>
              </w:rPr>
              <w:t>aureus</w:t>
            </w:r>
          </w:p>
        </w:tc>
        <w:tc>
          <w:tcPr>
            <w:tcW w:w="1386" w:type="dxa"/>
            <w:tcBorders>
              <w:top w:val="nil"/>
              <w:left w:val="nil"/>
              <w:bottom w:val="single" w:sz="6" w:space="0" w:color="auto"/>
              <w:right w:val="single" w:sz="6" w:space="0" w:color="auto"/>
            </w:tcBorders>
            <w:vAlign w:val="center"/>
            <w:hideMark/>
          </w:tcPr>
          <w:p w14:paraId="1854A3C1"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802" w:type="dxa"/>
            <w:tcBorders>
              <w:top w:val="nil"/>
              <w:left w:val="nil"/>
              <w:bottom w:val="single" w:sz="6" w:space="0" w:color="auto"/>
              <w:right w:val="single" w:sz="6" w:space="0" w:color="auto"/>
            </w:tcBorders>
            <w:vAlign w:val="center"/>
            <w:hideMark/>
          </w:tcPr>
          <w:p w14:paraId="021AEBB9" w14:textId="77777777" w:rsidR="00C15E32" w:rsidRPr="00290FCF" w:rsidRDefault="00C15E32">
            <w:pPr>
              <w:spacing w:line="240" w:lineRule="auto"/>
              <w:jc w:val="center"/>
              <w:textAlignment w:val="baseline"/>
              <w:rPr>
                <w:rFonts w:ascii="Segoe UI" w:eastAsia="Times New Roman" w:hAnsi="Segoe UI" w:cs="Segoe UI"/>
                <w:sz w:val="18"/>
                <w:szCs w:val="18"/>
              </w:rPr>
            </w:pPr>
          </w:p>
        </w:tc>
        <w:tc>
          <w:tcPr>
            <w:tcW w:w="1063" w:type="dxa"/>
            <w:tcBorders>
              <w:top w:val="nil"/>
              <w:left w:val="nil"/>
              <w:bottom w:val="single" w:sz="6" w:space="0" w:color="auto"/>
              <w:right w:val="single" w:sz="6" w:space="0" w:color="auto"/>
            </w:tcBorders>
            <w:vAlign w:val="center"/>
            <w:hideMark/>
          </w:tcPr>
          <w:p w14:paraId="413AFB84" w14:textId="77777777" w:rsidR="00C15E32" w:rsidRDefault="00C15E32">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p w14:paraId="5DD1CC0E" w14:textId="0ECFDCEF" w:rsidR="00C15E32" w:rsidRPr="00290FCF" w:rsidRDefault="00C15E32">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(COB Event)</w:t>
            </w:r>
          </w:p>
        </w:tc>
        <w:tc>
          <w:tcPr>
            <w:tcW w:w="1063" w:type="dxa"/>
            <w:tcBorders>
              <w:top w:val="nil"/>
              <w:left w:val="nil"/>
              <w:bottom w:val="single" w:sz="6" w:space="0" w:color="auto"/>
              <w:right w:val="single" w:sz="6" w:space="0" w:color="auto"/>
            </w:tcBorders>
            <w:vAlign w:val="center"/>
            <w:hideMark/>
          </w:tcPr>
          <w:p w14:paraId="548E299A"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63" w:type="dxa"/>
            <w:tcBorders>
              <w:top w:val="nil"/>
              <w:left w:val="nil"/>
              <w:bottom w:val="single" w:sz="6" w:space="0" w:color="auto"/>
              <w:right w:val="single" w:sz="6" w:space="0" w:color="auto"/>
            </w:tcBorders>
            <w:vAlign w:val="center"/>
            <w:hideMark/>
          </w:tcPr>
          <w:p w14:paraId="6CDED4BB"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50" w:type="dxa"/>
            <w:tcBorders>
              <w:top w:val="nil"/>
              <w:left w:val="nil"/>
              <w:bottom w:val="single" w:sz="6" w:space="0" w:color="auto"/>
              <w:right w:val="single" w:sz="6" w:space="0" w:color="auto"/>
            </w:tcBorders>
            <w:vAlign w:val="center"/>
            <w:hideMark/>
          </w:tcPr>
          <w:p w14:paraId="3B93F754" w14:textId="77777777" w:rsidR="00C15E32" w:rsidRPr="00290FCF" w:rsidRDefault="00C15E32">
            <w:pPr>
              <w:spacing w:line="240" w:lineRule="auto"/>
              <w:jc w:val="center"/>
              <w:textAlignment w:val="baseline"/>
              <w:rPr>
                <w:rFonts w:ascii="Segoe UI" w:eastAsia="Times New Roman" w:hAnsi="Segoe UI" w:cs="Segoe UI"/>
                <w:sz w:val="18"/>
                <w:szCs w:val="18"/>
              </w:rPr>
            </w:pPr>
          </w:p>
        </w:tc>
        <w:tc>
          <w:tcPr>
            <w:tcW w:w="952" w:type="dxa"/>
            <w:tcBorders>
              <w:top w:val="nil"/>
              <w:left w:val="nil"/>
              <w:bottom w:val="single" w:sz="6" w:space="0" w:color="auto"/>
              <w:right w:val="single" w:sz="6" w:space="0" w:color="auto"/>
            </w:tcBorders>
            <w:vAlign w:val="center"/>
            <w:hideMark/>
          </w:tcPr>
          <w:p w14:paraId="368432D9" w14:textId="77777777" w:rsidR="00C15E32" w:rsidRPr="00290FCF" w:rsidRDefault="00C15E32">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commentRangeEnd w:id="218"/>
            <w:r w:rsidR="00E66C58" w:rsidRPr="00290FCF">
              <w:rPr>
                <w:rStyle w:val="CommentReference"/>
                <w:rFonts w:ascii="Segoe UI" w:eastAsia="Times New Roman" w:hAnsi="Segoe UI" w:cs="Segoe UI"/>
                <w:sz w:val="18"/>
                <w:szCs w:val="18"/>
              </w:rPr>
              <w:commentReference w:id="218"/>
            </w:r>
            <w:commentRangeEnd w:id="219"/>
            <w:r w:rsidR="005445D6" w:rsidRPr="00290FCF">
              <w:rPr>
                <w:rStyle w:val="CommentReference"/>
                <w:rFonts w:ascii="Segoe UI" w:eastAsia="Times New Roman" w:hAnsi="Segoe UI" w:cs="Segoe UI"/>
                <w:sz w:val="18"/>
                <w:szCs w:val="18"/>
              </w:rPr>
              <w:commentReference w:id="219"/>
            </w:r>
          </w:p>
        </w:tc>
      </w:tr>
    </w:tbl>
    <w:p w14:paraId="4391C1D5" w14:textId="0358CA06" w:rsidR="00C15E32" w:rsidRDefault="00B73421" w:rsidP="00C15E32">
      <w:pPr>
        <w:rPr>
          <w:i/>
        </w:rPr>
      </w:pPr>
      <w:r>
        <w:rPr>
          <w:i/>
          <w:iCs/>
        </w:rPr>
        <w:t>The</w:t>
      </w:r>
      <w:r w:rsidR="4746718A" w:rsidRPr="44773E96">
        <w:rPr>
          <w:i/>
          <w:iCs/>
        </w:rPr>
        <w:t xml:space="preserve"> </w:t>
      </w:r>
      <w:r w:rsidR="1A1358DF" w:rsidRPr="44773E96">
        <w:rPr>
          <w:i/>
          <w:iCs/>
        </w:rPr>
        <w:t>positive</w:t>
      </w:r>
      <w:r w:rsidR="00C15E32" w:rsidRPr="00FE7E8F">
        <w:rPr>
          <w:i/>
          <w:iCs/>
        </w:rPr>
        <w:t xml:space="preserve"> blood culture </w:t>
      </w:r>
      <w:r w:rsidR="0056191A" w:rsidRPr="44773E96">
        <w:rPr>
          <w:i/>
          <w:iCs/>
        </w:rPr>
        <w:t xml:space="preserve">(S. aureus) </w:t>
      </w:r>
      <w:r w:rsidR="00C15E32">
        <w:rPr>
          <w:i/>
          <w:iCs/>
        </w:rPr>
        <w:t xml:space="preserve">collected in </w:t>
      </w:r>
      <w:r w:rsidR="0056191A">
        <w:rPr>
          <w:i/>
          <w:iCs/>
        </w:rPr>
        <w:t>an</w:t>
      </w:r>
      <w:r w:rsidR="00C15E32">
        <w:rPr>
          <w:i/>
          <w:iCs/>
        </w:rPr>
        <w:t xml:space="preserve"> ED location</w:t>
      </w:r>
      <w:r w:rsidR="0056191A">
        <w:rPr>
          <w:i/>
          <w:iCs/>
        </w:rPr>
        <w:t xml:space="preserve"> is </w:t>
      </w:r>
      <w:r w:rsidR="00C15E32">
        <w:rPr>
          <w:i/>
          <w:iCs/>
        </w:rPr>
        <w:t>an</w:t>
      </w:r>
      <w:r w:rsidR="00C15E32" w:rsidRPr="00FE7E8F">
        <w:rPr>
          <w:i/>
          <w:iCs/>
        </w:rPr>
        <w:t xml:space="preserve"> </w:t>
      </w:r>
      <w:r w:rsidR="00C15E32">
        <w:rPr>
          <w:i/>
          <w:iCs/>
        </w:rPr>
        <w:t>O-</w:t>
      </w:r>
      <w:r w:rsidR="00C15E32" w:rsidRPr="00FE7E8F">
        <w:rPr>
          <w:i/>
          <w:iCs/>
        </w:rPr>
        <w:t xml:space="preserve">COB </w:t>
      </w:r>
      <w:r w:rsidR="0056191A">
        <w:rPr>
          <w:i/>
          <w:iCs/>
        </w:rPr>
        <w:t>event.</w:t>
      </w:r>
      <w:r w:rsidR="0056191A" w:rsidRPr="44773E96" w:rsidDel="0056191A">
        <w:rPr>
          <w:i/>
          <w:iCs/>
        </w:rPr>
        <w:t xml:space="preserve"> </w:t>
      </w:r>
      <w:r w:rsidR="009A49D7">
        <w:rPr>
          <w:i/>
          <w:iCs/>
        </w:rPr>
        <w:t>The second blood culture collected on inpatient admission day 2 is</w:t>
      </w:r>
      <w:r w:rsidR="00C15E32" w:rsidRPr="00FE7E8F">
        <w:rPr>
          <w:i/>
          <w:iCs/>
        </w:rPr>
        <w:t xml:space="preserve"> </w:t>
      </w:r>
      <w:r w:rsidR="000F479F">
        <w:rPr>
          <w:i/>
          <w:iCs/>
        </w:rPr>
        <w:t xml:space="preserve">a COB event as the </w:t>
      </w:r>
      <w:r w:rsidR="00767235">
        <w:rPr>
          <w:i/>
          <w:iCs/>
        </w:rPr>
        <w:t xml:space="preserve">organism </w:t>
      </w:r>
      <w:r w:rsidR="000F479F">
        <w:rPr>
          <w:i/>
          <w:iCs/>
        </w:rPr>
        <w:t xml:space="preserve">(S. aureus) does not match the </w:t>
      </w:r>
      <w:r w:rsidR="00767235">
        <w:rPr>
          <w:i/>
          <w:iCs/>
        </w:rPr>
        <w:t xml:space="preserve">organism </w:t>
      </w:r>
      <w:r w:rsidR="000F479F">
        <w:rPr>
          <w:i/>
          <w:iCs/>
        </w:rPr>
        <w:t>identified for the O-COB event (</w:t>
      </w:r>
      <w:r w:rsidR="00737FC9">
        <w:rPr>
          <w:i/>
          <w:iCs/>
        </w:rPr>
        <w:t>E. coli</w:t>
      </w:r>
      <w:r w:rsidR="000F479F">
        <w:rPr>
          <w:i/>
          <w:iCs/>
        </w:rPr>
        <w:t>).</w:t>
      </w:r>
      <w:r w:rsidR="00C15E32" w:rsidRPr="44773E96">
        <w:rPr>
          <w:i/>
        </w:rPr>
        <w:t xml:space="preserve"> </w:t>
      </w:r>
    </w:p>
    <w:p w14:paraId="0BE3D487" w14:textId="77777777" w:rsidR="00C15E32" w:rsidRPr="000B3F2C" w:rsidRDefault="00C15E32" w:rsidP="001A1270">
      <w:pPr>
        <w:rPr>
          <w:i/>
          <w:iCs/>
          <w:szCs w:val="22"/>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5"/>
        <w:gridCol w:w="1386"/>
        <w:gridCol w:w="802"/>
        <w:gridCol w:w="1063"/>
        <w:gridCol w:w="1063"/>
        <w:gridCol w:w="1063"/>
        <w:gridCol w:w="950"/>
        <w:gridCol w:w="952"/>
      </w:tblGrid>
      <w:tr w:rsidR="00BA1860" w:rsidRPr="00290FCF" w14:paraId="71A1E01D" w14:textId="77777777">
        <w:trPr>
          <w:trHeight w:val="297"/>
        </w:trPr>
        <w:tc>
          <w:tcPr>
            <w:tcW w:w="2075"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353D73F7"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1386" w:type="dxa"/>
            <w:tcBorders>
              <w:top w:val="single" w:sz="6" w:space="0" w:color="auto"/>
              <w:left w:val="nil"/>
              <w:bottom w:val="single" w:sz="6" w:space="0" w:color="auto"/>
              <w:right w:val="single" w:sz="6" w:space="0" w:color="auto"/>
            </w:tcBorders>
            <w:shd w:val="clear" w:color="auto" w:fill="E7E6E6"/>
            <w:vAlign w:val="center"/>
            <w:hideMark/>
          </w:tcPr>
          <w:p w14:paraId="11969417" w14:textId="77777777" w:rsidR="00BA1860" w:rsidRPr="00D5033F" w:rsidRDefault="00BA1860">
            <w:pPr>
              <w:spacing w:line="240" w:lineRule="auto"/>
              <w:jc w:val="center"/>
              <w:textAlignment w:val="baseline"/>
              <w:rPr>
                <w:rFonts w:ascii="Segoe UI" w:eastAsia="Times New Roman" w:hAnsi="Segoe UI" w:cs="Segoe UI"/>
                <w:b/>
                <w:bCs/>
                <w:sz w:val="18"/>
                <w:szCs w:val="18"/>
              </w:rPr>
            </w:pPr>
            <w:r w:rsidRPr="00D5033F">
              <w:rPr>
                <w:rFonts w:ascii="Calibri" w:eastAsia="Times New Roman" w:hAnsi="Calibri" w:cs="Calibri"/>
                <w:b/>
                <w:bCs/>
                <w:color w:val="000000"/>
                <w:sz w:val="20"/>
              </w:rPr>
              <w:t>N/A </w:t>
            </w:r>
          </w:p>
        </w:tc>
        <w:tc>
          <w:tcPr>
            <w:tcW w:w="802" w:type="dxa"/>
            <w:tcBorders>
              <w:top w:val="single" w:sz="6" w:space="0" w:color="auto"/>
              <w:left w:val="nil"/>
              <w:bottom w:val="single" w:sz="6" w:space="0" w:color="auto"/>
              <w:right w:val="single" w:sz="6" w:space="0" w:color="auto"/>
            </w:tcBorders>
            <w:shd w:val="clear" w:color="auto" w:fill="E7E6E6"/>
            <w:vAlign w:val="center"/>
            <w:hideMark/>
          </w:tcPr>
          <w:p w14:paraId="58BBE329"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3B068D90"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057195D9"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63" w:type="dxa"/>
            <w:tcBorders>
              <w:top w:val="single" w:sz="6" w:space="0" w:color="auto"/>
              <w:left w:val="nil"/>
              <w:bottom w:val="single" w:sz="6" w:space="0" w:color="auto"/>
              <w:right w:val="single" w:sz="6" w:space="0" w:color="auto"/>
            </w:tcBorders>
            <w:shd w:val="clear" w:color="auto" w:fill="E7E6E6"/>
            <w:vAlign w:val="center"/>
            <w:hideMark/>
          </w:tcPr>
          <w:p w14:paraId="718E52B6"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50" w:type="dxa"/>
            <w:tcBorders>
              <w:top w:val="single" w:sz="6" w:space="0" w:color="auto"/>
              <w:left w:val="nil"/>
              <w:bottom w:val="single" w:sz="6" w:space="0" w:color="auto"/>
              <w:right w:val="single" w:sz="6" w:space="0" w:color="auto"/>
            </w:tcBorders>
            <w:shd w:val="clear" w:color="auto" w:fill="E7E6E6"/>
            <w:vAlign w:val="center"/>
            <w:hideMark/>
          </w:tcPr>
          <w:p w14:paraId="7C0808C0"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52" w:type="dxa"/>
            <w:tcBorders>
              <w:top w:val="single" w:sz="6" w:space="0" w:color="auto"/>
              <w:left w:val="nil"/>
              <w:bottom w:val="single" w:sz="6" w:space="0" w:color="auto"/>
              <w:right w:val="single" w:sz="6" w:space="0" w:color="auto"/>
            </w:tcBorders>
            <w:shd w:val="clear" w:color="auto" w:fill="E7E6E6"/>
            <w:vAlign w:val="center"/>
            <w:hideMark/>
          </w:tcPr>
          <w:p w14:paraId="5B4498AC"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BA1860" w:rsidRPr="00290FCF" w14:paraId="5D181262" w14:textId="77777777">
        <w:trPr>
          <w:trHeight w:val="282"/>
        </w:trPr>
        <w:tc>
          <w:tcPr>
            <w:tcW w:w="2075" w:type="dxa"/>
            <w:tcBorders>
              <w:top w:val="nil"/>
              <w:left w:val="single" w:sz="6" w:space="0" w:color="auto"/>
              <w:bottom w:val="single" w:sz="6" w:space="0" w:color="auto"/>
              <w:right w:val="single" w:sz="6" w:space="0" w:color="auto"/>
            </w:tcBorders>
            <w:vAlign w:val="center"/>
            <w:hideMark/>
          </w:tcPr>
          <w:p w14:paraId="6A1FAC5F" w14:textId="77777777" w:rsidR="00BA1860" w:rsidRPr="00290FCF" w:rsidRDefault="00BA1860">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1386" w:type="dxa"/>
            <w:tcBorders>
              <w:top w:val="nil"/>
              <w:left w:val="nil"/>
              <w:bottom w:val="single" w:sz="6" w:space="0" w:color="auto"/>
              <w:right w:val="single" w:sz="6" w:space="0" w:color="auto"/>
            </w:tcBorders>
            <w:vAlign w:val="center"/>
            <w:hideMark/>
          </w:tcPr>
          <w:p w14:paraId="5C24B1D2"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802" w:type="dxa"/>
            <w:tcBorders>
              <w:top w:val="nil"/>
              <w:left w:val="nil"/>
              <w:bottom w:val="single" w:sz="6" w:space="0" w:color="auto"/>
              <w:right w:val="single" w:sz="6" w:space="0" w:color="auto"/>
            </w:tcBorders>
            <w:vAlign w:val="center"/>
            <w:hideMark/>
          </w:tcPr>
          <w:p w14:paraId="06C6A20E"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0D43A19F"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769BFC84"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63" w:type="dxa"/>
            <w:tcBorders>
              <w:top w:val="nil"/>
              <w:left w:val="nil"/>
              <w:bottom w:val="single" w:sz="6" w:space="0" w:color="auto"/>
              <w:right w:val="single" w:sz="6" w:space="0" w:color="auto"/>
            </w:tcBorders>
            <w:vAlign w:val="center"/>
            <w:hideMark/>
          </w:tcPr>
          <w:p w14:paraId="59335727"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0" w:type="dxa"/>
            <w:tcBorders>
              <w:top w:val="nil"/>
              <w:left w:val="nil"/>
              <w:bottom w:val="single" w:sz="6" w:space="0" w:color="auto"/>
              <w:right w:val="single" w:sz="6" w:space="0" w:color="auto"/>
            </w:tcBorders>
            <w:vAlign w:val="center"/>
            <w:hideMark/>
          </w:tcPr>
          <w:p w14:paraId="21A34F1B"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2" w:type="dxa"/>
            <w:tcBorders>
              <w:top w:val="nil"/>
              <w:left w:val="nil"/>
              <w:bottom w:val="single" w:sz="6" w:space="0" w:color="auto"/>
              <w:right w:val="single" w:sz="6" w:space="0" w:color="auto"/>
            </w:tcBorders>
            <w:vAlign w:val="center"/>
            <w:hideMark/>
          </w:tcPr>
          <w:p w14:paraId="111E93C8"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BA1860" w:rsidRPr="00290FCF" w14:paraId="0D8835E5" w14:textId="77777777">
        <w:trPr>
          <w:trHeight w:val="282"/>
        </w:trPr>
        <w:tc>
          <w:tcPr>
            <w:tcW w:w="2075" w:type="dxa"/>
            <w:tcBorders>
              <w:top w:val="nil"/>
              <w:left w:val="single" w:sz="6" w:space="0" w:color="auto"/>
              <w:bottom w:val="single" w:sz="6" w:space="0" w:color="auto"/>
              <w:right w:val="single" w:sz="6" w:space="0" w:color="auto"/>
            </w:tcBorders>
            <w:vAlign w:val="center"/>
            <w:hideMark/>
          </w:tcPr>
          <w:p w14:paraId="7F861250" w14:textId="4EB5CD91" w:rsidR="00BA1860" w:rsidRPr="00290FCF" w:rsidRDefault="00BA1860">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0C5FED" w:rsidRPr="00626151">
              <w:rPr>
                <w:rFonts w:ascii="Calibri" w:eastAsia="Times New Roman" w:hAnsi="Calibri" w:cs="Calibri"/>
                <w:b/>
                <w:i/>
                <w:color w:val="000000"/>
                <w:sz w:val="20"/>
              </w:rPr>
              <w:t>E. coli</w:t>
            </w:r>
          </w:p>
        </w:tc>
        <w:tc>
          <w:tcPr>
            <w:tcW w:w="1386" w:type="dxa"/>
            <w:tcBorders>
              <w:top w:val="nil"/>
              <w:left w:val="nil"/>
              <w:bottom w:val="single" w:sz="6" w:space="0" w:color="auto"/>
              <w:right w:val="single" w:sz="6" w:space="0" w:color="auto"/>
            </w:tcBorders>
            <w:vAlign w:val="center"/>
            <w:hideMark/>
          </w:tcPr>
          <w:p w14:paraId="557989A9" w14:textId="77777777" w:rsidR="00BA1860" w:rsidRPr="00C15E32" w:rsidRDefault="00BA1860">
            <w:pPr>
              <w:spacing w:line="240" w:lineRule="auto"/>
              <w:jc w:val="center"/>
              <w:textAlignment w:val="baseline"/>
              <w:rPr>
                <w:rFonts w:ascii="Calibri" w:eastAsia="Times New Roman" w:hAnsi="Calibri" w:cs="Calibri"/>
                <w:b/>
                <w:bCs/>
                <w:color w:val="000000"/>
                <w:sz w:val="20"/>
              </w:rPr>
            </w:pPr>
            <w:r w:rsidRPr="00C15E32">
              <w:rPr>
                <w:rFonts w:ascii="Calibri" w:eastAsia="Times New Roman" w:hAnsi="Calibri" w:cs="Calibri"/>
                <w:b/>
                <w:bCs/>
                <w:color w:val="000000"/>
                <w:sz w:val="20"/>
              </w:rPr>
              <w:t> +</w:t>
            </w:r>
          </w:p>
          <w:p w14:paraId="32A30950" w14:textId="77777777" w:rsidR="00BA1860" w:rsidRPr="00CF287B" w:rsidRDefault="00BA1860">
            <w:pPr>
              <w:spacing w:line="240" w:lineRule="auto"/>
              <w:jc w:val="center"/>
              <w:textAlignment w:val="baseline"/>
              <w:rPr>
                <w:rFonts w:eastAsia="Times New Roman" w:cstheme="minorHAnsi"/>
                <w:sz w:val="18"/>
                <w:szCs w:val="18"/>
              </w:rPr>
            </w:pPr>
            <w:r w:rsidRPr="00CF287B">
              <w:rPr>
                <w:rFonts w:eastAsia="Times New Roman" w:cstheme="minorHAnsi"/>
                <w:sz w:val="20"/>
              </w:rPr>
              <w:t>(O-COB Event)</w:t>
            </w:r>
          </w:p>
        </w:tc>
        <w:tc>
          <w:tcPr>
            <w:tcW w:w="802" w:type="dxa"/>
            <w:tcBorders>
              <w:top w:val="nil"/>
              <w:left w:val="nil"/>
              <w:bottom w:val="single" w:sz="6" w:space="0" w:color="auto"/>
              <w:right w:val="single" w:sz="6" w:space="0" w:color="auto"/>
            </w:tcBorders>
            <w:vAlign w:val="center"/>
            <w:hideMark/>
          </w:tcPr>
          <w:p w14:paraId="33A911A3" w14:textId="77777777" w:rsidR="00BA1860" w:rsidRDefault="00BA1860">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p>
          <w:p w14:paraId="7816704E" w14:textId="77777777" w:rsidR="00BA1860" w:rsidRPr="00290FCF" w:rsidRDefault="00BA1860">
            <w:pPr>
              <w:spacing w:line="240" w:lineRule="auto"/>
              <w:jc w:val="center"/>
              <w:textAlignment w:val="baseline"/>
              <w:rPr>
                <w:rFonts w:ascii="Segoe UI" w:eastAsia="Times New Roman" w:hAnsi="Segoe UI" w:cs="Segoe UI"/>
                <w:sz w:val="18"/>
                <w:szCs w:val="18"/>
              </w:rPr>
            </w:pPr>
          </w:p>
        </w:tc>
        <w:tc>
          <w:tcPr>
            <w:tcW w:w="1063" w:type="dxa"/>
            <w:tcBorders>
              <w:top w:val="nil"/>
              <w:left w:val="nil"/>
              <w:bottom w:val="single" w:sz="6" w:space="0" w:color="auto"/>
              <w:right w:val="single" w:sz="6" w:space="0" w:color="auto"/>
            </w:tcBorders>
            <w:vAlign w:val="center"/>
            <w:hideMark/>
          </w:tcPr>
          <w:p w14:paraId="0FDF553A"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63" w:type="dxa"/>
            <w:tcBorders>
              <w:top w:val="nil"/>
              <w:left w:val="nil"/>
              <w:bottom w:val="single" w:sz="6" w:space="0" w:color="auto"/>
              <w:right w:val="single" w:sz="6" w:space="0" w:color="auto"/>
            </w:tcBorders>
            <w:vAlign w:val="center"/>
            <w:hideMark/>
          </w:tcPr>
          <w:p w14:paraId="05D55356"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63" w:type="dxa"/>
            <w:tcBorders>
              <w:top w:val="nil"/>
              <w:left w:val="nil"/>
              <w:bottom w:val="single" w:sz="6" w:space="0" w:color="auto"/>
              <w:right w:val="single" w:sz="6" w:space="0" w:color="auto"/>
            </w:tcBorders>
            <w:vAlign w:val="center"/>
            <w:hideMark/>
          </w:tcPr>
          <w:p w14:paraId="63EAC5BC"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50" w:type="dxa"/>
            <w:tcBorders>
              <w:top w:val="nil"/>
              <w:left w:val="nil"/>
              <w:bottom w:val="single" w:sz="6" w:space="0" w:color="auto"/>
              <w:right w:val="single" w:sz="6" w:space="0" w:color="auto"/>
            </w:tcBorders>
            <w:vAlign w:val="center"/>
            <w:hideMark/>
          </w:tcPr>
          <w:p w14:paraId="40B09FAE"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52" w:type="dxa"/>
            <w:tcBorders>
              <w:top w:val="nil"/>
              <w:left w:val="nil"/>
              <w:bottom w:val="single" w:sz="6" w:space="0" w:color="auto"/>
              <w:right w:val="single" w:sz="6" w:space="0" w:color="auto"/>
            </w:tcBorders>
            <w:vAlign w:val="center"/>
            <w:hideMark/>
          </w:tcPr>
          <w:p w14:paraId="52EA9CA5"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BA1860" w:rsidRPr="00290FCF" w14:paraId="5E56670E" w14:textId="77777777">
        <w:trPr>
          <w:trHeight w:val="282"/>
        </w:trPr>
        <w:tc>
          <w:tcPr>
            <w:tcW w:w="2075" w:type="dxa"/>
            <w:tcBorders>
              <w:top w:val="nil"/>
              <w:left w:val="single" w:sz="6" w:space="0" w:color="auto"/>
              <w:bottom w:val="single" w:sz="6" w:space="0" w:color="auto"/>
              <w:right w:val="single" w:sz="6" w:space="0" w:color="auto"/>
            </w:tcBorders>
            <w:vAlign w:val="center"/>
            <w:hideMark/>
          </w:tcPr>
          <w:p w14:paraId="3D883E66" w14:textId="5C57F41B" w:rsidR="00BA1860" w:rsidRPr="00290FCF" w:rsidRDefault="00BA1860">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3E5D2B" w:rsidRPr="00CF287B">
              <w:rPr>
                <w:rFonts w:ascii="Calibri" w:eastAsia="Times New Roman" w:hAnsi="Calibri" w:cs="Calibri"/>
                <w:b/>
                <w:bCs/>
                <w:i/>
                <w:iCs/>
                <w:color w:val="000000"/>
                <w:sz w:val="20"/>
              </w:rPr>
              <w:t>E. coli</w:t>
            </w:r>
          </w:p>
        </w:tc>
        <w:tc>
          <w:tcPr>
            <w:tcW w:w="1386" w:type="dxa"/>
            <w:tcBorders>
              <w:top w:val="nil"/>
              <w:left w:val="nil"/>
              <w:bottom w:val="single" w:sz="6" w:space="0" w:color="auto"/>
              <w:right w:val="single" w:sz="6" w:space="0" w:color="auto"/>
            </w:tcBorders>
            <w:vAlign w:val="center"/>
            <w:hideMark/>
          </w:tcPr>
          <w:p w14:paraId="2ECEAF57"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802" w:type="dxa"/>
            <w:tcBorders>
              <w:top w:val="nil"/>
              <w:left w:val="nil"/>
              <w:bottom w:val="single" w:sz="6" w:space="0" w:color="auto"/>
              <w:right w:val="single" w:sz="6" w:space="0" w:color="auto"/>
            </w:tcBorders>
            <w:vAlign w:val="center"/>
            <w:hideMark/>
          </w:tcPr>
          <w:p w14:paraId="4A295FBE" w14:textId="77777777" w:rsidR="00BA1860" w:rsidRPr="00290FCF" w:rsidRDefault="00BA1860">
            <w:pPr>
              <w:spacing w:line="240" w:lineRule="auto"/>
              <w:jc w:val="center"/>
              <w:textAlignment w:val="baseline"/>
              <w:rPr>
                <w:rFonts w:ascii="Segoe UI" w:eastAsia="Times New Roman" w:hAnsi="Segoe UI" w:cs="Segoe UI"/>
                <w:sz w:val="18"/>
                <w:szCs w:val="18"/>
              </w:rPr>
            </w:pPr>
          </w:p>
        </w:tc>
        <w:tc>
          <w:tcPr>
            <w:tcW w:w="1063" w:type="dxa"/>
            <w:tcBorders>
              <w:top w:val="nil"/>
              <w:left w:val="nil"/>
              <w:bottom w:val="single" w:sz="6" w:space="0" w:color="auto"/>
              <w:right w:val="single" w:sz="6" w:space="0" w:color="auto"/>
            </w:tcBorders>
            <w:vAlign w:val="center"/>
            <w:hideMark/>
          </w:tcPr>
          <w:p w14:paraId="408B6183" w14:textId="2F85EE20" w:rsidR="00BA1860" w:rsidRPr="00290FCF" w:rsidRDefault="00BA1860">
            <w:pPr>
              <w:spacing w:line="240" w:lineRule="auto"/>
              <w:jc w:val="center"/>
              <w:textAlignment w:val="baseline"/>
              <w:rPr>
                <w:rFonts w:ascii="Segoe UI" w:eastAsia="Times New Roman" w:hAnsi="Segoe UI" w:cs="Segoe UI"/>
                <w:sz w:val="18"/>
                <w:szCs w:val="18"/>
              </w:rPr>
            </w:pPr>
          </w:p>
        </w:tc>
        <w:tc>
          <w:tcPr>
            <w:tcW w:w="1063" w:type="dxa"/>
            <w:tcBorders>
              <w:top w:val="nil"/>
              <w:left w:val="nil"/>
              <w:bottom w:val="single" w:sz="6" w:space="0" w:color="auto"/>
              <w:right w:val="single" w:sz="6" w:space="0" w:color="auto"/>
            </w:tcBorders>
            <w:vAlign w:val="center"/>
            <w:hideMark/>
          </w:tcPr>
          <w:p w14:paraId="400CFBB2" w14:textId="77777777" w:rsidR="003E5D2B" w:rsidRDefault="003E5D2B" w:rsidP="003E5D2B">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p w14:paraId="3E28AE64" w14:textId="4D20ACBC" w:rsidR="00BA1860" w:rsidRPr="00CF287B" w:rsidRDefault="003E5D2B" w:rsidP="003E5D2B">
            <w:pPr>
              <w:spacing w:line="240" w:lineRule="auto"/>
              <w:jc w:val="center"/>
              <w:textAlignment w:val="baseline"/>
              <w:rPr>
                <w:rFonts w:eastAsia="Times New Roman" w:cstheme="minorHAnsi"/>
                <w:sz w:val="20"/>
              </w:rPr>
            </w:pPr>
            <w:r w:rsidRPr="00CF287B">
              <w:rPr>
                <w:rFonts w:eastAsia="Times New Roman" w:cstheme="minorHAnsi"/>
                <w:sz w:val="20"/>
              </w:rPr>
              <w:t>(Excluded)</w:t>
            </w:r>
            <w:r w:rsidR="00BA1860" w:rsidRPr="00CF287B">
              <w:rPr>
                <w:rFonts w:eastAsia="Times New Roman" w:cstheme="minorHAnsi"/>
                <w:color w:val="000000"/>
                <w:sz w:val="20"/>
              </w:rPr>
              <w:t> </w:t>
            </w:r>
          </w:p>
        </w:tc>
        <w:tc>
          <w:tcPr>
            <w:tcW w:w="1063" w:type="dxa"/>
            <w:tcBorders>
              <w:top w:val="nil"/>
              <w:left w:val="nil"/>
              <w:bottom w:val="single" w:sz="6" w:space="0" w:color="auto"/>
              <w:right w:val="single" w:sz="6" w:space="0" w:color="auto"/>
            </w:tcBorders>
            <w:vAlign w:val="center"/>
            <w:hideMark/>
          </w:tcPr>
          <w:p w14:paraId="39B6F6F7"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50" w:type="dxa"/>
            <w:tcBorders>
              <w:top w:val="nil"/>
              <w:left w:val="nil"/>
              <w:bottom w:val="single" w:sz="6" w:space="0" w:color="auto"/>
              <w:right w:val="single" w:sz="6" w:space="0" w:color="auto"/>
            </w:tcBorders>
            <w:vAlign w:val="center"/>
            <w:hideMark/>
          </w:tcPr>
          <w:p w14:paraId="3B2D23E5" w14:textId="77777777" w:rsidR="00BA1860" w:rsidRPr="00290FCF" w:rsidRDefault="00BA1860">
            <w:pPr>
              <w:spacing w:line="240" w:lineRule="auto"/>
              <w:jc w:val="center"/>
              <w:textAlignment w:val="baseline"/>
              <w:rPr>
                <w:rFonts w:ascii="Segoe UI" w:eastAsia="Times New Roman" w:hAnsi="Segoe UI" w:cs="Segoe UI"/>
                <w:sz w:val="18"/>
                <w:szCs w:val="18"/>
              </w:rPr>
            </w:pPr>
          </w:p>
        </w:tc>
        <w:tc>
          <w:tcPr>
            <w:tcW w:w="952" w:type="dxa"/>
            <w:tcBorders>
              <w:top w:val="nil"/>
              <w:left w:val="nil"/>
              <w:bottom w:val="single" w:sz="6" w:space="0" w:color="auto"/>
              <w:right w:val="single" w:sz="6" w:space="0" w:color="auto"/>
            </w:tcBorders>
            <w:vAlign w:val="center"/>
            <w:hideMark/>
          </w:tcPr>
          <w:p w14:paraId="4DC6CA94" w14:textId="77777777" w:rsidR="00BA1860" w:rsidRPr="00290FCF" w:rsidRDefault="00BA1860">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r>
    </w:tbl>
    <w:p w14:paraId="132AFB45" w14:textId="5B394B3E" w:rsidR="003E5D2B" w:rsidRDefault="00B73421" w:rsidP="003E5D2B">
      <w:pPr>
        <w:rPr>
          <w:i/>
        </w:rPr>
      </w:pPr>
      <w:r>
        <w:rPr>
          <w:i/>
          <w:iCs/>
        </w:rPr>
        <w:t>The</w:t>
      </w:r>
      <w:r w:rsidR="000901A1" w:rsidRPr="44773E96">
        <w:rPr>
          <w:i/>
          <w:iCs/>
        </w:rPr>
        <w:t xml:space="preserve"> positive </w:t>
      </w:r>
      <w:r w:rsidR="000901A1">
        <w:rPr>
          <w:i/>
          <w:iCs/>
        </w:rPr>
        <w:t xml:space="preserve">blood culture </w:t>
      </w:r>
      <w:r w:rsidR="000901A1" w:rsidRPr="44773E96">
        <w:rPr>
          <w:i/>
          <w:iCs/>
        </w:rPr>
        <w:t>(</w:t>
      </w:r>
      <w:r w:rsidR="000901A1">
        <w:rPr>
          <w:i/>
          <w:iCs/>
        </w:rPr>
        <w:t>E. coli</w:t>
      </w:r>
      <w:r w:rsidR="000901A1" w:rsidRPr="44773E96">
        <w:rPr>
          <w:i/>
          <w:iCs/>
        </w:rPr>
        <w:t xml:space="preserve">) </w:t>
      </w:r>
      <w:r w:rsidR="000901A1">
        <w:rPr>
          <w:i/>
          <w:iCs/>
        </w:rPr>
        <w:t>collected in an ED location is an O-COB event</w:t>
      </w:r>
      <w:r w:rsidR="00601178">
        <w:rPr>
          <w:i/>
          <w:iCs/>
        </w:rPr>
        <w:t>.</w:t>
      </w:r>
      <w:r w:rsidR="00601178" w:rsidRPr="44773E96" w:rsidDel="0056191A">
        <w:rPr>
          <w:i/>
          <w:iCs/>
        </w:rPr>
        <w:t xml:space="preserve"> </w:t>
      </w:r>
      <w:r w:rsidR="00601178">
        <w:rPr>
          <w:i/>
          <w:iCs/>
        </w:rPr>
        <w:t>The second blood culture collected on inpatient admission day</w:t>
      </w:r>
      <w:r w:rsidR="003E5D2B" w:rsidRPr="00FE7E8F">
        <w:rPr>
          <w:i/>
          <w:iCs/>
        </w:rPr>
        <w:t xml:space="preserve"> </w:t>
      </w:r>
      <w:r w:rsidR="003E5D2B">
        <w:rPr>
          <w:i/>
          <w:iCs/>
        </w:rPr>
        <w:t>3</w:t>
      </w:r>
      <w:r w:rsidR="003E5D2B" w:rsidRPr="00FE7E8F">
        <w:rPr>
          <w:i/>
          <w:iCs/>
        </w:rPr>
        <w:t xml:space="preserve"> is </w:t>
      </w:r>
      <w:r w:rsidR="003E5D2B">
        <w:rPr>
          <w:i/>
          <w:iCs/>
        </w:rPr>
        <w:t xml:space="preserve">not </w:t>
      </w:r>
      <w:r w:rsidR="008D064B">
        <w:rPr>
          <w:i/>
          <w:iCs/>
        </w:rPr>
        <w:t>eligible for</w:t>
      </w:r>
      <w:r w:rsidR="003E5D2B" w:rsidRPr="44773E96">
        <w:rPr>
          <w:i/>
          <w:iCs/>
        </w:rPr>
        <w:t xml:space="preserve"> </w:t>
      </w:r>
      <w:r w:rsidR="003E5D2B">
        <w:rPr>
          <w:i/>
          <w:iCs/>
        </w:rPr>
        <w:t xml:space="preserve">a COB event as the </w:t>
      </w:r>
      <w:r w:rsidR="00767235">
        <w:rPr>
          <w:i/>
          <w:iCs/>
        </w:rPr>
        <w:t xml:space="preserve">organism </w:t>
      </w:r>
      <w:r w:rsidR="003E5D2B">
        <w:rPr>
          <w:i/>
          <w:iCs/>
        </w:rPr>
        <w:t xml:space="preserve">matches the </w:t>
      </w:r>
      <w:r w:rsidR="007F6AC7">
        <w:rPr>
          <w:i/>
          <w:iCs/>
        </w:rPr>
        <w:t>organism</w:t>
      </w:r>
      <w:r w:rsidR="003E5D2B">
        <w:rPr>
          <w:i/>
          <w:iCs/>
        </w:rPr>
        <w:t xml:space="preserve"> identified for the O-COB event (</w:t>
      </w:r>
      <w:r w:rsidR="00737FC9">
        <w:rPr>
          <w:i/>
          <w:iCs/>
        </w:rPr>
        <w:t>E. coli</w:t>
      </w:r>
      <w:r w:rsidR="003E5D2B">
        <w:rPr>
          <w:i/>
          <w:iCs/>
        </w:rPr>
        <w:t>).</w:t>
      </w:r>
      <w:r w:rsidR="003E5D2B" w:rsidRPr="44773E96">
        <w:rPr>
          <w:i/>
        </w:rPr>
        <w:t xml:space="preserve"> </w:t>
      </w:r>
    </w:p>
    <w:p w14:paraId="57AA548F" w14:textId="77777777" w:rsidR="001A1270" w:rsidRPr="00CF287B" w:rsidRDefault="001A1270" w:rsidP="001A1270">
      <w:pPr>
        <w:rPr>
          <w:rFonts w:asciiTheme="majorHAnsi" w:hAnsiTheme="majorHAnsi" w:cstheme="minorHAnsi"/>
          <w:i/>
          <w:iCs/>
          <w:sz w:val="28"/>
          <w:szCs w:val="28"/>
        </w:rPr>
      </w:pPr>
    </w:p>
    <w:p w14:paraId="1F143A45" w14:textId="18FEFF09" w:rsidR="00CC4CEB" w:rsidRPr="00CC4CEB" w:rsidRDefault="00CC4CEB" w:rsidP="006410BC">
      <w:pPr>
        <w:pStyle w:val="Heading3"/>
        <w:rPr>
          <w:rFonts w:cstheme="minorHAnsi"/>
          <w:szCs w:val="22"/>
        </w:rPr>
      </w:pPr>
      <w:bookmarkStart w:id="220" w:name="_Toc204328654"/>
      <w:r w:rsidRPr="00CC4CEB">
        <w:rPr>
          <w:rFonts w:cstheme="minorHAnsi"/>
          <w:szCs w:val="22"/>
        </w:rPr>
        <w:t xml:space="preserve">Examples of </w:t>
      </w:r>
      <w:r w:rsidR="00A45182">
        <w:rPr>
          <w:rFonts w:cstheme="minorHAnsi"/>
          <w:szCs w:val="22"/>
        </w:rPr>
        <w:t>HOB</w:t>
      </w:r>
      <w:r w:rsidRPr="00CC4CEB">
        <w:rPr>
          <w:rFonts w:cstheme="minorHAnsi"/>
          <w:szCs w:val="22"/>
        </w:rPr>
        <w:t xml:space="preserve"> Events</w:t>
      </w:r>
      <w:bookmarkEnd w:id="220"/>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960"/>
        <w:gridCol w:w="1080"/>
        <w:gridCol w:w="1080"/>
        <w:gridCol w:w="1080"/>
        <w:gridCol w:w="1080"/>
        <w:gridCol w:w="960"/>
        <w:gridCol w:w="962"/>
      </w:tblGrid>
      <w:tr w:rsidR="007B2266" w:rsidRPr="00290FCF" w14:paraId="49816F8F" w14:textId="77777777" w:rsidTr="000955C7">
        <w:trPr>
          <w:trHeight w:val="303"/>
        </w:trPr>
        <w:tc>
          <w:tcPr>
            <w:tcW w:w="215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422D046F"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540FE97E" w14:textId="4028FBCF" w:rsidR="007B2266" w:rsidRPr="00290FCF" w:rsidRDefault="00D5033F" w:rsidP="00290FCF">
            <w:pPr>
              <w:spacing w:line="240" w:lineRule="auto"/>
              <w:jc w:val="center"/>
              <w:textAlignment w:val="baseline"/>
              <w:rPr>
                <w:rFonts w:ascii="Segoe UI" w:eastAsia="Times New Roman" w:hAnsi="Segoe UI" w:cs="Segoe UI"/>
                <w:sz w:val="18"/>
                <w:szCs w:val="18"/>
              </w:rPr>
            </w:pPr>
            <w:r w:rsidRPr="00D5033F">
              <w:rPr>
                <w:rFonts w:ascii="Calibri" w:eastAsia="Times New Roman" w:hAnsi="Calibri" w:cs="Calibri"/>
                <w:b/>
                <w:bCs/>
                <w:color w:val="000000"/>
                <w:sz w:val="20"/>
              </w:rPr>
              <w:t>N/A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017D7872"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5824F95"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3333DA60"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74D729C"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2132AD6E"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303417E0" w14:textId="5220295B"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7B2266" w:rsidRPr="00290FCF" w14:paraId="69B469B8" w14:textId="77777777" w:rsidTr="000955C7">
        <w:trPr>
          <w:trHeight w:val="288"/>
        </w:trPr>
        <w:tc>
          <w:tcPr>
            <w:tcW w:w="2152" w:type="dxa"/>
            <w:tcBorders>
              <w:top w:val="nil"/>
              <w:left w:val="single" w:sz="6" w:space="0" w:color="auto"/>
              <w:bottom w:val="single" w:sz="6" w:space="0" w:color="auto"/>
              <w:right w:val="single" w:sz="6" w:space="0" w:color="auto"/>
            </w:tcBorders>
            <w:vAlign w:val="center"/>
            <w:hideMark/>
          </w:tcPr>
          <w:p w14:paraId="05A19027" w14:textId="77777777" w:rsidR="007B2266" w:rsidRPr="00290FCF" w:rsidRDefault="007B2266" w:rsidP="00290FCF">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2223DB6C"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80" w:type="dxa"/>
            <w:tcBorders>
              <w:top w:val="nil"/>
              <w:left w:val="nil"/>
              <w:bottom w:val="single" w:sz="6" w:space="0" w:color="auto"/>
              <w:right w:val="single" w:sz="6" w:space="0" w:color="auto"/>
            </w:tcBorders>
            <w:vAlign w:val="center"/>
            <w:hideMark/>
          </w:tcPr>
          <w:p w14:paraId="54A57B00"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6B6C94C0"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3F937D37"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18377D60"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23D18FE9"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398AB4C9"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7B2266" w:rsidRPr="00290FCF" w14:paraId="2F454E78" w14:textId="77777777" w:rsidTr="000955C7">
        <w:trPr>
          <w:trHeight w:val="288"/>
        </w:trPr>
        <w:tc>
          <w:tcPr>
            <w:tcW w:w="2152" w:type="dxa"/>
            <w:tcBorders>
              <w:top w:val="nil"/>
              <w:left w:val="single" w:sz="6" w:space="0" w:color="auto"/>
              <w:bottom w:val="single" w:sz="6" w:space="0" w:color="auto"/>
              <w:right w:val="single" w:sz="6" w:space="0" w:color="auto"/>
            </w:tcBorders>
            <w:vAlign w:val="center"/>
            <w:hideMark/>
          </w:tcPr>
          <w:p w14:paraId="4948B5A6" w14:textId="636AF063" w:rsidR="007B2266" w:rsidRPr="00290FCF" w:rsidRDefault="007B2266" w:rsidP="00290FCF">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861D9">
              <w:rPr>
                <w:rFonts w:ascii="Calibri" w:eastAsia="Times New Roman" w:hAnsi="Calibri" w:cs="Calibri"/>
                <w:b/>
                <w:bCs/>
                <w:i/>
                <w:iCs/>
                <w:color w:val="000000"/>
                <w:sz w:val="20"/>
              </w:rPr>
              <w:t>S. aureus</w:t>
            </w:r>
          </w:p>
        </w:tc>
        <w:tc>
          <w:tcPr>
            <w:tcW w:w="960" w:type="dxa"/>
            <w:tcBorders>
              <w:top w:val="nil"/>
              <w:left w:val="nil"/>
              <w:bottom w:val="single" w:sz="6" w:space="0" w:color="auto"/>
              <w:right w:val="single" w:sz="6" w:space="0" w:color="auto"/>
            </w:tcBorders>
            <w:vAlign w:val="center"/>
            <w:hideMark/>
          </w:tcPr>
          <w:p w14:paraId="056D7A2C" w14:textId="21E74846" w:rsidR="007B2266" w:rsidRPr="00290FCF" w:rsidRDefault="007B2266" w:rsidP="00290FCF">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53F4ADCB"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6CBC2D58"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0A2478B1"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79A2DF3E" w14:textId="77777777" w:rsidR="007B2266" w:rsidRDefault="007B2266" w:rsidP="00290FCF">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p>
          <w:p w14:paraId="3436CB2F" w14:textId="7EDCF7D6" w:rsidR="007B2266" w:rsidRPr="00CF287B" w:rsidRDefault="00E13D61" w:rsidP="00290FCF">
            <w:pPr>
              <w:spacing w:line="240" w:lineRule="auto"/>
              <w:jc w:val="center"/>
              <w:textAlignment w:val="baseline"/>
              <w:rPr>
                <w:rFonts w:eastAsia="Times New Roman" w:cstheme="minorHAnsi"/>
                <w:sz w:val="20"/>
              </w:rPr>
            </w:pPr>
            <w:r w:rsidRPr="00CF287B">
              <w:rPr>
                <w:rFonts w:eastAsia="Times New Roman" w:cstheme="minorHAnsi"/>
                <w:sz w:val="20"/>
              </w:rPr>
              <w:t>(HOB Event)</w:t>
            </w:r>
          </w:p>
        </w:tc>
        <w:tc>
          <w:tcPr>
            <w:tcW w:w="960" w:type="dxa"/>
            <w:tcBorders>
              <w:top w:val="nil"/>
              <w:left w:val="nil"/>
              <w:bottom w:val="single" w:sz="6" w:space="0" w:color="auto"/>
              <w:right w:val="single" w:sz="6" w:space="0" w:color="auto"/>
            </w:tcBorders>
            <w:vAlign w:val="center"/>
            <w:hideMark/>
          </w:tcPr>
          <w:p w14:paraId="351D9C59"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4C03C6BE" w14:textId="77777777" w:rsidR="007B2266" w:rsidRPr="00290FCF" w:rsidRDefault="007B2266" w:rsidP="00290FCF">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bl>
    <w:p w14:paraId="62E17093" w14:textId="05FB347A" w:rsidR="001A1270" w:rsidRPr="00C00F91" w:rsidRDefault="00B73421" w:rsidP="001A1270">
      <w:pPr>
        <w:rPr>
          <w:i/>
        </w:rPr>
      </w:pPr>
      <w:r>
        <w:rPr>
          <w:i/>
          <w:iCs/>
        </w:rPr>
        <w:t>The</w:t>
      </w:r>
      <w:r w:rsidR="62FE7201" w:rsidRPr="44773E96">
        <w:rPr>
          <w:i/>
          <w:iCs/>
        </w:rPr>
        <w:t xml:space="preserve"> positive</w:t>
      </w:r>
      <w:r w:rsidR="000410E8" w:rsidRPr="44773E96">
        <w:rPr>
          <w:i/>
        </w:rPr>
        <w:t xml:space="preserve"> blood </w:t>
      </w:r>
      <w:r w:rsidR="000410E8" w:rsidRPr="44773E96">
        <w:rPr>
          <w:i/>
          <w:iCs/>
        </w:rPr>
        <w:t>culture</w:t>
      </w:r>
      <w:r w:rsidR="00287453">
        <w:rPr>
          <w:i/>
          <w:iCs/>
        </w:rPr>
        <w:t xml:space="preserve"> </w:t>
      </w:r>
      <w:r w:rsidR="002F0332">
        <w:rPr>
          <w:i/>
          <w:iCs/>
        </w:rPr>
        <w:t>(S. aureus)</w:t>
      </w:r>
      <w:r w:rsidR="00287453">
        <w:rPr>
          <w:i/>
          <w:iCs/>
        </w:rPr>
        <w:t xml:space="preserve"> </w:t>
      </w:r>
      <w:r w:rsidR="32119EDA" w:rsidRPr="44773E96">
        <w:rPr>
          <w:i/>
          <w:iCs/>
        </w:rPr>
        <w:t xml:space="preserve">collected </w:t>
      </w:r>
      <w:r w:rsidR="00C00F91" w:rsidRPr="44773E96">
        <w:rPr>
          <w:i/>
        </w:rPr>
        <w:t xml:space="preserve">on </w:t>
      </w:r>
      <w:r w:rsidR="00867F14">
        <w:rPr>
          <w:i/>
        </w:rPr>
        <w:t>inpatient admission</w:t>
      </w:r>
      <w:r w:rsidR="00867F14" w:rsidRPr="44773E96">
        <w:rPr>
          <w:i/>
        </w:rPr>
        <w:t xml:space="preserve"> </w:t>
      </w:r>
      <w:r w:rsidR="00C00F91" w:rsidRPr="44773E96">
        <w:rPr>
          <w:i/>
        </w:rPr>
        <w:t>day 4</w:t>
      </w:r>
      <w:r w:rsidR="623B8158" w:rsidRPr="44773E96">
        <w:rPr>
          <w:i/>
          <w:iCs/>
        </w:rPr>
        <w:t xml:space="preserve"> </w:t>
      </w:r>
      <w:r w:rsidR="00C00F91" w:rsidRPr="44773E96">
        <w:rPr>
          <w:i/>
        </w:rPr>
        <w:t>is considered an HOB event</w:t>
      </w:r>
      <w:r w:rsidR="005C40D3">
        <w:rPr>
          <w:i/>
        </w:rPr>
        <w:t xml:space="preserve"> if no </w:t>
      </w:r>
      <w:r w:rsidR="00015F39">
        <w:rPr>
          <w:i/>
        </w:rPr>
        <w:t xml:space="preserve">prior </w:t>
      </w:r>
      <w:r w:rsidR="009E02A7">
        <w:rPr>
          <w:i/>
        </w:rPr>
        <w:t>events with matching organism</w:t>
      </w:r>
      <w:r w:rsidR="00C00F91" w:rsidRPr="44773E96">
        <w:rPr>
          <w:i/>
        </w:rPr>
        <w:t>.</w:t>
      </w:r>
    </w:p>
    <w:p w14:paraId="02AC2058" w14:textId="77777777" w:rsidR="000410E8" w:rsidRDefault="000410E8" w:rsidP="001A1270">
      <w:pPr>
        <w:rPr>
          <w:rFonts w:cstheme="minorHAnsi"/>
          <w:szCs w:val="22"/>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3"/>
        <w:gridCol w:w="926"/>
        <w:gridCol w:w="1059"/>
        <w:gridCol w:w="1059"/>
        <w:gridCol w:w="1059"/>
        <w:gridCol w:w="1059"/>
        <w:gridCol w:w="948"/>
        <w:gridCol w:w="1191"/>
      </w:tblGrid>
      <w:tr w:rsidR="00DA6E61" w:rsidRPr="00290FCF" w14:paraId="405ACD47" w14:textId="77777777" w:rsidTr="006115B3">
        <w:trPr>
          <w:trHeight w:val="297"/>
        </w:trPr>
        <w:tc>
          <w:tcPr>
            <w:tcW w:w="213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58C660DB"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953" w:type="dxa"/>
            <w:tcBorders>
              <w:top w:val="single" w:sz="6" w:space="0" w:color="auto"/>
              <w:left w:val="nil"/>
              <w:bottom w:val="single" w:sz="6" w:space="0" w:color="auto"/>
              <w:right w:val="single" w:sz="6" w:space="0" w:color="auto"/>
            </w:tcBorders>
            <w:shd w:val="clear" w:color="auto" w:fill="E7E6E6"/>
            <w:vAlign w:val="center"/>
            <w:hideMark/>
          </w:tcPr>
          <w:p w14:paraId="4D7E991C" w14:textId="609AA993" w:rsidR="00DA6E61" w:rsidRPr="00290FCF" w:rsidRDefault="00D5033F" w:rsidP="00105DEA">
            <w:pPr>
              <w:spacing w:line="240" w:lineRule="auto"/>
              <w:jc w:val="center"/>
              <w:textAlignment w:val="baseline"/>
              <w:rPr>
                <w:rFonts w:ascii="Segoe UI" w:eastAsia="Times New Roman" w:hAnsi="Segoe UI" w:cs="Segoe UI"/>
                <w:sz w:val="18"/>
                <w:szCs w:val="18"/>
              </w:rPr>
            </w:pPr>
            <w:r w:rsidRPr="00D5033F">
              <w:rPr>
                <w:rFonts w:ascii="Calibri" w:eastAsia="Times New Roman" w:hAnsi="Calibri" w:cs="Calibri"/>
                <w:b/>
                <w:bCs/>
                <w:color w:val="000000"/>
                <w:sz w:val="20"/>
              </w:rPr>
              <w:t>N/A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0CC4A210"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6E89FFF3"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3F2CF9B3"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76" w:type="dxa"/>
            <w:tcBorders>
              <w:top w:val="single" w:sz="6" w:space="0" w:color="auto"/>
              <w:left w:val="nil"/>
              <w:bottom w:val="single" w:sz="6" w:space="0" w:color="auto"/>
              <w:right w:val="single" w:sz="6" w:space="0" w:color="auto"/>
            </w:tcBorders>
            <w:shd w:val="clear" w:color="auto" w:fill="E7E6E6"/>
            <w:vAlign w:val="center"/>
            <w:hideMark/>
          </w:tcPr>
          <w:p w14:paraId="3B741B93"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58" w:type="dxa"/>
            <w:tcBorders>
              <w:top w:val="single" w:sz="6" w:space="0" w:color="auto"/>
              <w:left w:val="nil"/>
              <w:bottom w:val="single" w:sz="6" w:space="0" w:color="auto"/>
              <w:right w:val="single" w:sz="6" w:space="0" w:color="auto"/>
            </w:tcBorders>
            <w:shd w:val="clear" w:color="auto" w:fill="E7E6E6"/>
            <w:vAlign w:val="center"/>
            <w:hideMark/>
          </w:tcPr>
          <w:p w14:paraId="70529E2E"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1007" w:type="dxa"/>
            <w:tcBorders>
              <w:top w:val="single" w:sz="6" w:space="0" w:color="auto"/>
              <w:left w:val="nil"/>
              <w:bottom w:val="single" w:sz="6" w:space="0" w:color="auto"/>
              <w:right w:val="single" w:sz="6" w:space="0" w:color="auto"/>
            </w:tcBorders>
            <w:shd w:val="clear" w:color="auto" w:fill="E7E6E6"/>
            <w:vAlign w:val="center"/>
            <w:hideMark/>
          </w:tcPr>
          <w:p w14:paraId="2C8B4B5D" w14:textId="49C01E3C"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DA6E61" w:rsidRPr="00290FCF" w14:paraId="2917234B" w14:textId="77777777" w:rsidTr="006115B3">
        <w:trPr>
          <w:trHeight w:val="282"/>
        </w:trPr>
        <w:tc>
          <w:tcPr>
            <w:tcW w:w="2132" w:type="dxa"/>
            <w:tcBorders>
              <w:top w:val="nil"/>
              <w:left w:val="single" w:sz="6" w:space="0" w:color="auto"/>
              <w:bottom w:val="single" w:sz="6" w:space="0" w:color="auto"/>
              <w:right w:val="single" w:sz="6" w:space="0" w:color="auto"/>
            </w:tcBorders>
            <w:vAlign w:val="center"/>
            <w:hideMark/>
          </w:tcPr>
          <w:p w14:paraId="7681FA27" w14:textId="77777777" w:rsidR="00DA6E61" w:rsidRPr="00290FCF" w:rsidRDefault="00DA6E61" w:rsidP="00105DEA">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53" w:type="dxa"/>
            <w:tcBorders>
              <w:top w:val="nil"/>
              <w:left w:val="nil"/>
              <w:bottom w:val="single" w:sz="6" w:space="0" w:color="auto"/>
              <w:right w:val="single" w:sz="6" w:space="0" w:color="auto"/>
            </w:tcBorders>
            <w:vAlign w:val="center"/>
            <w:hideMark/>
          </w:tcPr>
          <w:p w14:paraId="73669071"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76" w:type="dxa"/>
            <w:tcBorders>
              <w:top w:val="nil"/>
              <w:left w:val="nil"/>
              <w:bottom w:val="single" w:sz="6" w:space="0" w:color="auto"/>
              <w:right w:val="single" w:sz="6" w:space="0" w:color="auto"/>
            </w:tcBorders>
            <w:vAlign w:val="center"/>
            <w:hideMark/>
          </w:tcPr>
          <w:p w14:paraId="40C03D01"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76" w:type="dxa"/>
            <w:tcBorders>
              <w:top w:val="nil"/>
              <w:left w:val="nil"/>
              <w:bottom w:val="single" w:sz="6" w:space="0" w:color="auto"/>
              <w:right w:val="single" w:sz="6" w:space="0" w:color="auto"/>
            </w:tcBorders>
            <w:vAlign w:val="center"/>
            <w:hideMark/>
          </w:tcPr>
          <w:p w14:paraId="29F1363E"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76" w:type="dxa"/>
            <w:tcBorders>
              <w:top w:val="nil"/>
              <w:left w:val="nil"/>
              <w:bottom w:val="single" w:sz="6" w:space="0" w:color="auto"/>
              <w:right w:val="single" w:sz="6" w:space="0" w:color="auto"/>
            </w:tcBorders>
            <w:vAlign w:val="center"/>
            <w:hideMark/>
          </w:tcPr>
          <w:p w14:paraId="25BAAB10"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76" w:type="dxa"/>
            <w:tcBorders>
              <w:top w:val="nil"/>
              <w:left w:val="nil"/>
              <w:bottom w:val="single" w:sz="6" w:space="0" w:color="auto"/>
              <w:right w:val="single" w:sz="6" w:space="0" w:color="auto"/>
            </w:tcBorders>
            <w:vAlign w:val="center"/>
            <w:hideMark/>
          </w:tcPr>
          <w:p w14:paraId="054143AE"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58" w:type="dxa"/>
            <w:tcBorders>
              <w:top w:val="nil"/>
              <w:left w:val="nil"/>
              <w:bottom w:val="single" w:sz="6" w:space="0" w:color="auto"/>
              <w:right w:val="single" w:sz="6" w:space="0" w:color="auto"/>
            </w:tcBorders>
            <w:vAlign w:val="center"/>
            <w:hideMark/>
          </w:tcPr>
          <w:p w14:paraId="33CE2CE6"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07" w:type="dxa"/>
            <w:tcBorders>
              <w:top w:val="nil"/>
              <w:left w:val="nil"/>
              <w:bottom w:val="single" w:sz="6" w:space="0" w:color="auto"/>
              <w:right w:val="single" w:sz="6" w:space="0" w:color="auto"/>
            </w:tcBorders>
            <w:vAlign w:val="center"/>
            <w:hideMark/>
          </w:tcPr>
          <w:p w14:paraId="079D405C"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DA6E61" w:rsidRPr="00290FCF" w14:paraId="2ECB258B" w14:textId="77777777" w:rsidTr="006115B3">
        <w:trPr>
          <w:trHeight w:val="570"/>
        </w:trPr>
        <w:tc>
          <w:tcPr>
            <w:tcW w:w="2132" w:type="dxa"/>
            <w:tcBorders>
              <w:top w:val="nil"/>
              <w:left w:val="single" w:sz="6" w:space="0" w:color="auto"/>
              <w:bottom w:val="single" w:sz="6" w:space="0" w:color="auto"/>
              <w:right w:val="single" w:sz="6" w:space="0" w:color="auto"/>
            </w:tcBorders>
            <w:vAlign w:val="center"/>
            <w:hideMark/>
          </w:tcPr>
          <w:p w14:paraId="77B1BEF2" w14:textId="0228AFD0" w:rsidR="00DA6E61" w:rsidRPr="00290FCF" w:rsidRDefault="00DA6E61"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D34F78">
              <w:rPr>
                <w:rFonts w:ascii="Calibri" w:eastAsia="Times New Roman" w:hAnsi="Calibri" w:cs="Calibri"/>
                <w:b/>
                <w:bCs/>
                <w:i/>
                <w:iCs/>
                <w:color w:val="000000"/>
                <w:sz w:val="20"/>
              </w:rPr>
              <w:t>E. coli</w:t>
            </w:r>
          </w:p>
        </w:tc>
        <w:tc>
          <w:tcPr>
            <w:tcW w:w="953" w:type="dxa"/>
            <w:tcBorders>
              <w:top w:val="nil"/>
              <w:left w:val="nil"/>
              <w:bottom w:val="single" w:sz="6" w:space="0" w:color="auto"/>
              <w:right w:val="single" w:sz="6" w:space="0" w:color="auto"/>
            </w:tcBorders>
            <w:vAlign w:val="center"/>
            <w:hideMark/>
          </w:tcPr>
          <w:p w14:paraId="6D9E3062" w14:textId="77777777" w:rsidR="006E371E" w:rsidRDefault="006E371E" w:rsidP="006E371E">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b/>
                <w:bCs/>
                <w:color w:val="000000"/>
                <w:sz w:val="24"/>
                <w:szCs w:val="24"/>
              </w:rPr>
              <w:t>+</w:t>
            </w:r>
          </w:p>
          <w:p w14:paraId="78F74DC9" w14:textId="68B30D98" w:rsidR="00DA6E61" w:rsidRPr="00290FCF" w:rsidRDefault="006E371E" w:rsidP="00105DEA">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18"/>
                <w:szCs w:val="18"/>
              </w:rPr>
              <w:t>(O-COB Event)</w:t>
            </w: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42700C3C"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5F922925"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054157FF"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36D9862A" w14:textId="0EB2BC91" w:rsidR="00DA6E61" w:rsidRPr="00290FCF" w:rsidRDefault="00DA6E61" w:rsidP="00105DEA">
            <w:pPr>
              <w:spacing w:line="240" w:lineRule="auto"/>
              <w:jc w:val="center"/>
              <w:textAlignment w:val="baseline"/>
              <w:rPr>
                <w:rFonts w:ascii="Segoe UI" w:eastAsia="Times New Roman" w:hAnsi="Segoe UI" w:cs="Segoe UI"/>
                <w:sz w:val="18"/>
                <w:szCs w:val="18"/>
              </w:rPr>
            </w:pPr>
          </w:p>
        </w:tc>
        <w:tc>
          <w:tcPr>
            <w:tcW w:w="958" w:type="dxa"/>
            <w:tcBorders>
              <w:top w:val="nil"/>
              <w:left w:val="nil"/>
              <w:bottom w:val="single" w:sz="6" w:space="0" w:color="auto"/>
              <w:right w:val="single" w:sz="6" w:space="0" w:color="auto"/>
            </w:tcBorders>
            <w:vAlign w:val="center"/>
            <w:hideMark/>
          </w:tcPr>
          <w:p w14:paraId="51FCB965"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07" w:type="dxa"/>
            <w:tcBorders>
              <w:top w:val="nil"/>
              <w:left w:val="nil"/>
              <w:bottom w:val="single" w:sz="6" w:space="0" w:color="auto"/>
              <w:right w:val="single" w:sz="6" w:space="0" w:color="auto"/>
            </w:tcBorders>
            <w:vAlign w:val="center"/>
            <w:hideMark/>
          </w:tcPr>
          <w:p w14:paraId="6761441C" w14:textId="77777777"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DA6E61" w:rsidRPr="00290FCF" w14:paraId="585AD05E" w14:textId="77777777" w:rsidTr="006115B3">
        <w:trPr>
          <w:trHeight w:val="282"/>
        </w:trPr>
        <w:tc>
          <w:tcPr>
            <w:tcW w:w="2132" w:type="dxa"/>
            <w:tcBorders>
              <w:top w:val="nil"/>
              <w:left w:val="single" w:sz="6" w:space="0" w:color="auto"/>
              <w:bottom w:val="single" w:sz="6" w:space="0" w:color="auto"/>
              <w:right w:val="single" w:sz="6" w:space="0" w:color="auto"/>
            </w:tcBorders>
            <w:vAlign w:val="center"/>
            <w:hideMark/>
          </w:tcPr>
          <w:p w14:paraId="406AC335" w14:textId="015E8E5B" w:rsidR="00DA6E61" w:rsidRPr="00290FCF" w:rsidRDefault="00DA6E61" w:rsidP="00105DEA">
            <w:pPr>
              <w:spacing w:line="240" w:lineRule="auto"/>
              <w:textAlignment w:val="baseline"/>
              <w:rPr>
                <w:rFonts w:ascii="Segoe UI" w:eastAsia="Times New Roman" w:hAnsi="Segoe UI" w:cs="Segoe UI"/>
                <w:sz w:val="18"/>
                <w:szCs w:val="18"/>
              </w:rPr>
            </w:pPr>
            <w:commentRangeStart w:id="221"/>
            <w:commentRangeStart w:id="222"/>
            <w:r>
              <w:rPr>
                <w:rFonts w:ascii="Calibri" w:eastAsia="Times New Roman" w:hAnsi="Calibri" w:cs="Calibri"/>
                <w:b/>
                <w:bCs/>
                <w:color w:val="000000"/>
                <w:sz w:val="20"/>
              </w:rPr>
              <w:t xml:space="preserve">Blood Culture with growth of </w:t>
            </w:r>
            <w:r w:rsidR="00D34F78">
              <w:rPr>
                <w:rFonts w:ascii="Calibri" w:eastAsia="Times New Roman" w:hAnsi="Calibri" w:cs="Calibri"/>
                <w:b/>
                <w:bCs/>
                <w:i/>
                <w:iCs/>
                <w:color w:val="000000"/>
                <w:sz w:val="20"/>
              </w:rPr>
              <w:t xml:space="preserve">S. aureus </w:t>
            </w:r>
          </w:p>
        </w:tc>
        <w:tc>
          <w:tcPr>
            <w:tcW w:w="953" w:type="dxa"/>
            <w:tcBorders>
              <w:top w:val="nil"/>
              <w:left w:val="nil"/>
              <w:bottom w:val="single" w:sz="6" w:space="0" w:color="auto"/>
              <w:right w:val="single" w:sz="6" w:space="0" w:color="auto"/>
            </w:tcBorders>
            <w:vAlign w:val="center"/>
            <w:hideMark/>
          </w:tcPr>
          <w:p w14:paraId="5ACF991A" w14:textId="210F5F05"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76" w:type="dxa"/>
            <w:tcBorders>
              <w:top w:val="nil"/>
              <w:left w:val="nil"/>
              <w:bottom w:val="single" w:sz="6" w:space="0" w:color="auto"/>
              <w:right w:val="single" w:sz="6" w:space="0" w:color="auto"/>
            </w:tcBorders>
            <w:vAlign w:val="center"/>
            <w:hideMark/>
          </w:tcPr>
          <w:p w14:paraId="693153E8" w14:textId="2EAA8139" w:rsidR="00DA6E61" w:rsidRPr="00290FCF" w:rsidRDefault="00DA6E61" w:rsidP="00105DEA">
            <w:pPr>
              <w:spacing w:line="240" w:lineRule="auto"/>
              <w:jc w:val="center"/>
              <w:textAlignment w:val="baseline"/>
              <w:rPr>
                <w:rFonts w:ascii="Segoe UI" w:eastAsia="Times New Roman" w:hAnsi="Segoe UI" w:cs="Segoe UI"/>
                <w:sz w:val="18"/>
                <w:szCs w:val="18"/>
              </w:rPr>
            </w:pPr>
          </w:p>
        </w:tc>
        <w:tc>
          <w:tcPr>
            <w:tcW w:w="1076" w:type="dxa"/>
            <w:tcBorders>
              <w:top w:val="nil"/>
              <w:left w:val="nil"/>
              <w:bottom w:val="single" w:sz="6" w:space="0" w:color="auto"/>
              <w:right w:val="single" w:sz="6" w:space="0" w:color="auto"/>
            </w:tcBorders>
            <w:vAlign w:val="center"/>
            <w:hideMark/>
          </w:tcPr>
          <w:p w14:paraId="246CE6D7" w14:textId="5E2C37F4"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76" w:type="dxa"/>
            <w:tcBorders>
              <w:top w:val="nil"/>
              <w:left w:val="nil"/>
              <w:bottom w:val="single" w:sz="6" w:space="0" w:color="auto"/>
              <w:right w:val="single" w:sz="6" w:space="0" w:color="auto"/>
            </w:tcBorders>
            <w:vAlign w:val="center"/>
            <w:hideMark/>
          </w:tcPr>
          <w:p w14:paraId="00E08DBE" w14:textId="616B7A15"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76" w:type="dxa"/>
            <w:tcBorders>
              <w:top w:val="nil"/>
              <w:left w:val="nil"/>
              <w:bottom w:val="single" w:sz="6" w:space="0" w:color="auto"/>
              <w:right w:val="single" w:sz="6" w:space="0" w:color="auto"/>
            </w:tcBorders>
            <w:vAlign w:val="center"/>
            <w:hideMark/>
          </w:tcPr>
          <w:p w14:paraId="419B01DA" w14:textId="77777777" w:rsidR="006E371E" w:rsidRDefault="006E371E" w:rsidP="006E371E">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p>
          <w:p w14:paraId="41AA5803" w14:textId="72A2F284" w:rsidR="00DA6E61" w:rsidRPr="00290FCF" w:rsidRDefault="006E371E" w:rsidP="00105DEA">
            <w:pPr>
              <w:spacing w:line="240" w:lineRule="auto"/>
              <w:jc w:val="center"/>
              <w:textAlignment w:val="baseline"/>
              <w:rPr>
                <w:rFonts w:ascii="Segoe UI" w:eastAsia="Times New Roman" w:hAnsi="Segoe UI" w:cs="Segoe UI"/>
                <w:sz w:val="18"/>
                <w:szCs w:val="18"/>
              </w:rPr>
            </w:pPr>
            <w:r w:rsidRPr="00CF287B">
              <w:rPr>
                <w:rFonts w:ascii="Calibri" w:eastAsia="Times New Roman" w:hAnsi="Calibri" w:cs="Calibri"/>
                <w:color w:val="000000"/>
                <w:sz w:val="20"/>
              </w:rPr>
              <w:t>(HOB Event)</w:t>
            </w:r>
            <w:r w:rsidR="00DA6E61" w:rsidRPr="00290FCF">
              <w:rPr>
                <w:rFonts w:ascii="Calibri" w:eastAsia="Times New Roman" w:hAnsi="Calibri" w:cs="Calibri"/>
                <w:color w:val="000000"/>
                <w:szCs w:val="22"/>
              </w:rPr>
              <w:t> </w:t>
            </w:r>
          </w:p>
        </w:tc>
        <w:tc>
          <w:tcPr>
            <w:tcW w:w="958" w:type="dxa"/>
            <w:tcBorders>
              <w:top w:val="nil"/>
              <w:left w:val="nil"/>
              <w:bottom w:val="single" w:sz="6" w:space="0" w:color="auto"/>
              <w:right w:val="single" w:sz="6" w:space="0" w:color="auto"/>
            </w:tcBorders>
            <w:vAlign w:val="center"/>
            <w:hideMark/>
          </w:tcPr>
          <w:p w14:paraId="3EFF4874" w14:textId="307BC962" w:rsidR="00DA6E61" w:rsidRPr="00290FCF" w:rsidRDefault="00DA6E61"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commentRangeEnd w:id="221"/>
        <w:tc>
          <w:tcPr>
            <w:tcW w:w="1007" w:type="dxa"/>
            <w:tcBorders>
              <w:top w:val="nil"/>
              <w:left w:val="nil"/>
              <w:bottom w:val="single" w:sz="6" w:space="0" w:color="auto"/>
              <w:right w:val="single" w:sz="6" w:space="0" w:color="auto"/>
            </w:tcBorders>
            <w:vAlign w:val="center"/>
            <w:hideMark/>
          </w:tcPr>
          <w:p w14:paraId="628B5584" w14:textId="3C15C1F3" w:rsidR="00DA6E61" w:rsidRPr="00290FCF" w:rsidRDefault="00FF297B" w:rsidP="00CF287B">
            <w:pPr>
              <w:spacing w:line="240" w:lineRule="auto"/>
              <w:textAlignment w:val="baseline"/>
              <w:rPr>
                <w:rFonts w:ascii="Segoe UI" w:eastAsia="Times New Roman" w:hAnsi="Segoe UI" w:cs="Segoe UI"/>
                <w:sz w:val="18"/>
                <w:szCs w:val="18"/>
              </w:rPr>
            </w:pPr>
            <w:r w:rsidRPr="00290FCF">
              <w:rPr>
                <w:rStyle w:val="CommentReference"/>
                <w:rFonts w:ascii="Segoe UI" w:eastAsia="Times New Roman" w:hAnsi="Segoe UI" w:cs="Segoe UI"/>
                <w:sz w:val="18"/>
                <w:szCs w:val="18"/>
              </w:rPr>
              <w:commentReference w:id="221"/>
            </w:r>
            <w:commentRangeEnd w:id="222"/>
            <w:r w:rsidR="003C713E" w:rsidRPr="00290FCF">
              <w:rPr>
                <w:rStyle w:val="CommentReference"/>
                <w:rFonts w:ascii="Segoe UI" w:eastAsia="Times New Roman" w:hAnsi="Segoe UI" w:cs="Segoe UI"/>
                <w:sz w:val="18"/>
                <w:szCs w:val="18"/>
              </w:rPr>
              <w:commentReference w:id="222"/>
            </w:r>
          </w:p>
        </w:tc>
      </w:tr>
    </w:tbl>
    <w:p w14:paraId="46D414F7" w14:textId="35D3D2FB" w:rsidR="006115B3" w:rsidRDefault="00B73421" w:rsidP="02C43BC1">
      <w:pPr>
        <w:rPr>
          <w:i/>
          <w:iCs/>
        </w:rPr>
      </w:pPr>
      <w:bookmarkStart w:id="223" w:name="_Toc498944804"/>
      <w:bookmarkStart w:id="224" w:name="_Toc2120092361"/>
      <w:bookmarkStart w:id="225" w:name="_Toc559158205"/>
      <w:bookmarkStart w:id="226" w:name="_Toc98410998"/>
      <w:bookmarkStart w:id="227" w:name="_Toc587518579"/>
      <w:r>
        <w:rPr>
          <w:i/>
          <w:iCs/>
        </w:rPr>
        <w:t>The</w:t>
      </w:r>
      <w:r w:rsidR="006115B3" w:rsidRPr="44773E96">
        <w:rPr>
          <w:i/>
          <w:iCs/>
        </w:rPr>
        <w:t xml:space="preserve"> positive </w:t>
      </w:r>
      <w:r w:rsidR="006115B3">
        <w:rPr>
          <w:i/>
          <w:iCs/>
        </w:rPr>
        <w:t xml:space="preserve">blood culture </w:t>
      </w:r>
      <w:r w:rsidR="006115B3" w:rsidRPr="44773E96">
        <w:rPr>
          <w:i/>
          <w:iCs/>
        </w:rPr>
        <w:t>(</w:t>
      </w:r>
      <w:r w:rsidR="006115B3">
        <w:rPr>
          <w:i/>
          <w:iCs/>
        </w:rPr>
        <w:t>E. coli</w:t>
      </w:r>
      <w:r w:rsidR="006115B3" w:rsidRPr="44773E96">
        <w:rPr>
          <w:i/>
          <w:iCs/>
        </w:rPr>
        <w:t xml:space="preserve">) </w:t>
      </w:r>
      <w:r w:rsidR="006115B3">
        <w:rPr>
          <w:i/>
          <w:iCs/>
        </w:rPr>
        <w:t xml:space="preserve">collected in an ED location is an O-COB event. </w:t>
      </w:r>
      <w:r w:rsidR="00D958E5">
        <w:rPr>
          <w:i/>
          <w:iCs/>
        </w:rPr>
        <w:t>A</w:t>
      </w:r>
      <w:r w:rsidR="00D958E5" w:rsidRPr="44773E96">
        <w:rPr>
          <w:i/>
          <w:iCs/>
        </w:rPr>
        <w:t xml:space="preserve"> positive</w:t>
      </w:r>
      <w:r w:rsidR="00D958E5" w:rsidRPr="44773E96">
        <w:rPr>
          <w:i/>
        </w:rPr>
        <w:t xml:space="preserve"> blood </w:t>
      </w:r>
      <w:r w:rsidR="00D958E5" w:rsidRPr="44773E96">
        <w:rPr>
          <w:i/>
          <w:iCs/>
        </w:rPr>
        <w:t>culture</w:t>
      </w:r>
      <w:r w:rsidR="004945A2">
        <w:rPr>
          <w:i/>
          <w:iCs/>
        </w:rPr>
        <w:t xml:space="preserve"> (S. aureus)</w:t>
      </w:r>
      <w:r w:rsidR="00D958E5">
        <w:rPr>
          <w:i/>
          <w:iCs/>
        </w:rPr>
        <w:t xml:space="preserve"> </w:t>
      </w:r>
      <w:r w:rsidR="00D958E5" w:rsidRPr="44773E96">
        <w:rPr>
          <w:i/>
          <w:iCs/>
        </w:rPr>
        <w:t xml:space="preserve">collected </w:t>
      </w:r>
      <w:r w:rsidR="00D958E5" w:rsidRPr="44773E96">
        <w:rPr>
          <w:i/>
        </w:rPr>
        <w:t xml:space="preserve">on </w:t>
      </w:r>
      <w:r w:rsidR="00D958E5">
        <w:rPr>
          <w:i/>
        </w:rPr>
        <w:t>inpatient admission</w:t>
      </w:r>
      <w:r w:rsidR="00D958E5" w:rsidRPr="44773E96">
        <w:rPr>
          <w:i/>
        </w:rPr>
        <w:t xml:space="preserve"> day 4</w:t>
      </w:r>
      <w:r w:rsidR="00D958E5" w:rsidRPr="44773E96">
        <w:rPr>
          <w:i/>
          <w:iCs/>
        </w:rPr>
        <w:t xml:space="preserve"> </w:t>
      </w:r>
      <w:r w:rsidR="00D958E5" w:rsidRPr="44773E96">
        <w:rPr>
          <w:i/>
        </w:rPr>
        <w:t>is considered an HOB event</w:t>
      </w:r>
      <w:r w:rsidR="00D958E5">
        <w:rPr>
          <w:i/>
        </w:rPr>
        <w:t xml:space="preserve"> as </w:t>
      </w:r>
      <w:r w:rsidR="004945A2">
        <w:rPr>
          <w:i/>
        </w:rPr>
        <w:t>it</w:t>
      </w:r>
      <w:r w:rsidR="00201AAB">
        <w:rPr>
          <w:i/>
        </w:rPr>
        <w:t xml:space="preserve"> is not an organism match to the </w:t>
      </w:r>
      <w:r w:rsidR="00F96A47">
        <w:rPr>
          <w:i/>
        </w:rPr>
        <w:t>O-COB event.</w:t>
      </w:r>
    </w:p>
    <w:p w14:paraId="34220B48" w14:textId="77777777" w:rsidR="00374B98" w:rsidRPr="00374B98" w:rsidRDefault="00374B98" w:rsidP="00374B98"/>
    <w:p w14:paraId="46BD33AF" w14:textId="47006C4C" w:rsidR="00665DE9" w:rsidRDefault="007B2266" w:rsidP="71E49F83">
      <w:pPr>
        <w:rPr>
          <w:color w:val="000000" w:themeColor="text1"/>
        </w:rPr>
      </w:pPr>
      <w:commentRangeStart w:id="228"/>
      <w:commentRangeStart w:id="229"/>
      <w:r w:rsidRPr="71E49F83">
        <w:rPr>
          <w:color w:val="000000" w:themeColor="text1"/>
        </w:rPr>
        <w:t xml:space="preserve">The following examples </w:t>
      </w:r>
      <w:r w:rsidR="00CB3AA6" w:rsidRPr="71E49F83">
        <w:rPr>
          <w:color w:val="000000" w:themeColor="text1"/>
        </w:rPr>
        <w:t xml:space="preserve">do </w:t>
      </w:r>
      <w:r w:rsidR="00D63188" w:rsidRPr="00CF287B">
        <w:rPr>
          <w:b/>
          <w:bCs/>
          <w:color w:val="000000" w:themeColor="text1"/>
          <w:u w:val="single"/>
        </w:rPr>
        <w:t>NOT</w:t>
      </w:r>
      <w:r w:rsidR="00CB3AA6" w:rsidRPr="71E49F83">
        <w:rPr>
          <w:color w:val="000000" w:themeColor="text1"/>
        </w:rPr>
        <w:t xml:space="preserve"> meet HOB Event criteria</w:t>
      </w:r>
      <w:commentRangeEnd w:id="228"/>
      <w:r w:rsidR="00483211">
        <w:rPr>
          <w:rStyle w:val="CommentReference"/>
          <w:color w:val="000000" w:themeColor="text1"/>
          <w:sz w:val="22"/>
          <w:szCs w:val="20"/>
        </w:rPr>
        <w:commentReference w:id="228"/>
      </w:r>
      <w:commentRangeEnd w:id="229"/>
      <w:r>
        <w:rPr>
          <w:rStyle w:val="CommentReference"/>
          <w:color w:val="000000" w:themeColor="text1"/>
          <w:sz w:val="22"/>
          <w:szCs w:val="20"/>
        </w:rPr>
        <w:commentReference w:id="229"/>
      </w:r>
    </w:p>
    <w:p w14:paraId="013BB1BC" w14:textId="77777777" w:rsidR="0066145D" w:rsidRDefault="0066145D" w:rsidP="71E49F83">
      <w:pPr>
        <w:rPr>
          <w:color w:val="000000" w:themeColor="text1"/>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960"/>
        <w:gridCol w:w="1080"/>
        <w:gridCol w:w="1080"/>
        <w:gridCol w:w="1080"/>
        <w:gridCol w:w="1080"/>
        <w:gridCol w:w="960"/>
        <w:gridCol w:w="962"/>
      </w:tblGrid>
      <w:tr w:rsidR="00CB3AA6" w:rsidRPr="00290FCF" w14:paraId="775315A8" w14:textId="77777777" w:rsidTr="00840894">
        <w:trPr>
          <w:trHeight w:val="297"/>
        </w:trPr>
        <w:tc>
          <w:tcPr>
            <w:tcW w:w="215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1A6B764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lastRenderedPageBreak/>
              <w:t>Inpatient Admission Day</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27A4DC41" w14:textId="45FC2BEF" w:rsidR="00CB3AA6" w:rsidRPr="00290FCF" w:rsidRDefault="00D5033F" w:rsidP="00105DEA">
            <w:pPr>
              <w:spacing w:line="240" w:lineRule="auto"/>
              <w:jc w:val="center"/>
              <w:textAlignment w:val="baseline"/>
              <w:rPr>
                <w:rFonts w:ascii="Segoe UI" w:eastAsia="Times New Roman" w:hAnsi="Segoe UI" w:cs="Segoe UI"/>
                <w:sz w:val="18"/>
                <w:szCs w:val="18"/>
              </w:rPr>
            </w:pPr>
            <w:r w:rsidRPr="00D5033F">
              <w:rPr>
                <w:rFonts w:ascii="Calibri" w:eastAsia="Times New Roman" w:hAnsi="Calibri" w:cs="Calibri"/>
                <w:b/>
                <w:bCs/>
                <w:color w:val="000000"/>
                <w:sz w:val="20"/>
              </w:rPr>
              <w:t>N/A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7AA28360"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796EAF1"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03BFFD2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775EFC88"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120ADEED"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4616E4C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CB3AA6" w:rsidRPr="00290FCF" w14:paraId="72EFC2A4" w14:textId="77777777" w:rsidTr="00840894">
        <w:trPr>
          <w:trHeight w:val="282"/>
        </w:trPr>
        <w:tc>
          <w:tcPr>
            <w:tcW w:w="2152" w:type="dxa"/>
            <w:tcBorders>
              <w:top w:val="nil"/>
              <w:left w:val="single" w:sz="6" w:space="0" w:color="auto"/>
              <w:bottom w:val="single" w:sz="6" w:space="0" w:color="auto"/>
              <w:right w:val="single" w:sz="6" w:space="0" w:color="auto"/>
            </w:tcBorders>
            <w:vAlign w:val="center"/>
            <w:hideMark/>
          </w:tcPr>
          <w:p w14:paraId="4972C1CC" w14:textId="77777777" w:rsidR="00CB3AA6" w:rsidRPr="00290FCF" w:rsidRDefault="00CB3AA6" w:rsidP="00105DEA">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52817B03"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80" w:type="dxa"/>
            <w:tcBorders>
              <w:top w:val="nil"/>
              <w:left w:val="nil"/>
              <w:bottom w:val="single" w:sz="6" w:space="0" w:color="auto"/>
              <w:right w:val="single" w:sz="6" w:space="0" w:color="auto"/>
            </w:tcBorders>
            <w:vAlign w:val="center"/>
            <w:hideMark/>
          </w:tcPr>
          <w:p w14:paraId="4C58FC01"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0CC88B02"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04897AA3"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2932677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0DB79560"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56EA3B3F"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CB3AA6" w:rsidRPr="00290FCF" w14:paraId="488D3E5A" w14:textId="77777777" w:rsidTr="00840894">
        <w:trPr>
          <w:trHeight w:val="282"/>
        </w:trPr>
        <w:tc>
          <w:tcPr>
            <w:tcW w:w="2152" w:type="dxa"/>
            <w:tcBorders>
              <w:top w:val="nil"/>
              <w:left w:val="single" w:sz="6" w:space="0" w:color="auto"/>
              <w:bottom w:val="single" w:sz="6" w:space="0" w:color="auto"/>
              <w:right w:val="single" w:sz="6" w:space="0" w:color="auto"/>
            </w:tcBorders>
            <w:vAlign w:val="center"/>
            <w:hideMark/>
          </w:tcPr>
          <w:p w14:paraId="730AF6D9" w14:textId="77777777" w:rsidR="00CB3AA6" w:rsidRPr="00290FCF" w:rsidRDefault="00CB3AA6"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861D9">
              <w:rPr>
                <w:rFonts w:ascii="Calibri" w:eastAsia="Times New Roman" w:hAnsi="Calibri" w:cs="Calibri"/>
                <w:b/>
                <w:bCs/>
                <w:color w:val="000000"/>
                <w:sz w:val="20"/>
              </w:rPr>
              <w:t>S.</w:t>
            </w:r>
            <w:r w:rsidRPr="00F861D9">
              <w:rPr>
                <w:rFonts w:ascii="Calibri" w:eastAsia="Times New Roman" w:hAnsi="Calibri" w:cs="Calibri"/>
                <w:b/>
                <w:bCs/>
                <w:i/>
                <w:iCs/>
                <w:color w:val="000000"/>
                <w:sz w:val="20"/>
              </w:rPr>
              <w:t xml:space="preserve"> aureus</w:t>
            </w:r>
          </w:p>
        </w:tc>
        <w:tc>
          <w:tcPr>
            <w:tcW w:w="960" w:type="dxa"/>
            <w:tcBorders>
              <w:top w:val="nil"/>
              <w:left w:val="nil"/>
              <w:bottom w:val="single" w:sz="6" w:space="0" w:color="auto"/>
              <w:right w:val="single" w:sz="6" w:space="0" w:color="auto"/>
            </w:tcBorders>
            <w:vAlign w:val="center"/>
            <w:hideMark/>
          </w:tcPr>
          <w:p w14:paraId="06ACEAFB" w14:textId="28486F98" w:rsidR="00CB3AA6" w:rsidRPr="00290FCF" w:rsidRDefault="00D63188"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7E48C4D1" w14:textId="77777777" w:rsidR="00CB3AA6" w:rsidRDefault="00D63188" w:rsidP="00105DEA">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00CB3AA6" w:rsidRPr="00290FCF">
              <w:rPr>
                <w:rFonts w:ascii="Calibri" w:eastAsia="Times New Roman" w:hAnsi="Calibri" w:cs="Calibri"/>
                <w:color w:val="000000"/>
                <w:sz w:val="20"/>
              </w:rPr>
              <w:t> </w:t>
            </w:r>
          </w:p>
          <w:p w14:paraId="32BF544F" w14:textId="2B24C90D" w:rsidR="00CB3AA6" w:rsidRPr="00290FCF" w:rsidRDefault="00B028A3" w:rsidP="00105DEA">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(COB Event)</w:t>
            </w:r>
          </w:p>
        </w:tc>
        <w:tc>
          <w:tcPr>
            <w:tcW w:w="1080" w:type="dxa"/>
            <w:tcBorders>
              <w:top w:val="nil"/>
              <w:left w:val="nil"/>
              <w:bottom w:val="single" w:sz="6" w:space="0" w:color="auto"/>
              <w:right w:val="single" w:sz="6" w:space="0" w:color="auto"/>
            </w:tcBorders>
            <w:vAlign w:val="center"/>
            <w:hideMark/>
          </w:tcPr>
          <w:p w14:paraId="71122C38"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61375228"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2257C570" w14:textId="4C8AA75A"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1C3E2BA9"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181DC14C"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CB3AA6" w:rsidRPr="00290FCF" w14:paraId="4C3CA0BA" w14:textId="77777777" w:rsidTr="00840894">
        <w:trPr>
          <w:trHeight w:val="282"/>
        </w:trPr>
        <w:tc>
          <w:tcPr>
            <w:tcW w:w="2152" w:type="dxa"/>
            <w:tcBorders>
              <w:top w:val="nil"/>
              <w:left w:val="single" w:sz="6" w:space="0" w:color="auto"/>
              <w:bottom w:val="single" w:sz="6" w:space="0" w:color="auto"/>
              <w:right w:val="single" w:sz="6" w:space="0" w:color="auto"/>
            </w:tcBorders>
            <w:vAlign w:val="center"/>
            <w:hideMark/>
          </w:tcPr>
          <w:p w14:paraId="6D9DCFF2" w14:textId="461BA57D" w:rsidR="00CB3AA6" w:rsidRPr="00290FCF" w:rsidRDefault="00CB3AA6"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D63188">
              <w:rPr>
                <w:rFonts w:ascii="Calibri" w:eastAsia="Times New Roman" w:hAnsi="Calibri" w:cs="Calibri"/>
                <w:b/>
                <w:bCs/>
                <w:color w:val="000000"/>
                <w:sz w:val="20"/>
              </w:rPr>
              <w:t xml:space="preserve">S. </w:t>
            </w:r>
            <w:r w:rsidR="00D63188" w:rsidRPr="00D63188">
              <w:rPr>
                <w:rFonts w:ascii="Calibri" w:eastAsia="Times New Roman" w:hAnsi="Calibri" w:cs="Calibri"/>
                <w:b/>
                <w:bCs/>
                <w:i/>
                <w:iCs/>
                <w:color w:val="000000"/>
                <w:sz w:val="20"/>
              </w:rPr>
              <w:t>aureus</w:t>
            </w:r>
          </w:p>
        </w:tc>
        <w:tc>
          <w:tcPr>
            <w:tcW w:w="960" w:type="dxa"/>
            <w:tcBorders>
              <w:top w:val="nil"/>
              <w:left w:val="nil"/>
              <w:bottom w:val="single" w:sz="6" w:space="0" w:color="auto"/>
              <w:right w:val="single" w:sz="6" w:space="0" w:color="auto"/>
            </w:tcBorders>
            <w:vAlign w:val="center"/>
            <w:hideMark/>
          </w:tcPr>
          <w:p w14:paraId="5A3F5B2B" w14:textId="7CF7E149"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4B995BF5"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5569AFF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528FF756"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781073F5" w14:textId="6DA41F29"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00D63188"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62FE4CEC" w14:textId="77777777" w:rsidR="00CB3AA6" w:rsidRDefault="00D63188" w:rsidP="00105DEA">
            <w:pPr>
              <w:spacing w:line="240" w:lineRule="auto"/>
              <w:jc w:val="center"/>
              <w:textAlignment w:val="baseline"/>
              <w:rPr>
                <w:rFonts w:ascii="Calibri" w:eastAsia="Times New Roman" w:hAnsi="Calibri" w:cs="Calibri"/>
                <w:color w:val="000000"/>
                <w:szCs w:val="22"/>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00CB3AA6" w:rsidRPr="00290FCF">
              <w:rPr>
                <w:rFonts w:ascii="Calibri" w:eastAsia="Times New Roman" w:hAnsi="Calibri" w:cs="Calibri"/>
                <w:color w:val="000000"/>
                <w:szCs w:val="22"/>
              </w:rPr>
              <w:t> </w:t>
            </w:r>
          </w:p>
          <w:p w14:paraId="2A3D766A" w14:textId="248C714E" w:rsidR="00CB3AA6" w:rsidRPr="00290FCF" w:rsidRDefault="00277B52" w:rsidP="00105DEA">
            <w:pPr>
              <w:spacing w:line="240" w:lineRule="auto"/>
              <w:jc w:val="center"/>
              <w:textAlignment w:val="baseline"/>
              <w:rPr>
                <w:rFonts w:ascii="Segoe UI" w:eastAsia="Times New Roman" w:hAnsi="Segoe UI" w:cs="Segoe UI"/>
                <w:sz w:val="18"/>
                <w:szCs w:val="18"/>
              </w:rPr>
            </w:pPr>
            <w:r w:rsidRPr="00CF287B">
              <w:rPr>
                <w:rFonts w:ascii="Calibri" w:eastAsia="Times New Roman" w:hAnsi="Calibri" w:cs="Calibri"/>
                <w:color w:val="000000" w:themeColor="text1"/>
                <w:sz w:val="20"/>
              </w:rPr>
              <w:t>(</w:t>
            </w:r>
            <w:r w:rsidR="007818C1" w:rsidRPr="00CF287B">
              <w:rPr>
                <w:rFonts w:ascii="Calibri" w:eastAsia="Times New Roman" w:hAnsi="Calibri" w:cs="Calibri"/>
                <w:color w:val="000000" w:themeColor="text1"/>
                <w:sz w:val="20"/>
              </w:rPr>
              <w:t>E</w:t>
            </w:r>
            <w:r w:rsidRPr="00CF287B">
              <w:rPr>
                <w:rFonts w:ascii="Calibri" w:eastAsia="Times New Roman" w:hAnsi="Calibri" w:cs="Calibri"/>
                <w:color w:val="000000" w:themeColor="text1"/>
                <w:sz w:val="20"/>
              </w:rPr>
              <w:t>xcluded)</w:t>
            </w:r>
          </w:p>
        </w:tc>
        <w:tc>
          <w:tcPr>
            <w:tcW w:w="962" w:type="dxa"/>
            <w:tcBorders>
              <w:top w:val="nil"/>
              <w:left w:val="nil"/>
              <w:bottom w:val="single" w:sz="6" w:space="0" w:color="auto"/>
              <w:right w:val="single" w:sz="6" w:space="0" w:color="auto"/>
            </w:tcBorders>
            <w:vAlign w:val="center"/>
            <w:hideMark/>
          </w:tcPr>
          <w:p w14:paraId="12F49674" w14:textId="77777777" w:rsidR="00CB3AA6" w:rsidRPr="00290FCF" w:rsidRDefault="00CB3AA6"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r>
    </w:tbl>
    <w:p w14:paraId="25AA6540" w14:textId="53F264F6" w:rsidR="44773E96" w:rsidRDefault="00A16060">
      <w:pPr>
        <w:rPr>
          <w:i/>
          <w:iCs/>
        </w:rPr>
      </w:pPr>
      <w:r w:rsidRPr="0049112C">
        <w:rPr>
          <w:i/>
          <w:iCs/>
        </w:rPr>
        <w:t>The positive blood culture collected during the community onset period (</w:t>
      </w:r>
      <w:r w:rsidR="00F8624F">
        <w:rPr>
          <w:i/>
          <w:iCs/>
        </w:rPr>
        <w:t xml:space="preserve">inpatient </w:t>
      </w:r>
      <w:r w:rsidRPr="0049112C">
        <w:rPr>
          <w:i/>
          <w:iCs/>
        </w:rPr>
        <w:t>admission day 1) is a COB event.</w:t>
      </w:r>
      <w:r>
        <w:rPr>
          <w:i/>
          <w:iCs/>
        </w:rPr>
        <w:t xml:space="preserve"> A</w:t>
      </w:r>
      <w:r w:rsidR="00840894" w:rsidRPr="00840894">
        <w:rPr>
          <w:i/>
          <w:iCs/>
        </w:rPr>
        <w:t xml:space="preserve"> </w:t>
      </w:r>
      <w:r w:rsidR="6EEF7B12" w:rsidRPr="44773E96">
        <w:rPr>
          <w:i/>
          <w:iCs/>
        </w:rPr>
        <w:t xml:space="preserve">positive </w:t>
      </w:r>
      <w:r w:rsidR="00840894" w:rsidRPr="00840894">
        <w:rPr>
          <w:i/>
          <w:iCs/>
        </w:rPr>
        <w:t xml:space="preserve">blood culture </w:t>
      </w:r>
      <w:r w:rsidR="33C2E69B" w:rsidRPr="44773E96">
        <w:rPr>
          <w:i/>
          <w:iCs/>
        </w:rPr>
        <w:t>collected</w:t>
      </w:r>
      <w:r w:rsidR="00840894" w:rsidRPr="44773E96">
        <w:rPr>
          <w:i/>
          <w:iCs/>
        </w:rPr>
        <w:t xml:space="preserve"> </w:t>
      </w:r>
      <w:r w:rsidR="00840894" w:rsidRPr="00840894">
        <w:rPr>
          <w:i/>
          <w:iCs/>
        </w:rPr>
        <w:t xml:space="preserve">after </w:t>
      </w:r>
      <w:r w:rsidR="00170BF9">
        <w:rPr>
          <w:i/>
          <w:iCs/>
        </w:rPr>
        <w:t>inpatient admission</w:t>
      </w:r>
      <w:r w:rsidR="00170BF9" w:rsidRPr="00840894">
        <w:rPr>
          <w:i/>
          <w:iCs/>
        </w:rPr>
        <w:t xml:space="preserve"> </w:t>
      </w:r>
      <w:r w:rsidR="00840894" w:rsidRPr="00840894">
        <w:rPr>
          <w:i/>
          <w:iCs/>
        </w:rPr>
        <w:t xml:space="preserve">day </w:t>
      </w:r>
      <w:r w:rsidRPr="00840894">
        <w:rPr>
          <w:i/>
          <w:iCs/>
        </w:rPr>
        <w:t>4</w:t>
      </w:r>
      <w:r>
        <w:rPr>
          <w:i/>
          <w:iCs/>
        </w:rPr>
        <w:t xml:space="preserve"> </w:t>
      </w:r>
      <w:r w:rsidR="00C875F0">
        <w:rPr>
          <w:i/>
          <w:iCs/>
        </w:rPr>
        <w:t>that</w:t>
      </w:r>
      <w:r w:rsidR="00C875F0" w:rsidRPr="44773E96">
        <w:rPr>
          <w:i/>
          <w:iCs/>
        </w:rPr>
        <w:t xml:space="preserve"> </w:t>
      </w:r>
      <w:r w:rsidR="3E424BA8" w:rsidRPr="44773E96">
        <w:rPr>
          <w:i/>
          <w:iCs/>
        </w:rPr>
        <w:t xml:space="preserve">matches </w:t>
      </w:r>
      <w:r w:rsidR="6BD18FC4" w:rsidRPr="44773E96">
        <w:rPr>
          <w:i/>
          <w:iCs/>
        </w:rPr>
        <w:t>a</w:t>
      </w:r>
      <w:r w:rsidR="007F6AC7">
        <w:rPr>
          <w:i/>
          <w:iCs/>
        </w:rPr>
        <w:t>n</w:t>
      </w:r>
      <w:r w:rsidR="6BD18FC4" w:rsidRPr="44773E96">
        <w:rPr>
          <w:i/>
          <w:iCs/>
        </w:rPr>
        <w:t xml:space="preserve"> </w:t>
      </w:r>
      <w:r w:rsidR="007F6AC7">
        <w:rPr>
          <w:i/>
          <w:iCs/>
        </w:rPr>
        <w:t xml:space="preserve">organism </w:t>
      </w:r>
      <w:r w:rsidR="00840894" w:rsidRPr="00840894">
        <w:rPr>
          <w:i/>
          <w:iCs/>
        </w:rPr>
        <w:t xml:space="preserve">that was collected prior to </w:t>
      </w:r>
      <w:r>
        <w:rPr>
          <w:i/>
          <w:iCs/>
        </w:rPr>
        <w:t>inpatient admission</w:t>
      </w:r>
      <w:r w:rsidRPr="00840894">
        <w:rPr>
          <w:i/>
          <w:iCs/>
        </w:rPr>
        <w:t xml:space="preserve"> </w:t>
      </w:r>
      <w:r w:rsidR="00840894" w:rsidRPr="00840894">
        <w:rPr>
          <w:i/>
          <w:iCs/>
        </w:rPr>
        <w:t xml:space="preserve">day </w:t>
      </w:r>
      <w:r w:rsidR="00C875F0">
        <w:rPr>
          <w:i/>
          <w:iCs/>
        </w:rPr>
        <w:t>4</w:t>
      </w:r>
      <w:r w:rsidR="00840894" w:rsidRPr="00840894">
        <w:rPr>
          <w:i/>
          <w:iCs/>
        </w:rPr>
        <w:t xml:space="preserve"> is NOT considered an HOB event.</w:t>
      </w:r>
      <w:r w:rsidR="00F605E2">
        <w:rPr>
          <w:i/>
          <w:iCs/>
        </w:rPr>
        <w:t xml:space="preserve"> </w:t>
      </w:r>
    </w:p>
    <w:p w14:paraId="527A2BED" w14:textId="77777777" w:rsidR="00CA24B2" w:rsidRPr="002C599F" w:rsidRDefault="00CA24B2">
      <w:pPr>
        <w:rPr>
          <w:b/>
          <w:bCs/>
          <w:i/>
          <w:iCs/>
        </w:rPr>
      </w:pPr>
    </w:p>
    <w:p w14:paraId="75C1BC88" w14:textId="0168D17D" w:rsidR="44773E96" w:rsidRDefault="44773E96" w:rsidP="00FF664F">
      <w:pPr>
        <w:spacing w:line="120" w:lineRule="auto"/>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960"/>
        <w:gridCol w:w="1080"/>
        <w:gridCol w:w="1080"/>
        <w:gridCol w:w="1080"/>
        <w:gridCol w:w="1080"/>
        <w:gridCol w:w="960"/>
        <w:gridCol w:w="962"/>
      </w:tblGrid>
      <w:tr w:rsidR="00AC4E27" w:rsidRPr="00290FCF" w14:paraId="53D647D8" w14:textId="77777777" w:rsidTr="00AF5CB1">
        <w:trPr>
          <w:trHeight w:val="297"/>
        </w:trPr>
        <w:tc>
          <w:tcPr>
            <w:tcW w:w="2152" w:type="dxa"/>
            <w:tcBorders>
              <w:top w:val="single" w:sz="6" w:space="0" w:color="auto"/>
              <w:left w:val="single" w:sz="6" w:space="0" w:color="auto"/>
              <w:bottom w:val="single" w:sz="6" w:space="0" w:color="auto"/>
              <w:right w:val="single" w:sz="6" w:space="0" w:color="auto"/>
            </w:tcBorders>
            <w:shd w:val="clear" w:color="auto" w:fill="E7E6E6"/>
            <w:hideMark/>
          </w:tcPr>
          <w:p w14:paraId="420D728E" w14:textId="77777777" w:rsidR="00AC4E27" w:rsidRPr="00290FCF" w:rsidRDefault="00AC4E27" w:rsidP="00AF5CB1">
            <w:pPr>
              <w:spacing w:line="240" w:lineRule="auto"/>
              <w:textAlignment w:val="baseline"/>
              <w:rPr>
                <w:rFonts w:ascii="Segoe UI" w:eastAsia="Times New Roman" w:hAnsi="Segoe UI" w:cs="Segoe UI"/>
                <w:sz w:val="18"/>
                <w:szCs w:val="18"/>
              </w:rPr>
            </w:pPr>
            <w:commentRangeStart w:id="232"/>
            <w:commentRangeStart w:id="233"/>
            <w:commentRangeStart w:id="234"/>
            <w:commentRangeStart w:id="235"/>
            <w:commentRangeStart w:id="236"/>
            <w:r w:rsidRPr="2E55082A">
              <w:rPr>
                <w:rFonts w:ascii="Calibri" w:eastAsia="Times New Roman" w:hAnsi="Calibri" w:cs="Calibri"/>
                <w:b/>
                <w:color w:val="000000" w:themeColor="text1"/>
                <w:sz w:val="20"/>
              </w:rPr>
              <w:t>Inpatient Admission Day</w:t>
            </w:r>
            <w:r w:rsidRPr="2E55082A">
              <w:rPr>
                <w:rFonts w:ascii="Calibri" w:eastAsia="Times New Roman" w:hAnsi="Calibri" w:cs="Calibri"/>
                <w:color w:val="000000" w:themeColor="text1"/>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18F09625" w14:textId="67F25A42" w:rsidR="00AC4E27" w:rsidRPr="00290FCF" w:rsidRDefault="00D5033F" w:rsidP="00105DEA">
            <w:pPr>
              <w:spacing w:line="240" w:lineRule="auto"/>
              <w:jc w:val="center"/>
              <w:textAlignment w:val="baseline"/>
              <w:rPr>
                <w:rFonts w:ascii="Segoe UI" w:eastAsia="Times New Roman" w:hAnsi="Segoe UI" w:cs="Segoe UI"/>
                <w:sz w:val="18"/>
                <w:szCs w:val="18"/>
              </w:rPr>
            </w:pPr>
            <w:r w:rsidRPr="00D5033F">
              <w:rPr>
                <w:rFonts w:ascii="Calibri" w:eastAsia="Times New Roman" w:hAnsi="Calibri" w:cs="Calibri"/>
                <w:b/>
                <w:bCs/>
                <w:color w:val="000000"/>
                <w:sz w:val="20"/>
              </w:rPr>
              <w:t>N/A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0BCCAC7"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5BC1D1E"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5CB5E628"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94B79B4"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6F88BAD1"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6B73C841"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p>
        </w:tc>
      </w:tr>
      <w:tr w:rsidR="00AC4E27" w:rsidRPr="00290FCF" w14:paraId="40ED6B4E" w14:textId="77777777" w:rsidTr="00105DEA">
        <w:trPr>
          <w:trHeight w:val="282"/>
        </w:trPr>
        <w:tc>
          <w:tcPr>
            <w:tcW w:w="2152" w:type="dxa"/>
            <w:tcBorders>
              <w:top w:val="nil"/>
              <w:left w:val="single" w:sz="6" w:space="0" w:color="auto"/>
              <w:bottom w:val="single" w:sz="6" w:space="0" w:color="auto"/>
              <w:right w:val="single" w:sz="6" w:space="0" w:color="auto"/>
            </w:tcBorders>
            <w:vAlign w:val="center"/>
            <w:hideMark/>
          </w:tcPr>
          <w:p w14:paraId="5E8F0867" w14:textId="77777777" w:rsidR="00AC4E27" w:rsidRPr="00290FCF" w:rsidRDefault="00AC4E27" w:rsidP="00105DEA">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30423694"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ED </w:t>
            </w:r>
          </w:p>
        </w:tc>
        <w:tc>
          <w:tcPr>
            <w:tcW w:w="1080" w:type="dxa"/>
            <w:tcBorders>
              <w:top w:val="nil"/>
              <w:left w:val="nil"/>
              <w:bottom w:val="single" w:sz="6" w:space="0" w:color="auto"/>
              <w:right w:val="single" w:sz="6" w:space="0" w:color="auto"/>
            </w:tcBorders>
            <w:vAlign w:val="center"/>
            <w:hideMark/>
          </w:tcPr>
          <w:p w14:paraId="77349977"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37F051EF"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1984004A"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780BCEC7"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78089576"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7C5AC2BB"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AC4E27" w:rsidRPr="00290FCF" w14:paraId="74988766" w14:textId="77777777" w:rsidTr="00105DEA">
        <w:trPr>
          <w:trHeight w:val="282"/>
        </w:trPr>
        <w:tc>
          <w:tcPr>
            <w:tcW w:w="2152" w:type="dxa"/>
            <w:tcBorders>
              <w:top w:val="nil"/>
              <w:left w:val="single" w:sz="6" w:space="0" w:color="auto"/>
              <w:bottom w:val="single" w:sz="6" w:space="0" w:color="auto"/>
              <w:right w:val="single" w:sz="6" w:space="0" w:color="auto"/>
            </w:tcBorders>
            <w:vAlign w:val="center"/>
            <w:hideMark/>
          </w:tcPr>
          <w:p w14:paraId="6F3A7469" w14:textId="21ACEF26" w:rsidR="00AC4E27" w:rsidRPr="00290FCF" w:rsidRDefault="00AC4E27"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FF664F">
              <w:rPr>
                <w:rFonts w:ascii="Calibri" w:eastAsia="Times New Roman" w:hAnsi="Calibri" w:cs="Calibri"/>
                <w:b/>
                <w:bCs/>
                <w:i/>
                <w:iCs/>
                <w:color w:val="000000"/>
                <w:sz w:val="20"/>
              </w:rPr>
              <w:t>E. coli</w:t>
            </w:r>
          </w:p>
        </w:tc>
        <w:tc>
          <w:tcPr>
            <w:tcW w:w="960" w:type="dxa"/>
            <w:tcBorders>
              <w:top w:val="nil"/>
              <w:left w:val="nil"/>
              <w:bottom w:val="single" w:sz="6" w:space="0" w:color="auto"/>
              <w:right w:val="single" w:sz="6" w:space="0" w:color="auto"/>
            </w:tcBorders>
            <w:vAlign w:val="center"/>
            <w:hideMark/>
          </w:tcPr>
          <w:p w14:paraId="3090E19F"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1AAF81B3" w14:textId="77777777" w:rsidR="00AC4E27" w:rsidRDefault="00AC4E27" w:rsidP="00105DEA">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 w:val="20"/>
              </w:rPr>
              <w:t> </w:t>
            </w:r>
          </w:p>
          <w:p w14:paraId="412C65CE" w14:textId="2289AF6C" w:rsidR="00AC4E27" w:rsidRPr="00290FCF" w:rsidRDefault="003B4A82" w:rsidP="00105DEA">
            <w:pPr>
              <w:spacing w:line="240" w:lineRule="auto"/>
              <w:jc w:val="center"/>
              <w:textAlignment w:val="baseline"/>
              <w:rPr>
                <w:rFonts w:ascii="Segoe UI" w:eastAsia="Times New Roman" w:hAnsi="Segoe UI" w:cs="Segoe UI"/>
                <w:sz w:val="18"/>
                <w:szCs w:val="18"/>
              </w:rPr>
            </w:pPr>
            <w:r w:rsidRPr="00423F1B">
              <w:rPr>
                <w:rFonts w:ascii="Calibri" w:eastAsia="Times New Roman" w:hAnsi="Calibri" w:cs="Calibri"/>
                <w:color w:val="000000"/>
                <w:sz w:val="20"/>
              </w:rPr>
              <w:t>(COB Event)</w:t>
            </w:r>
          </w:p>
        </w:tc>
        <w:tc>
          <w:tcPr>
            <w:tcW w:w="1080" w:type="dxa"/>
            <w:tcBorders>
              <w:top w:val="nil"/>
              <w:left w:val="nil"/>
              <w:bottom w:val="single" w:sz="6" w:space="0" w:color="auto"/>
              <w:right w:val="single" w:sz="6" w:space="0" w:color="auto"/>
            </w:tcBorders>
            <w:vAlign w:val="center"/>
            <w:hideMark/>
          </w:tcPr>
          <w:p w14:paraId="5F4A6FE4"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45B378C9"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112D93A2"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1C8574D0"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46DF0390"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AC4E27" w:rsidRPr="00290FCF" w14:paraId="1737BD44" w14:textId="77777777" w:rsidTr="00105DEA">
        <w:trPr>
          <w:trHeight w:val="282"/>
        </w:trPr>
        <w:tc>
          <w:tcPr>
            <w:tcW w:w="2152" w:type="dxa"/>
            <w:tcBorders>
              <w:top w:val="nil"/>
              <w:left w:val="single" w:sz="6" w:space="0" w:color="auto"/>
              <w:bottom w:val="single" w:sz="6" w:space="0" w:color="auto"/>
              <w:right w:val="single" w:sz="6" w:space="0" w:color="auto"/>
            </w:tcBorders>
            <w:vAlign w:val="center"/>
            <w:hideMark/>
          </w:tcPr>
          <w:p w14:paraId="1A8F36F6" w14:textId="3B951F53" w:rsidR="00AC4E27" w:rsidRPr="00290FCF" w:rsidRDefault="00AC4E27"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0C3A0A" w:rsidRPr="00FF664F">
              <w:rPr>
                <w:rFonts w:ascii="Calibri" w:eastAsia="Times New Roman" w:hAnsi="Calibri" w:cs="Calibri"/>
                <w:b/>
                <w:bCs/>
                <w:i/>
                <w:iCs/>
                <w:color w:val="000000"/>
                <w:sz w:val="20"/>
              </w:rPr>
              <w:t xml:space="preserve">E. coli/ </w:t>
            </w:r>
            <w:r w:rsidRPr="00FF664F">
              <w:rPr>
                <w:rFonts w:ascii="Calibri" w:eastAsia="Times New Roman" w:hAnsi="Calibri" w:cs="Calibri"/>
                <w:b/>
                <w:bCs/>
                <w:i/>
                <w:iCs/>
                <w:color w:val="000000"/>
                <w:sz w:val="20"/>
              </w:rPr>
              <w:t>S. aureus</w:t>
            </w:r>
          </w:p>
        </w:tc>
        <w:tc>
          <w:tcPr>
            <w:tcW w:w="960" w:type="dxa"/>
            <w:tcBorders>
              <w:top w:val="nil"/>
              <w:left w:val="nil"/>
              <w:bottom w:val="single" w:sz="6" w:space="0" w:color="auto"/>
              <w:right w:val="single" w:sz="6" w:space="0" w:color="auto"/>
            </w:tcBorders>
            <w:vAlign w:val="center"/>
            <w:hideMark/>
          </w:tcPr>
          <w:p w14:paraId="033C4C38"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3B44B372"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55A4F19C"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33D5CC4F"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2C0BB5FD"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2EE2897F" w14:textId="77777777" w:rsidR="003B4A82" w:rsidRDefault="00AC4E27" w:rsidP="00105DEA">
            <w:pPr>
              <w:spacing w:line="240" w:lineRule="auto"/>
              <w:jc w:val="center"/>
              <w:textAlignment w:val="baseline"/>
              <w:rPr>
                <w:rFonts w:ascii="Calibri" w:eastAsia="Times New Roman" w:hAnsi="Calibri" w:cs="Calibri"/>
                <w:b/>
                <w:bCs/>
                <w:color w:val="000000"/>
                <w:sz w:val="24"/>
                <w:szCs w:val="24"/>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p>
          <w:p w14:paraId="585162BB" w14:textId="3809045C" w:rsidR="00AC4E27" w:rsidRPr="00290FCF" w:rsidRDefault="003B4A82" w:rsidP="00105DEA">
            <w:pPr>
              <w:spacing w:line="240" w:lineRule="auto"/>
              <w:jc w:val="center"/>
              <w:textAlignment w:val="baseline"/>
              <w:rPr>
                <w:rFonts w:ascii="Segoe UI" w:eastAsia="Times New Roman" w:hAnsi="Segoe UI" w:cs="Segoe UI"/>
                <w:sz w:val="18"/>
                <w:szCs w:val="18"/>
              </w:rPr>
            </w:pPr>
            <w:r w:rsidRPr="00CF287B">
              <w:rPr>
                <w:rFonts w:ascii="Calibri" w:eastAsia="Times New Roman" w:hAnsi="Calibri" w:cs="Calibri"/>
                <w:color w:val="000000"/>
                <w:sz w:val="20"/>
              </w:rPr>
              <w:t>(Excluded)</w:t>
            </w:r>
            <w:r w:rsidR="00AC4E27" w:rsidRPr="00CF287B">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45458623" w14:textId="77777777" w:rsidR="00AC4E27" w:rsidRPr="00290FCF" w:rsidRDefault="00AC4E27"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r>
    </w:tbl>
    <w:p w14:paraId="75D54250" w14:textId="557B0339" w:rsidR="004F5612" w:rsidRPr="004F5612" w:rsidRDefault="004F5612" w:rsidP="004F5612">
      <w:pPr>
        <w:rPr>
          <w:i/>
          <w:iCs/>
        </w:rPr>
      </w:pPr>
      <w:r w:rsidRPr="004F5612">
        <w:rPr>
          <w:i/>
          <w:iCs/>
        </w:rPr>
        <w:t xml:space="preserve">If multiple </w:t>
      </w:r>
      <w:r w:rsidR="007F6AC7">
        <w:rPr>
          <w:i/>
          <w:iCs/>
        </w:rPr>
        <w:t>organisms</w:t>
      </w:r>
      <w:r w:rsidR="007F6AC7" w:rsidRPr="004F5612">
        <w:rPr>
          <w:i/>
          <w:iCs/>
        </w:rPr>
        <w:t xml:space="preserve"> </w:t>
      </w:r>
      <w:r w:rsidRPr="004F5612">
        <w:rPr>
          <w:i/>
          <w:iCs/>
        </w:rPr>
        <w:t xml:space="preserve">are identified from </w:t>
      </w:r>
      <w:r w:rsidR="00003D0C">
        <w:rPr>
          <w:i/>
          <w:iCs/>
        </w:rPr>
        <w:t>a</w:t>
      </w:r>
      <w:r w:rsidRPr="004F5612">
        <w:rPr>
          <w:i/>
          <w:iCs/>
        </w:rPr>
        <w:t xml:space="preserve"> blood culture, </w:t>
      </w:r>
      <w:r w:rsidR="00B05B20">
        <w:rPr>
          <w:i/>
          <w:iCs/>
        </w:rPr>
        <w:t>th</w:t>
      </w:r>
      <w:r w:rsidR="001B43E9">
        <w:rPr>
          <w:i/>
          <w:iCs/>
        </w:rPr>
        <w:t xml:space="preserve">e positive blood culture is excluded from </w:t>
      </w:r>
      <w:r w:rsidR="00C35E17">
        <w:rPr>
          <w:i/>
          <w:iCs/>
        </w:rPr>
        <w:t>an HOB event if</w:t>
      </w:r>
      <w:r w:rsidRPr="004F5612">
        <w:rPr>
          <w:i/>
          <w:iCs/>
        </w:rPr>
        <w:t xml:space="preserve"> any of </w:t>
      </w:r>
      <w:r w:rsidR="00AE79D5">
        <w:rPr>
          <w:i/>
          <w:iCs/>
        </w:rPr>
        <w:t>the</w:t>
      </w:r>
      <w:r w:rsidRPr="004F5612">
        <w:rPr>
          <w:i/>
          <w:iCs/>
        </w:rPr>
        <w:t xml:space="preserve"> </w:t>
      </w:r>
      <w:r w:rsidR="007F6AC7" w:rsidRPr="007F6AC7">
        <w:rPr>
          <w:i/>
          <w:iCs/>
        </w:rPr>
        <w:t xml:space="preserve">organisms </w:t>
      </w:r>
      <w:r w:rsidR="00AE79D5">
        <w:rPr>
          <w:i/>
          <w:iCs/>
        </w:rPr>
        <w:t>match</w:t>
      </w:r>
      <w:r w:rsidR="007F6AC7" w:rsidRPr="007F6AC7">
        <w:rPr>
          <w:i/>
          <w:iCs/>
        </w:rPr>
        <w:t xml:space="preserve"> </w:t>
      </w:r>
      <w:r w:rsidRPr="004F5612">
        <w:rPr>
          <w:i/>
          <w:iCs/>
        </w:rPr>
        <w:t>a</w:t>
      </w:r>
      <w:r w:rsidR="009B2969">
        <w:rPr>
          <w:i/>
          <w:iCs/>
        </w:rPr>
        <w:t>n</w:t>
      </w:r>
      <w:r w:rsidRPr="004F5612">
        <w:rPr>
          <w:i/>
          <w:iCs/>
        </w:rPr>
        <w:t xml:space="preserve"> </w:t>
      </w:r>
      <w:r w:rsidR="007F6AC7">
        <w:rPr>
          <w:i/>
          <w:iCs/>
        </w:rPr>
        <w:t xml:space="preserve">organism </w:t>
      </w:r>
      <w:r w:rsidRPr="004F5612">
        <w:rPr>
          <w:i/>
          <w:iCs/>
        </w:rPr>
        <w:t xml:space="preserve">from </w:t>
      </w:r>
      <w:r w:rsidR="00450BE8">
        <w:rPr>
          <w:i/>
          <w:iCs/>
        </w:rPr>
        <w:t>an O-COB or COB event during the</w:t>
      </w:r>
      <w:r w:rsidR="00003D0C">
        <w:rPr>
          <w:i/>
          <w:iCs/>
        </w:rPr>
        <w:t xml:space="preserve"> current</w:t>
      </w:r>
      <w:r w:rsidRPr="004F5612">
        <w:rPr>
          <w:i/>
          <w:iCs/>
        </w:rPr>
        <w:t xml:space="preserve"> hospital </w:t>
      </w:r>
      <w:r w:rsidR="00450BE8">
        <w:rPr>
          <w:i/>
          <w:iCs/>
        </w:rPr>
        <w:t>stay</w:t>
      </w:r>
      <w:r w:rsidRPr="004F5612">
        <w:rPr>
          <w:i/>
          <w:iCs/>
        </w:rPr>
        <w:t>. </w:t>
      </w:r>
      <w:commentRangeEnd w:id="232"/>
      <w:r w:rsidRPr="004F5612">
        <w:rPr>
          <w:rStyle w:val="CommentReference"/>
          <w:i/>
          <w:iCs/>
          <w:sz w:val="22"/>
          <w:szCs w:val="20"/>
        </w:rPr>
        <w:commentReference w:id="232"/>
      </w:r>
      <w:commentRangeEnd w:id="233"/>
      <w:r w:rsidRPr="004F5612">
        <w:rPr>
          <w:rStyle w:val="CommentReference"/>
          <w:i/>
          <w:iCs/>
          <w:sz w:val="22"/>
          <w:szCs w:val="20"/>
        </w:rPr>
        <w:commentReference w:id="233"/>
      </w:r>
      <w:commentRangeEnd w:id="234"/>
      <w:r w:rsidR="009522F7" w:rsidRPr="004F5612">
        <w:rPr>
          <w:rStyle w:val="CommentReference"/>
          <w:i/>
          <w:iCs/>
          <w:sz w:val="22"/>
          <w:szCs w:val="20"/>
        </w:rPr>
        <w:commentReference w:id="234"/>
      </w:r>
      <w:commentRangeEnd w:id="235"/>
      <w:r w:rsidR="00250AA4" w:rsidRPr="004F5612">
        <w:rPr>
          <w:rStyle w:val="CommentReference"/>
          <w:i/>
          <w:iCs/>
          <w:sz w:val="22"/>
          <w:szCs w:val="20"/>
        </w:rPr>
        <w:commentReference w:id="235"/>
      </w:r>
      <w:commentRangeEnd w:id="236"/>
      <w:r w:rsidR="006C10D5" w:rsidRPr="004F5612">
        <w:rPr>
          <w:rStyle w:val="CommentReference"/>
          <w:i/>
          <w:iCs/>
          <w:sz w:val="22"/>
          <w:szCs w:val="20"/>
        </w:rPr>
        <w:commentReference w:id="236"/>
      </w:r>
    </w:p>
    <w:p w14:paraId="193818FD" w14:textId="77777777" w:rsidR="00F10A9E" w:rsidRDefault="00F10A9E" w:rsidP="00FF664F">
      <w:pPr>
        <w:spacing w:line="120" w:lineRule="auto"/>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1080"/>
        <w:gridCol w:w="960"/>
        <w:gridCol w:w="1080"/>
        <w:gridCol w:w="1080"/>
        <w:gridCol w:w="1080"/>
        <w:gridCol w:w="960"/>
        <w:gridCol w:w="962"/>
      </w:tblGrid>
      <w:tr w:rsidR="004538B7" w:rsidRPr="00290FCF" w14:paraId="7EC88D46" w14:textId="77777777">
        <w:trPr>
          <w:trHeight w:val="297"/>
        </w:trPr>
        <w:tc>
          <w:tcPr>
            <w:tcW w:w="215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02672FE7"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BA56225"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0</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22B30C3F"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Pr>
                <w:rFonts w:ascii="Calibri" w:eastAsia="Times New Roman" w:hAnsi="Calibri" w:cs="Calibri"/>
                <w:b/>
                <w:bCs/>
                <w:color w:val="000000"/>
                <w:sz w:val="20"/>
              </w:rPr>
              <w:t>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9E99F75"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22972BCA"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1C77A785"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4</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35626991"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5</w:t>
            </w:r>
            <w:r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1B78A7C2"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6</w:t>
            </w:r>
            <w:r w:rsidRPr="00290FCF">
              <w:rPr>
                <w:rFonts w:ascii="Calibri" w:eastAsia="Times New Roman" w:hAnsi="Calibri" w:cs="Calibri"/>
                <w:color w:val="000000"/>
                <w:sz w:val="20"/>
              </w:rPr>
              <w:t> </w:t>
            </w:r>
          </w:p>
        </w:tc>
      </w:tr>
      <w:tr w:rsidR="004538B7" w:rsidRPr="00290FCF" w14:paraId="6C2B07AC" w14:textId="77777777">
        <w:trPr>
          <w:trHeight w:val="282"/>
        </w:trPr>
        <w:tc>
          <w:tcPr>
            <w:tcW w:w="2152" w:type="dxa"/>
            <w:tcBorders>
              <w:top w:val="nil"/>
              <w:left w:val="single" w:sz="6" w:space="0" w:color="auto"/>
              <w:bottom w:val="single" w:sz="6" w:space="0" w:color="auto"/>
              <w:right w:val="single" w:sz="6" w:space="0" w:color="auto"/>
            </w:tcBorders>
            <w:vAlign w:val="center"/>
            <w:hideMark/>
          </w:tcPr>
          <w:p w14:paraId="6EE0A16D" w14:textId="77777777" w:rsidR="004538B7" w:rsidRPr="00290FCF" w:rsidRDefault="004538B7">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3A9DBB20" w14:textId="77777777" w:rsidR="004538B7" w:rsidRPr="00290FCF" w:rsidRDefault="004538B7">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Inpatient</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50207D16"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096B9341"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7EFCEB6B"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47E05AA9"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0502E9BA"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5BCD405D"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4538B7" w:rsidRPr="00290FCF" w14:paraId="33826381" w14:textId="77777777">
        <w:trPr>
          <w:trHeight w:val="282"/>
        </w:trPr>
        <w:tc>
          <w:tcPr>
            <w:tcW w:w="2152" w:type="dxa"/>
            <w:tcBorders>
              <w:top w:val="nil"/>
              <w:left w:val="single" w:sz="6" w:space="0" w:color="auto"/>
              <w:bottom w:val="single" w:sz="6" w:space="0" w:color="auto"/>
              <w:right w:val="single" w:sz="6" w:space="0" w:color="auto"/>
            </w:tcBorders>
            <w:vAlign w:val="center"/>
            <w:hideMark/>
          </w:tcPr>
          <w:p w14:paraId="49D25429" w14:textId="77777777" w:rsidR="004538B7" w:rsidRPr="00290FCF" w:rsidRDefault="004538B7">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325710">
              <w:rPr>
                <w:rFonts w:ascii="Calibri" w:eastAsia="Times New Roman" w:hAnsi="Calibri" w:cs="Calibri"/>
                <w:b/>
                <w:bCs/>
                <w:i/>
                <w:iCs/>
                <w:color w:val="000000"/>
                <w:sz w:val="20"/>
              </w:rPr>
              <w:t xml:space="preserve">P. </w:t>
            </w:r>
            <w:r w:rsidRPr="00AE0939">
              <w:rPr>
                <w:rFonts w:ascii="Calibri" w:eastAsia="Times New Roman" w:hAnsi="Calibri" w:cs="Calibri"/>
                <w:b/>
                <w:bCs/>
                <w:i/>
                <w:iCs/>
                <w:color w:val="000000"/>
                <w:sz w:val="20"/>
              </w:rPr>
              <w:t>aeruginosa</w:t>
            </w:r>
          </w:p>
        </w:tc>
        <w:tc>
          <w:tcPr>
            <w:tcW w:w="1080" w:type="dxa"/>
            <w:tcBorders>
              <w:top w:val="nil"/>
              <w:left w:val="nil"/>
              <w:bottom w:val="single" w:sz="6" w:space="0" w:color="auto"/>
              <w:right w:val="single" w:sz="6" w:space="0" w:color="auto"/>
            </w:tcBorders>
            <w:vAlign w:val="center"/>
            <w:hideMark/>
          </w:tcPr>
          <w:p w14:paraId="24F37A58" w14:textId="77777777" w:rsidR="004538B7" w:rsidRDefault="004538B7">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 w:val="20"/>
              </w:rPr>
              <w:t> </w:t>
            </w:r>
          </w:p>
          <w:p w14:paraId="2BA94674" w14:textId="77777777" w:rsidR="004538B7" w:rsidRPr="00290FCF" w:rsidRDefault="004538B7">
            <w:pPr>
              <w:spacing w:line="240" w:lineRule="auto"/>
              <w:jc w:val="center"/>
              <w:textAlignment w:val="baseline"/>
              <w:rPr>
                <w:rFonts w:ascii="Calibri" w:eastAsia="Times New Roman" w:hAnsi="Calibri" w:cs="Calibri"/>
                <w:color w:val="000000"/>
                <w:sz w:val="20"/>
              </w:rPr>
            </w:pPr>
            <w:r>
              <w:rPr>
                <w:rFonts w:ascii="Calibri" w:eastAsia="Times New Roman" w:hAnsi="Calibri" w:cs="Calibri"/>
                <w:color w:val="000000"/>
                <w:sz w:val="20"/>
              </w:rPr>
              <w:t>(HOB Event)</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1800AABB" w14:textId="77777777" w:rsidR="004538B7" w:rsidRPr="00290FCF" w:rsidRDefault="004538B7">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6CA2928F"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33DD74DB"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51D8C79B"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046E5B2E"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18ACAD55"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4538B7" w:rsidRPr="00290FCF" w14:paraId="23038332" w14:textId="77777777">
        <w:trPr>
          <w:trHeight w:val="282"/>
        </w:trPr>
        <w:tc>
          <w:tcPr>
            <w:tcW w:w="2152" w:type="dxa"/>
            <w:tcBorders>
              <w:top w:val="nil"/>
              <w:left w:val="single" w:sz="6" w:space="0" w:color="auto"/>
              <w:bottom w:val="single" w:sz="6" w:space="0" w:color="auto"/>
              <w:right w:val="single" w:sz="6" w:space="0" w:color="auto"/>
            </w:tcBorders>
            <w:vAlign w:val="center"/>
            <w:hideMark/>
          </w:tcPr>
          <w:p w14:paraId="2C302C99" w14:textId="77777777" w:rsidR="004538B7" w:rsidRPr="00290FCF" w:rsidRDefault="004538B7">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Pr="00325710">
              <w:rPr>
                <w:rFonts w:ascii="Calibri" w:eastAsia="Times New Roman" w:hAnsi="Calibri" w:cs="Calibri"/>
                <w:b/>
                <w:bCs/>
                <w:i/>
                <w:iCs/>
                <w:color w:val="000000"/>
                <w:sz w:val="20"/>
              </w:rPr>
              <w:t>E. coli</w:t>
            </w:r>
          </w:p>
        </w:tc>
        <w:tc>
          <w:tcPr>
            <w:tcW w:w="1080" w:type="dxa"/>
            <w:tcBorders>
              <w:top w:val="nil"/>
              <w:left w:val="nil"/>
              <w:bottom w:val="single" w:sz="6" w:space="0" w:color="auto"/>
              <w:right w:val="single" w:sz="6" w:space="0" w:color="auto"/>
            </w:tcBorders>
            <w:vAlign w:val="center"/>
            <w:hideMark/>
          </w:tcPr>
          <w:p w14:paraId="4F2BB02A"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5A121924" w14:textId="77777777" w:rsidR="004538B7" w:rsidRPr="00290FCF" w:rsidRDefault="004538B7">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035B6AC6"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651BE899"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7AB71809" w14:textId="77777777" w:rsidR="004538B7" w:rsidRPr="00290FCF" w:rsidRDefault="004538B7">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5D220508" w14:textId="77777777" w:rsidR="004538B7" w:rsidRPr="00290FCF" w:rsidRDefault="004538B7">
            <w:pPr>
              <w:spacing w:line="240" w:lineRule="auto"/>
              <w:jc w:val="center"/>
              <w:textAlignment w:val="baseline"/>
              <w:rPr>
                <w:rFonts w:ascii="Segoe UI" w:eastAsia="Times New Roman" w:hAnsi="Segoe UI" w:cs="Segoe UI"/>
                <w:sz w:val="18"/>
                <w:szCs w:val="18"/>
              </w:rPr>
            </w:pPr>
          </w:p>
        </w:tc>
        <w:tc>
          <w:tcPr>
            <w:tcW w:w="962" w:type="dxa"/>
            <w:tcBorders>
              <w:top w:val="nil"/>
              <w:left w:val="nil"/>
              <w:bottom w:val="single" w:sz="6" w:space="0" w:color="auto"/>
              <w:right w:val="single" w:sz="6" w:space="0" w:color="auto"/>
            </w:tcBorders>
            <w:vAlign w:val="center"/>
            <w:hideMark/>
          </w:tcPr>
          <w:p w14:paraId="7D27F62B" w14:textId="77777777" w:rsidR="004538B7" w:rsidRDefault="004538B7">
            <w:pPr>
              <w:spacing w:line="240" w:lineRule="auto"/>
              <w:jc w:val="center"/>
              <w:textAlignment w:val="baseline"/>
              <w:rPr>
                <w:rFonts w:ascii="Calibri" w:eastAsia="Times New Roman" w:hAnsi="Calibri" w:cs="Calibri"/>
                <w:color w:val="000000"/>
                <w:szCs w:val="22"/>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Cs w:val="22"/>
              </w:rPr>
              <w:t> </w:t>
            </w:r>
          </w:p>
          <w:p w14:paraId="011BCFE7" w14:textId="77777777" w:rsidR="004538B7" w:rsidRPr="003A21CF" w:rsidRDefault="004538B7">
            <w:pPr>
              <w:spacing w:line="240" w:lineRule="auto"/>
              <w:jc w:val="center"/>
              <w:textAlignment w:val="baseline"/>
              <w:rPr>
                <w:rFonts w:eastAsia="Times New Roman" w:cstheme="minorHAnsi"/>
                <w:sz w:val="18"/>
                <w:szCs w:val="18"/>
              </w:rPr>
            </w:pPr>
            <w:r w:rsidRPr="00325710">
              <w:rPr>
                <w:rFonts w:eastAsia="Times New Roman" w:cstheme="minorHAnsi"/>
                <w:sz w:val="20"/>
              </w:rPr>
              <w:t>(</w:t>
            </w:r>
            <w:r>
              <w:rPr>
                <w:rFonts w:eastAsia="Times New Roman" w:cstheme="minorHAnsi"/>
                <w:sz w:val="20"/>
              </w:rPr>
              <w:t>Added to the HOB event</w:t>
            </w:r>
            <w:r w:rsidRPr="00325710">
              <w:rPr>
                <w:rFonts w:eastAsia="Times New Roman" w:cstheme="minorHAnsi"/>
                <w:sz w:val="20"/>
              </w:rPr>
              <w:t>)</w:t>
            </w:r>
          </w:p>
        </w:tc>
      </w:tr>
    </w:tbl>
    <w:p w14:paraId="479AF517" w14:textId="6B27CB6A" w:rsidR="00D96CE0" w:rsidRDefault="004538B7" w:rsidP="004538B7">
      <w:pPr>
        <w:rPr>
          <w:ins w:id="237" w:author="McMeen, Marissa (CDC/NCEZID/DHQP/SB) (CTR)" w:date="2025-12-16T14:04:00Z" w16du:dateUtc="2025-12-16T19:04:00Z"/>
          <w:i/>
          <w:iCs/>
        </w:rPr>
      </w:pPr>
      <w:r w:rsidRPr="44773E96">
        <w:rPr>
          <w:i/>
          <w:iCs/>
        </w:rPr>
        <w:t xml:space="preserve">If a </w:t>
      </w:r>
      <w:r w:rsidRPr="00AE0616">
        <w:rPr>
          <w:i/>
          <w:iCs/>
        </w:rPr>
        <w:t xml:space="preserve">patient </w:t>
      </w:r>
      <w:r w:rsidRPr="44773E96">
        <w:rPr>
          <w:i/>
          <w:iCs/>
        </w:rPr>
        <w:t xml:space="preserve">has </w:t>
      </w:r>
      <w:r w:rsidRPr="00AE0616">
        <w:rPr>
          <w:i/>
          <w:iCs/>
        </w:rPr>
        <w:t xml:space="preserve">a previous HOB </w:t>
      </w:r>
      <w:r w:rsidR="000D3B6E">
        <w:rPr>
          <w:i/>
          <w:iCs/>
        </w:rPr>
        <w:t>event</w:t>
      </w:r>
      <w:r w:rsidR="006A4630">
        <w:rPr>
          <w:i/>
          <w:iCs/>
        </w:rPr>
        <w:t xml:space="preserve"> (P. aeruginosa)</w:t>
      </w:r>
      <w:r w:rsidR="000D3B6E">
        <w:rPr>
          <w:i/>
          <w:iCs/>
        </w:rPr>
        <w:t xml:space="preserve"> </w:t>
      </w:r>
      <w:r w:rsidRPr="44773E96">
        <w:rPr>
          <w:i/>
          <w:iCs/>
        </w:rPr>
        <w:t xml:space="preserve">during the current </w:t>
      </w:r>
      <w:r>
        <w:rPr>
          <w:i/>
          <w:iCs/>
        </w:rPr>
        <w:t>hospital stay</w:t>
      </w:r>
      <w:r w:rsidRPr="44773E96">
        <w:rPr>
          <w:i/>
          <w:iCs/>
        </w:rPr>
        <w:t xml:space="preserve">, </w:t>
      </w:r>
      <w:r w:rsidR="00D96CE0">
        <w:rPr>
          <w:i/>
          <w:iCs/>
        </w:rPr>
        <w:t>any additional</w:t>
      </w:r>
      <w:r w:rsidR="006A4630">
        <w:rPr>
          <w:i/>
          <w:iCs/>
        </w:rPr>
        <w:t xml:space="preserve"> organisms identified from</w:t>
      </w:r>
      <w:r w:rsidR="00D96CE0">
        <w:rPr>
          <w:i/>
          <w:iCs/>
        </w:rPr>
        <w:t xml:space="preserve"> positive blood cultures</w:t>
      </w:r>
      <w:r w:rsidR="006A4630">
        <w:rPr>
          <w:i/>
          <w:iCs/>
        </w:rPr>
        <w:t xml:space="preserve"> during the 14-day HOB infection timeframe (E. coli) are added </w:t>
      </w:r>
      <w:r w:rsidR="007B4524">
        <w:rPr>
          <w:i/>
          <w:iCs/>
        </w:rPr>
        <w:t>to the organism list for the initial HOB event.</w:t>
      </w:r>
    </w:p>
    <w:p w14:paraId="6C13CECD" w14:textId="77777777" w:rsidR="00620DE8" w:rsidRDefault="00620DE8" w:rsidP="004538B7">
      <w:pPr>
        <w:rPr>
          <w:ins w:id="238" w:author="McMeen, Marissa (CDC/NCEZID/DHQP/SB) (CTR)" w:date="2025-12-16T14:04:00Z" w16du:dateUtc="2025-12-16T19:04:00Z"/>
          <w:i/>
          <w:iCs/>
        </w:rPr>
      </w:pPr>
    </w:p>
    <w:p w14:paraId="686F1DDF" w14:textId="77777777" w:rsidR="00620DE8" w:rsidRDefault="00620DE8" w:rsidP="004538B7">
      <w:pPr>
        <w:rPr>
          <w:ins w:id="239" w:author="McMeen, Marissa (CDC/NCEZID/DHQP/SB) (CTR)" w:date="2025-12-16T14:04:00Z" w16du:dateUtc="2025-12-16T19:04:00Z"/>
          <w:i/>
          <w:iCs/>
        </w:rPr>
      </w:pPr>
    </w:p>
    <w:p w14:paraId="2FF67B37" w14:textId="77777777" w:rsidR="00620DE8" w:rsidRDefault="00620DE8" w:rsidP="004538B7">
      <w:pPr>
        <w:rPr>
          <w:ins w:id="240" w:author="McMeen, Marissa (CDC/NCEZID/DHQP/SB) (CTR)" w:date="2025-12-16T14:04:00Z" w16du:dateUtc="2025-12-16T19:04:00Z"/>
          <w:i/>
          <w:iCs/>
        </w:rPr>
      </w:pPr>
    </w:p>
    <w:p w14:paraId="3B16160B" w14:textId="77777777" w:rsidR="00620DE8" w:rsidRDefault="00620DE8" w:rsidP="004538B7">
      <w:pPr>
        <w:rPr>
          <w:ins w:id="241" w:author="McMeen, Marissa (CDC/NCEZID/DHQP/SB) (CTR)" w:date="2025-12-16T14:04:00Z" w16du:dateUtc="2025-12-16T19:04:00Z"/>
          <w:i/>
          <w:iCs/>
        </w:rPr>
      </w:pPr>
    </w:p>
    <w:p w14:paraId="626C8301" w14:textId="77777777" w:rsidR="00620DE8" w:rsidRDefault="00620DE8" w:rsidP="004538B7">
      <w:pPr>
        <w:rPr>
          <w:ins w:id="242" w:author="McMeen, Marissa (CDC/NCEZID/DHQP/SB) (CTR)" w:date="2025-12-16T14:04:00Z" w16du:dateUtc="2025-12-16T19:04:00Z"/>
          <w:i/>
          <w:iCs/>
        </w:rPr>
      </w:pPr>
    </w:p>
    <w:p w14:paraId="31F6570C" w14:textId="77777777" w:rsidR="00620DE8" w:rsidRDefault="00620DE8" w:rsidP="004538B7">
      <w:pPr>
        <w:rPr>
          <w:ins w:id="243" w:author="McMeen, Marissa (CDC/NCEZID/DHQP/SB) (CTR)" w:date="2025-12-16T14:04:00Z" w16du:dateUtc="2025-12-16T19:04:00Z"/>
          <w:i/>
          <w:iCs/>
        </w:rPr>
      </w:pPr>
    </w:p>
    <w:p w14:paraId="720930FF" w14:textId="77777777" w:rsidR="00620DE8" w:rsidRDefault="00620DE8" w:rsidP="004538B7">
      <w:pPr>
        <w:rPr>
          <w:ins w:id="244" w:author="McMeen, Marissa (CDC/NCEZID/DHQP/SB) (CTR)" w:date="2025-12-16T14:05:00Z" w16du:dateUtc="2025-12-16T19:05:00Z"/>
          <w:i/>
          <w:iCs/>
        </w:rPr>
      </w:pPr>
    </w:p>
    <w:p w14:paraId="391781DA" w14:textId="77777777" w:rsidR="00620DE8" w:rsidRDefault="00620DE8" w:rsidP="004538B7">
      <w:pPr>
        <w:rPr>
          <w:i/>
          <w:iCs/>
        </w:rPr>
      </w:pPr>
    </w:p>
    <w:p w14:paraId="1D4C3C9E" w14:textId="77777777" w:rsidR="00FF664F" w:rsidRDefault="00FF664F" w:rsidP="00FF664F">
      <w:pPr>
        <w:spacing w:line="120" w:lineRule="auto"/>
        <w:rPr>
          <w:i/>
          <w:iCs/>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1080"/>
        <w:gridCol w:w="960"/>
        <w:gridCol w:w="1080"/>
        <w:gridCol w:w="1080"/>
        <w:gridCol w:w="1080"/>
        <w:gridCol w:w="960"/>
        <w:gridCol w:w="962"/>
      </w:tblGrid>
      <w:tr w:rsidR="00AE0616" w:rsidRPr="00290FCF" w14:paraId="5F0B83B6" w14:textId="77777777" w:rsidTr="00AE0616">
        <w:trPr>
          <w:trHeight w:val="297"/>
        </w:trPr>
        <w:tc>
          <w:tcPr>
            <w:tcW w:w="2152" w:type="dxa"/>
            <w:tcBorders>
              <w:top w:val="single" w:sz="6" w:space="0" w:color="auto"/>
              <w:left w:val="single" w:sz="6" w:space="0" w:color="auto"/>
              <w:bottom w:val="single" w:sz="6" w:space="0" w:color="auto"/>
              <w:right w:val="single" w:sz="6" w:space="0" w:color="auto"/>
            </w:tcBorders>
            <w:shd w:val="clear" w:color="auto" w:fill="E7E6E6"/>
            <w:vAlign w:val="center"/>
            <w:hideMark/>
          </w:tcPr>
          <w:p w14:paraId="7D367279"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Inpatient Admission Day</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2CD2917B" w14:textId="5B0BBBA9"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0</w:t>
            </w:r>
            <w:r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2523E989" w14:textId="6C2B1A6F"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Day 1</w:t>
            </w:r>
            <w:r>
              <w:rPr>
                <w:rFonts w:ascii="Calibri" w:eastAsia="Times New Roman" w:hAnsi="Calibri" w:cs="Calibri"/>
                <w:b/>
                <w:bCs/>
                <w:color w:val="000000"/>
                <w:sz w:val="20"/>
              </w:rPr>
              <w:t>1</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DC2FC0B" w14:textId="4CA1FE92"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2</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C4C1294" w14:textId="7DB016C1"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Pr>
                <w:rFonts w:ascii="Calibri" w:eastAsia="Times New Roman" w:hAnsi="Calibri" w:cs="Calibri"/>
                <w:b/>
                <w:bCs/>
                <w:color w:val="000000"/>
                <w:sz w:val="20"/>
              </w:rPr>
              <w:t>1</w:t>
            </w:r>
            <w:r w:rsidRPr="00290FCF">
              <w:rPr>
                <w:rFonts w:ascii="Calibri" w:eastAsia="Times New Roman" w:hAnsi="Calibri" w:cs="Calibri"/>
                <w:b/>
                <w:bCs/>
                <w:color w:val="000000"/>
                <w:sz w:val="20"/>
              </w:rPr>
              <w:t>3</w:t>
            </w:r>
            <w:r w:rsidRPr="00290FCF">
              <w:rPr>
                <w:rFonts w:ascii="Calibri" w:eastAsia="Times New Roman" w:hAnsi="Calibri" w:cs="Calibri"/>
                <w:color w:val="000000"/>
                <w:sz w:val="20"/>
              </w:rPr>
              <w:t> </w:t>
            </w:r>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3D7196DA" w14:textId="6549A0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sidR="001C71B8">
              <w:rPr>
                <w:rFonts w:ascii="Calibri" w:eastAsia="Times New Roman" w:hAnsi="Calibri" w:cs="Calibri"/>
                <w:b/>
                <w:bCs/>
                <w:color w:val="000000"/>
                <w:sz w:val="20"/>
              </w:rPr>
              <w:t>26</w:t>
            </w:r>
            <w:r w:rsidR="001C71B8" w:rsidRPr="00290FCF">
              <w:rPr>
                <w:rFonts w:ascii="Calibri" w:eastAsia="Times New Roman" w:hAnsi="Calibri" w:cs="Calibri"/>
                <w:color w:val="000000"/>
                <w:sz w:val="20"/>
              </w:rPr>
              <w:t> </w:t>
            </w:r>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49B4F001" w14:textId="60B988B1"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sidR="001C71B8">
              <w:rPr>
                <w:rFonts w:ascii="Calibri" w:eastAsia="Times New Roman" w:hAnsi="Calibri" w:cs="Calibri"/>
                <w:b/>
                <w:bCs/>
                <w:color w:val="000000"/>
                <w:sz w:val="20"/>
              </w:rPr>
              <w:t>27</w:t>
            </w:r>
            <w:r w:rsidR="001C71B8" w:rsidRPr="00290FCF">
              <w:rPr>
                <w:rFonts w:ascii="Calibri" w:eastAsia="Times New Roman" w:hAnsi="Calibri" w:cs="Calibri"/>
                <w:color w:val="000000"/>
                <w:sz w:val="20"/>
              </w:rPr>
              <w:t> </w:t>
            </w:r>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3D6822CA" w14:textId="4B486C54"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 xml:space="preserve">Day </w:t>
            </w:r>
            <w:r w:rsidR="001C71B8" w:rsidRPr="009D56ED">
              <w:rPr>
                <w:rFonts w:ascii="Calibri" w:eastAsia="Times New Roman" w:hAnsi="Calibri" w:cs="Calibri"/>
                <w:b/>
                <w:color w:val="000000"/>
                <w:sz w:val="20"/>
              </w:rPr>
              <w:t>28</w:t>
            </w:r>
          </w:p>
        </w:tc>
      </w:tr>
      <w:tr w:rsidR="00AE0616" w:rsidRPr="00290FCF" w14:paraId="54193024" w14:textId="77777777" w:rsidTr="00AE0616">
        <w:trPr>
          <w:trHeight w:val="282"/>
        </w:trPr>
        <w:tc>
          <w:tcPr>
            <w:tcW w:w="2152" w:type="dxa"/>
            <w:tcBorders>
              <w:top w:val="nil"/>
              <w:left w:val="single" w:sz="6" w:space="0" w:color="auto"/>
              <w:bottom w:val="single" w:sz="6" w:space="0" w:color="auto"/>
              <w:right w:val="single" w:sz="6" w:space="0" w:color="auto"/>
            </w:tcBorders>
            <w:vAlign w:val="center"/>
            <w:hideMark/>
          </w:tcPr>
          <w:p w14:paraId="57C8BF46" w14:textId="77777777" w:rsidR="005879DB" w:rsidRPr="00290FCF" w:rsidRDefault="005879DB" w:rsidP="00105DEA">
            <w:pPr>
              <w:spacing w:line="240" w:lineRule="auto"/>
              <w:textAlignment w:val="baseline"/>
              <w:rPr>
                <w:rFonts w:ascii="Segoe UI" w:eastAsia="Times New Roman" w:hAnsi="Segoe UI" w:cs="Segoe UI"/>
                <w:sz w:val="18"/>
                <w:szCs w:val="18"/>
              </w:rPr>
            </w:pPr>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4B5EB852" w14:textId="67EC64C7" w:rsidR="005879DB" w:rsidRPr="00290FCF" w:rsidRDefault="005879DB" w:rsidP="00105DEA">
            <w:pPr>
              <w:spacing w:line="240" w:lineRule="auto"/>
              <w:jc w:val="center"/>
              <w:textAlignment w:val="baseline"/>
              <w:rPr>
                <w:rFonts w:ascii="Segoe UI" w:eastAsia="Times New Roman" w:hAnsi="Segoe UI" w:cs="Segoe UI"/>
                <w:sz w:val="18"/>
                <w:szCs w:val="18"/>
              </w:rPr>
            </w:pPr>
            <w:r>
              <w:rPr>
                <w:rFonts w:ascii="Calibri" w:eastAsia="Times New Roman" w:hAnsi="Calibri" w:cs="Calibri"/>
                <w:color w:val="000000"/>
                <w:sz w:val="20"/>
              </w:rPr>
              <w:t>Inpatient</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0BD1FE1B"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120DFCE5"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3DABA1AD"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1080" w:type="dxa"/>
            <w:tcBorders>
              <w:top w:val="nil"/>
              <w:left w:val="nil"/>
              <w:bottom w:val="single" w:sz="6" w:space="0" w:color="auto"/>
              <w:right w:val="single" w:sz="6" w:space="0" w:color="auto"/>
            </w:tcBorders>
            <w:vAlign w:val="center"/>
            <w:hideMark/>
          </w:tcPr>
          <w:p w14:paraId="7C66446F"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0" w:type="dxa"/>
            <w:tcBorders>
              <w:top w:val="nil"/>
              <w:left w:val="nil"/>
              <w:bottom w:val="single" w:sz="6" w:space="0" w:color="auto"/>
              <w:right w:val="single" w:sz="6" w:space="0" w:color="auto"/>
            </w:tcBorders>
            <w:vAlign w:val="center"/>
            <w:hideMark/>
          </w:tcPr>
          <w:p w14:paraId="7A5C4750"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c>
          <w:tcPr>
            <w:tcW w:w="962" w:type="dxa"/>
            <w:tcBorders>
              <w:top w:val="nil"/>
              <w:left w:val="nil"/>
              <w:bottom w:val="single" w:sz="6" w:space="0" w:color="auto"/>
              <w:right w:val="single" w:sz="6" w:space="0" w:color="auto"/>
            </w:tcBorders>
            <w:vAlign w:val="center"/>
            <w:hideMark/>
          </w:tcPr>
          <w:p w14:paraId="4128C4F8"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Inpatient </w:t>
            </w:r>
          </w:p>
        </w:tc>
      </w:tr>
      <w:tr w:rsidR="00AE0616" w:rsidRPr="00290FCF" w14:paraId="37DE7AEF" w14:textId="77777777" w:rsidTr="00AE0616">
        <w:trPr>
          <w:trHeight w:val="282"/>
        </w:trPr>
        <w:tc>
          <w:tcPr>
            <w:tcW w:w="2152" w:type="dxa"/>
            <w:tcBorders>
              <w:top w:val="nil"/>
              <w:left w:val="single" w:sz="6" w:space="0" w:color="auto"/>
              <w:bottom w:val="single" w:sz="6" w:space="0" w:color="auto"/>
              <w:right w:val="single" w:sz="6" w:space="0" w:color="auto"/>
            </w:tcBorders>
            <w:vAlign w:val="center"/>
            <w:hideMark/>
          </w:tcPr>
          <w:p w14:paraId="6558AAF2" w14:textId="1DD003B4" w:rsidR="005879DB" w:rsidRPr="00290FCF" w:rsidRDefault="005879DB"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lastRenderedPageBreak/>
              <w:t xml:space="preserve">Blood Culture with growth of </w:t>
            </w:r>
            <w:r w:rsidR="00FF5047">
              <w:rPr>
                <w:rFonts w:ascii="Calibri" w:eastAsia="Times New Roman" w:hAnsi="Calibri" w:cs="Calibri"/>
                <w:b/>
                <w:bCs/>
                <w:color w:val="000000"/>
                <w:sz w:val="20"/>
              </w:rPr>
              <w:t xml:space="preserve">P. </w:t>
            </w:r>
            <w:r w:rsidR="00FF5047" w:rsidRPr="00FF5047">
              <w:rPr>
                <w:rFonts w:ascii="Calibri" w:eastAsia="Times New Roman" w:hAnsi="Calibri" w:cs="Calibri"/>
                <w:b/>
                <w:bCs/>
                <w:i/>
                <w:iCs/>
                <w:color w:val="000000"/>
                <w:sz w:val="20"/>
              </w:rPr>
              <w:t>aeruginosa</w:t>
            </w:r>
          </w:p>
        </w:tc>
        <w:tc>
          <w:tcPr>
            <w:tcW w:w="1080" w:type="dxa"/>
            <w:tcBorders>
              <w:top w:val="nil"/>
              <w:left w:val="nil"/>
              <w:bottom w:val="single" w:sz="6" w:space="0" w:color="auto"/>
              <w:right w:val="single" w:sz="6" w:space="0" w:color="auto"/>
            </w:tcBorders>
            <w:vAlign w:val="center"/>
            <w:hideMark/>
          </w:tcPr>
          <w:p w14:paraId="016AC400" w14:textId="77777777" w:rsidR="00AE0616" w:rsidRDefault="00AE0616" w:rsidP="00AE0616">
            <w:pPr>
              <w:spacing w:line="240" w:lineRule="auto"/>
              <w:jc w:val="center"/>
              <w:textAlignment w:val="baseline"/>
              <w:rPr>
                <w:rFonts w:ascii="Calibri" w:eastAsia="Times New Roman" w:hAnsi="Calibri" w:cs="Calibri"/>
                <w:color w:val="000000"/>
                <w:sz w:val="20"/>
              </w:rPr>
            </w:pPr>
            <w:r w:rsidRPr="00290FCF">
              <w:rPr>
                <w:rFonts w:ascii="Calibri" w:eastAsia="Times New Roman" w:hAnsi="Calibri" w:cs="Calibri"/>
                <w:color w:val="000000"/>
                <w:sz w:val="20"/>
              </w:rPr>
              <w:t> </w:t>
            </w:r>
            <w:r w:rsidRPr="00290FCF">
              <w:rPr>
                <w:rFonts w:ascii="Calibri" w:eastAsia="Times New Roman" w:hAnsi="Calibri" w:cs="Calibri"/>
                <w:b/>
                <w:bCs/>
                <w:color w:val="000000"/>
                <w:sz w:val="24"/>
                <w:szCs w:val="24"/>
              </w:rPr>
              <w:t>+</w:t>
            </w:r>
            <w:r w:rsidRPr="00290FCF">
              <w:rPr>
                <w:rFonts w:ascii="Calibri" w:eastAsia="Times New Roman" w:hAnsi="Calibri" w:cs="Calibri"/>
                <w:color w:val="000000"/>
                <w:sz w:val="20"/>
              </w:rPr>
              <w:t> </w:t>
            </w:r>
          </w:p>
          <w:p w14:paraId="15A2E5E6" w14:textId="1F18470F" w:rsidR="005879DB" w:rsidRPr="00290FCF" w:rsidRDefault="00AE0616" w:rsidP="00AE0616">
            <w:pPr>
              <w:spacing w:line="240" w:lineRule="auto"/>
              <w:jc w:val="center"/>
              <w:textAlignment w:val="baseline"/>
              <w:rPr>
                <w:rFonts w:ascii="Calibri" w:eastAsia="Times New Roman" w:hAnsi="Calibri" w:cs="Calibri"/>
                <w:color w:val="000000"/>
                <w:sz w:val="20"/>
              </w:rPr>
            </w:pPr>
            <w:r>
              <w:rPr>
                <w:rFonts w:ascii="Calibri" w:eastAsia="Times New Roman" w:hAnsi="Calibri" w:cs="Calibri"/>
                <w:color w:val="000000"/>
                <w:sz w:val="20"/>
              </w:rPr>
              <w:t>(HOB Event)</w:t>
            </w:r>
            <w:r w:rsidR="005879DB"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255A762F" w14:textId="595E9F0F" w:rsidR="005879DB" w:rsidRPr="00290FCF" w:rsidRDefault="005879DB" w:rsidP="00105DEA">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1A74A372"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07AF1300"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1080" w:type="dxa"/>
            <w:tcBorders>
              <w:top w:val="nil"/>
              <w:left w:val="nil"/>
              <w:bottom w:val="single" w:sz="6" w:space="0" w:color="auto"/>
              <w:right w:val="single" w:sz="6" w:space="0" w:color="auto"/>
            </w:tcBorders>
            <w:vAlign w:val="center"/>
            <w:hideMark/>
          </w:tcPr>
          <w:p w14:paraId="62789E85"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48664502"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2" w:type="dxa"/>
            <w:tcBorders>
              <w:top w:val="nil"/>
              <w:left w:val="nil"/>
              <w:bottom w:val="single" w:sz="6" w:space="0" w:color="auto"/>
              <w:right w:val="single" w:sz="6" w:space="0" w:color="auto"/>
            </w:tcBorders>
            <w:vAlign w:val="center"/>
            <w:hideMark/>
          </w:tcPr>
          <w:p w14:paraId="16723EC3"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r>
      <w:tr w:rsidR="00AE0616" w:rsidRPr="00290FCF" w14:paraId="5494190C" w14:textId="77777777" w:rsidTr="00AE0616">
        <w:trPr>
          <w:trHeight w:val="282"/>
        </w:trPr>
        <w:tc>
          <w:tcPr>
            <w:tcW w:w="2152" w:type="dxa"/>
            <w:tcBorders>
              <w:top w:val="nil"/>
              <w:left w:val="single" w:sz="6" w:space="0" w:color="auto"/>
              <w:bottom w:val="single" w:sz="6" w:space="0" w:color="auto"/>
              <w:right w:val="single" w:sz="6" w:space="0" w:color="auto"/>
            </w:tcBorders>
            <w:vAlign w:val="center"/>
            <w:hideMark/>
          </w:tcPr>
          <w:p w14:paraId="6D1EF039" w14:textId="5253FC3C" w:rsidR="005879DB" w:rsidRPr="00290FCF" w:rsidRDefault="005879DB" w:rsidP="00105DEA">
            <w:pPr>
              <w:spacing w:line="240" w:lineRule="auto"/>
              <w:textAlignment w:val="baseline"/>
              <w:rPr>
                <w:rFonts w:ascii="Segoe UI" w:eastAsia="Times New Roman" w:hAnsi="Segoe UI" w:cs="Segoe UI"/>
                <w:sz w:val="18"/>
                <w:szCs w:val="18"/>
              </w:rPr>
            </w:pPr>
            <w:r>
              <w:rPr>
                <w:rFonts w:ascii="Calibri" w:eastAsia="Times New Roman" w:hAnsi="Calibri" w:cs="Calibri"/>
                <w:b/>
                <w:bCs/>
                <w:color w:val="000000"/>
                <w:sz w:val="20"/>
              </w:rPr>
              <w:t xml:space="preserve">Blood Culture with growth of </w:t>
            </w:r>
            <w:r w:rsidR="001F175A" w:rsidRPr="00FF664F">
              <w:rPr>
                <w:rFonts w:ascii="Calibri" w:eastAsia="Times New Roman" w:hAnsi="Calibri" w:cs="Calibri"/>
                <w:b/>
                <w:bCs/>
                <w:i/>
                <w:iCs/>
                <w:color w:val="000000"/>
                <w:sz w:val="20"/>
              </w:rPr>
              <w:t>E. coli</w:t>
            </w:r>
          </w:p>
        </w:tc>
        <w:tc>
          <w:tcPr>
            <w:tcW w:w="1080" w:type="dxa"/>
            <w:tcBorders>
              <w:top w:val="nil"/>
              <w:left w:val="nil"/>
              <w:bottom w:val="single" w:sz="6" w:space="0" w:color="auto"/>
              <w:right w:val="single" w:sz="6" w:space="0" w:color="auto"/>
            </w:tcBorders>
            <w:vAlign w:val="center"/>
            <w:hideMark/>
          </w:tcPr>
          <w:p w14:paraId="56F2ACE6"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36DFC680"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41CEF943"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3C3D543C"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p>
        </w:tc>
        <w:tc>
          <w:tcPr>
            <w:tcW w:w="1080" w:type="dxa"/>
            <w:tcBorders>
              <w:top w:val="nil"/>
              <w:left w:val="nil"/>
              <w:bottom w:val="single" w:sz="6" w:space="0" w:color="auto"/>
              <w:right w:val="single" w:sz="6" w:space="0" w:color="auto"/>
            </w:tcBorders>
            <w:vAlign w:val="center"/>
            <w:hideMark/>
          </w:tcPr>
          <w:p w14:paraId="17D553EC" w14:textId="77777777" w:rsidR="005879DB" w:rsidRPr="00290FCF" w:rsidRDefault="005879DB" w:rsidP="00105DEA">
            <w:pPr>
              <w:spacing w:line="240" w:lineRule="auto"/>
              <w:jc w:val="center"/>
              <w:textAlignment w:val="baseline"/>
              <w:rPr>
                <w:rFonts w:ascii="Segoe UI" w:eastAsia="Times New Roman" w:hAnsi="Segoe UI" w:cs="Segoe UI"/>
                <w:sz w:val="18"/>
                <w:szCs w:val="18"/>
              </w:rPr>
            </w:pPr>
            <w:r w:rsidRPr="00290FCF">
              <w:rPr>
                <w:rFonts w:ascii="Calibri" w:eastAsia="Times New Roman" w:hAnsi="Calibri" w:cs="Calibri"/>
                <w:color w:val="000000"/>
                <w:szCs w:val="22"/>
              </w:rPr>
              <w:t> </w:t>
            </w:r>
            <w:r w:rsidRPr="00290FCF">
              <w:rPr>
                <w:rFonts w:ascii="Calibri" w:eastAsia="Times New Roman" w:hAnsi="Calibri" w:cs="Calibri"/>
                <w:color w:val="000000"/>
                <w:sz w:val="20"/>
              </w:rPr>
              <w:t> </w:t>
            </w:r>
          </w:p>
        </w:tc>
        <w:tc>
          <w:tcPr>
            <w:tcW w:w="960" w:type="dxa"/>
            <w:tcBorders>
              <w:top w:val="nil"/>
              <w:left w:val="nil"/>
              <w:bottom w:val="single" w:sz="6" w:space="0" w:color="auto"/>
              <w:right w:val="single" w:sz="6" w:space="0" w:color="auto"/>
            </w:tcBorders>
            <w:vAlign w:val="center"/>
            <w:hideMark/>
          </w:tcPr>
          <w:p w14:paraId="6E013B34" w14:textId="0217E48B" w:rsidR="005879DB" w:rsidRPr="00290FCF" w:rsidRDefault="005879DB" w:rsidP="00105DEA">
            <w:pPr>
              <w:spacing w:line="240" w:lineRule="auto"/>
              <w:jc w:val="center"/>
              <w:textAlignment w:val="baseline"/>
              <w:rPr>
                <w:rFonts w:ascii="Segoe UI" w:eastAsia="Times New Roman" w:hAnsi="Segoe UI" w:cs="Segoe UI"/>
                <w:sz w:val="18"/>
                <w:szCs w:val="18"/>
              </w:rPr>
            </w:pPr>
          </w:p>
        </w:tc>
        <w:tc>
          <w:tcPr>
            <w:tcW w:w="962" w:type="dxa"/>
            <w:tcBorders>
              <w:top w:val="nil"/>
              <w:left w:val="nil"/>
              <w:bottom w:val="single" w:sz="6" w:space="0" w:color="auto"/>
              <w:right w:val="single" w:sz="6" w:space="0" w:color="auto"/>
            </w:tcBorders>
            <w:vAlign w:val="center"/>
            <w:hideMark/>
          </w:tcPr>
          <w:p w14:paraId="2B76FC35" w14:textId="77777777" w:rsidR="005879DB" w:rsidRDefault="005879DB" w:rsidP="00105DEA">
            <w:pPr>
              <w:spacing w:line="240" w:lineRule="auto"/>
              <w:jc w:val="center"/>
              <w:textAlignment w:val="baseline"/>
              <w:rPr>
                <w:rFonts w:ascii="Calibri" w:eastAsia="Times New Roman" w:hAnsi="Calibri" w:cs="Calibri"/>
                <w:color w:val="000000"/>
                <w:szCs w:val="22"/>
              </w:rPr>
            </w:pPr>
            <w:r w:rsidRPr="00290FCF">
              <w:rPr>
                <w:rFonts w:ascii="Calibri" w:eastAsia="Times New Roman" w:hAnsi="Calibri" w:cs="Calibri"/>
                <w:color w:val="000000"/>
                <w:szCs w:val="22"/>
              </w:rPr>
              <w:t> </w:t>
            </w:r>
            <w:r w:rsidR="00AE0616" w:rsidRPr="00290FCF">
              <w:rPr>
                <w:rFonts w:ascii="Calibri" w:eastAsia="Times New Roman" w:hAnsi="Calibri" w:cs="Calibri"/>
                <w:color w:val="000000"/>
                <w:sz w:val="20"/>
              </w:rPr>
              <w:t> </w:t>
            </w:r>
            <w:r w:rsidR="00AE0616" w:rsidRPr="00290FCF">
              <w:rPr>
                <w:rFonts w:ascii="Calibri" w:eastAsia="Times New Roman" w:hAnsi="Calibri" w:cs="Calibri"/>
                <w:b/>
                <w:bCs/>
                <w:color w:val="000000"/>
                <w:sz w:val="24"/>
                <w:szCs w:val="24"/>
              </w:rPr>
              <w:t>+</w:t>
            </w:r>
            <w:r w:rsidR="00AE0616" w:rsidRPr="00290FCF">
              <w:rPr>
                <w:rFonts w:ascii="Calibri" w:eastAsia="Times New Roman" w:hAnsi="Calibri" w:cs="Calibri"/>
                <w:color w:val="000000"/>
                <w:szCs w:val="22"/>
              </w:rPr>
              <w:t> </w:t>
            </w:r>
          </w:p>
          <w:p w14:paraId="40493C1E" w14:textId="72052F71" w:rsidR="005879DB" w:rsidRPr="00CF287B" w:rsidRDefault="003054C4" w:rsidP="00105DEA">
            <w:pPr>
              <w:spacing w:line="240" w:lineRule="auto"/>
              <w:jc w:val="center"/>
              <w:textAlignment w:val="baseline"/>
              <w:rPr>
                <w:rFonts w:eastAsia="Times New Roman" w:cstheme="minorHAnsi"/>
                <w:sz w:val="18"/>
                <w:szCs w:val="18"/>
              </w:rPr>
            </w:pPr>
            <w:r w:rsidRPr="00CF287B">
              <w:rPr>
                <w:rFonts w:eastAsia="Times New Roman" w:cstheme="minorHAnsi"/>
                <w:sz w:val="20"/>
              </w:rPr>
              <w:t>(Excluded)</w:t>
            </w:r>
          </w:p>
        </w:tc>
      </w:tr>
    </w:tbl>
    <w:p w14:paraId="7296C07A" w14:textId="3BAE956F" w:rsidR="00FE409B" w:rsidRDefault="3BCD1FBC" w:rsidP="002C599F">
      <w:pPr>
        <w:rPr>
          <w:ins w:id="245" w:author="McMeen, Marissa (CDC/NCEZID/DHQP/SB) (CTR)" w:date="2025-12-16T14:06:00Z" w16du:dateUtc="2025-12-16T19:06:00Z"/>
          <w:i/>
          <w:iCs/>
        </w:rPr>
      </w:pPr>
      <w:r w:rsidRPr="44773E96">
        <w:rPr>
          <w:i/>
          <w:iCs/>
        </w:rPr>
        <w:t xml:space="preserve">If </w:t>
      </w:r>
      <w:r w:rsidR="00D2061D" w:rsidRPr="44773E96">
        <w:rPr>
          <w:i/>
          <w:iCs/>
        </w:rPr>
        <w:t xml:space="preserve">a </w:t>
      </w:r>
      <w:r w:rsidR="00D2061D" w:rsidRPr="00AE0616">
        <w:rPr>
          <w:i/>
          <w:iCs/>
        </w:rPr>
        <w:t>patient</w:t>
      </w:r>
      <w:r w:rsidR="00AE0616" w:rsidRPr="00AE0616">
        <w:rPr>
          <w:i/>
          <w:iCs/>
        </w:rPr>
        <w:t xml:space="preserve"> </w:t>
      </w:r>
      <w:r w:rsidR="7CC06C16" w:rsidRPr="44773E96">
        <w:rPr>
          <w:i/>
          <w:iCs/>
        </w:rPr>
        <w:t xml:space="preserve">has </w:t>
      </w:r>
      <w:r w:rsidR="00AE0616" w:rsidRPr="00AE0616">
        <w:rPr>
          <w:i/>
          <w:iCs/>
        </w:rPr>
        <w:t xml:space="preserve">a previous HOB </w:t>
      </w:r>
      <w:r w:rsidR="1DBCE169" w:rsidRPr="44773E96">
        <w:rPr>
          <w:i/>
          <w:iCs/>
        </w:rPr>
        <w:t xml:space="preserve">during the current </w:t>
      </w:r>
      <w:r w:rsidR="00464DE9">
        <w:rPr>
          <w:i/>
          <w:iCs/>
        </w:rPr>
        <w:t>hospital stay</w:t>
      </w:r>
      <w:r w:rsidR="1DBCE169" w:rsidRPr="44773E96">
        <w:rPr>
          <w:i/>
          <w:iCs/>
        </w:rPr>
        <w:t xml:space="preserve">, a subsequent </w:t>
      </w:r>
      <w:r w:rsidR="00333B11">
        <w:rPr>
          <w:i/>
          <w:iCs/>
        </w:rPr>
        <w:t xml:space="preserve">positive blood culture </w:t>
      </w:r>
      <w:r w:rsidR="00345DE0">
        <w:rPr>
          <w:i/>
          <w:iCs/>
        </w:rPr>
        <w:t xml:space="preserve">outside of the </w:t>
      </w:r>
      <w:r w:rsidR="00DE2664">
        <w:rPr>
          <w:i/>
          <w:iCs/>
        </w:rPr>
        <w:t xml:space="preserve">14-day </w:t>
      </w:r>
      <w:r w:rsidR="00345DE0">
        <w:rPr>
          <w:i/>
          <w:iCs/>
        </w:rPr>
        <w:t>HOB</w:t>
      </w:r>
      <w:r w:rsidR="00DE2664">
        <w:rPr>
          <w:i/>
          <w:iCs/>
        </w:rPr>
        <w:t xml:space="preserve"> infection</w:t>
      </w:r>
      <w:r w:rsidR="00345DE0">
        <w:rPr>
          <w:i/>
          <w:iCs/>
        </w:rPr>
        <w:t xml:space="preserve"> timeframe</w:t>
      </w:r>
      <w:r w:rsidR="00AE0616" w:rsidRPr="00AE0616">
        <w:rPr>
          <w:i/>
          <w:iCs/>
        </w:rPr>
        <w:t xml:space="preserve"> is excluded</w:t>
      </w:r>
      <w:r w:rsidR="007A7C2A">
        <w:rPr>
          <w:i/>
          <w:iCs/>
        </w:rPr>
        <w:t xml:space="preserve"> from an HOB event</w:t>
      </w:r>
      <w:r w:rsidR="00F4339D">
        <w:rPr>
          <w:i/>
          <w:iCs/>
        </w:rPr>
        <w:t>, regardless of organism identified or time since prior event</w:t>
      </w:r>
      <w:r w:rsidR="00AE0616" w:rsidRPr="00AE0616">
        <w:rPr>
          <w:i/>
          <w:iCs/>
        </w:rPr>
        <w:t>.</w:t>
      </w:r>
      <w:bookmarkEnd w:id="223"/>
      <w:bookmarkEnd w:id="224"/>
      <w:bookmarkEnd w:id="225"/>
      <w:bookmarkEnd w:id="226"/>
      <w:bookmarkEnd w:id="227"/>
    </w:p>
    <w:p w14:paraId="18F7F71E" w14:textId="77777777" w:rsidR="00EC6EE7" w:rsidRDefault="00EC6EE7" w:rsidP="002C599F">
      <w:pPr>
        <w:rPr>
          <w:ins w:id="246" w:author="McMeen, Marissa (CDC/NCEZID/DHQP/SB) (CTR)" w:date="2025-12-16T14:06:00Z" w16du:dateUtc="2025-12-16T19:06:00Z"/>
          <w:i/>
          <w:iCs/>
        </w:rPr>
      </w:pPr>
    </w:p>
    <w:tbl>
      <w:tblPr>
        <w:tblW w:w="935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960"/>
        <w:gridCol w:w="1080"/>
        <w:gridCol w:w="1080"/>
        <w:gridCol w:w="1080"/>
        <w:gridCol w:w="1080"/>
        <w:gridCol w:w="960"/>
        <w:gridCol w:w="962"/>
      </w:tblGrid>
      <w:tr w:rsidR="00EC6EE7" w:rsidRPr="00290FCF" w14:paraId="24CD98AA" w14:textId="77777777">
        <w:trPr>
          <w:trHeight w:val="297"/>
          <w:ins w:id="247" w:author="McMeen, Marissa (CDC/NCEZID/DHQP/SB) (CTR)" w:date="2025-12-16T14:06:00Z"/>
        </w:trPr>
        <w:tc>
          <w:tcPr>
            <w:tcW w:w="2152" w:type="dxa"/>
            <w:tcBorders>
              <w:top w:val="single" w:sz="6" w:space="0" w:color="auto"/>
              <w:left w:val="single" w:sz="6" w:space="0" w:color="auto"/>
              <w:bottom w:val="single" w:sz="6" w:space="0" w:color="auto"/>
              <w:right w:val="single" w:sz="6" w:space="0" w:color="auto"/>
            </w:tcBorders>
            <w:shd w:val="clear" w:color="auto" w:fill="E7E6E6"/>
            <w:hideMark/>
          </w:tcPr>
          <w:p w14:paraId="2C2392C2" w14:textId="77777777" w:rsidR="00EC6EE7" w:rsidRPr="00290FCF" w:rsidRDefault="00EC6EE7">
            <w:pPr>
              <w:spacing w:line="240" w:lineRule="auto"/>
              <w:textAlignment w:val="baseline"/>
              <w:rPr>
                <w:ins w:id="248" w:author="McMeen, Marissa (CDC/NCEZID/DHQP/SB) (CTR)" w:date="2025-12-16T14:06:00Z" w16du:dateUtc="2025-12-16T19:06:00Z"/>
                <w:rFonts w:ascii="Segoe UI" w:eastAsia="Times New Roman" w:hAnsi="Segoe UI" w:cs="Segoe UI"/>
                <w:sz w:val="18"/>
                <w:szCs w:val="18"/>
              </w:rPr>
            </w:pPr>
            <w:ins w:id="249" w:author="McMeen, Marissa (CDC/NCEZID/DHQP/SB) (CTR)" w:date="2025-12-16T14:06:00Z" w16du:dateUtc="2025-12-16T19:06:00Z">
              <w:r w:rsidRPr="2E55082A">
                <w:rPr>
                  <w:rFonts w:ascii="Calibri" w:eastAsia="Times New Roman" w:hAnsi="Calibri" w:cs="Calibri"/>
                  <w:b/>
                  <w:color w:val="000000" w:themeColor="text1"/>
                  <w:sz w:val="20"/>
                </w:rPr>
                <w:t>Inpatient Admission Day</w:t>
              </w:r>
              <w:r w:rsidRPr="2E55082A">
                <w:rPr>
                  <w:rFonts w:ascii="Calibri" w:eastAsia="Times New Roman" w:hAnsi="Calibri" w:cs="Calibri"/>
                  <w:color w:val="000000" w:themeColor="text1"/>
                  <w:sz w:val="20"/>
                </w:rPr>
                <w:t> </w:t>
              </w:r>
            </w:ins>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6BC1DF9C" w14:textId="77777777" w:rsidR="00EC6EE7" w:rsidRPr="00290FCF" w:rsidRDefault="00EC6EE7">
            <w:pPr>
              <w:spacing w:line="240" w:lineRule="auto"/>
              <w:jc w:val="center"/>
              <w:textAlignment w:val="baseline"/>
              <w:rPr>
                <w:ins w:id="250" w:author="McMeen, Marissa (CDC/NCEZID/DHQP/SB) (CTR)" w:date="2025-12-16T14:06:00Z" w16du:dateUtc="2025-12-16T19:06:00Z"/>
                <w:rFonts w:ascii="Segoe UI" w:eastAsia="Times New Roman" w:hAnsi="Segoe UI" w:cs="Segoe UI"/>
                <w:sz w:val="18"/>
                <w:szCs w:val="18"/>
              </w:rPr>
            </w:pPr>
            <w:ins w:id="251" w:author="McMeen, Marissa (CDC/NCEZID/DHQP/SB) (CTR)" w:date="2025-12-16T14:06:00Z" w16du:dateUtc="2025-12-16T19:06:00Z">
              <w:r w:rsidRPr="00D5033F">
                <w:rPr>
                  <w:rFonts w:ascii="Calibri" w:eastAsia="Times New Roman" w:hAnsi="Calibri" w:cs="Calibri"/>
                  <w:b/>
                  <w:bCs/>
                  <w:color w:val="000000"/>
                  <w:sz w:val="20"/>
                </w:rPr>
                <w:t>N/A </w:t>
              </w:r>
            </w:ins>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07AC5A4A" w14:textId="77777777" w:rsidR="00EC6EE7" w:rsidRPr="00290FCF" w:rsidRDefault="00EC6EE7">
            <w:pPr>
              <w:spacing w:line="240" w:lineRule="auto"/>
              <w:jc w:val="center"/>
              <w:textAlignment w:val="baseline"/>
              <w:rPr>
                <w:ins w:id="252" w:author="McMeen, Marissa (CDC/NCEZID/DHQP/SB) (CTR)" w:date="2025-12-16T14:06:00Z" w16du:dateUtc="2025-12-16T19:06:00Z"/>
                <w:rFonts w:ascii="Segoe UI" w:eastAsia="Times New Roman" w:hAnsi="Segoe UI" w:cs="Segoe UI"/>
                <w:sz w:val="18"/>
                <w:szCs w:val="18"/>
              </w:rPr>
            </w:pPr>
            <w:ins w:id="253" w:author="McMeen, Marissa (CDC/NCEZID/DHQP/SB) (CTR)" w:date="2025-12-16T14:06:00Z" w16du:dateUtc="2025-12-16T19:06:00Z">
              <w:r w:rsidRPr="00290FCF">
                <w:rPr>
                  <w:rFonts w:ascii="Calibri" w:eastAsia="Times New Roman" w:hAnsi="Calibri" w:cs="Calibri"/>
                  <w:b/>
                  <w:bCs/>
                  <w:color w:val="000000"/>
                  <w:sz w:val="20"/>
                </w:rPr>
                <w:t>Day 1</w:t>
              </w:r>
              <w:r w:rsidRPr="00290FCF">
                <w:rPr>
                  <w:rFonts w:ascii="Calibri" w:eastAsia="Times New Roman" w:hAnsi="Calibri" w:cs="Calibri"/>
                  <w:color w:val="000000"/>
                  <w:sz w:val="20"/>
                </w:rPr>
                <w:t> </w:t>
              </w:r>
            </w:ins>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7A106AAC" w14:textId="77777777" w:rsidR="00EC6EE7" w:rsidRPr="00290FCF" w:rsidRDefault="00EC6EE7">
            <w:pPr>
              <w:spacing w:line="240" w:lineRule="auto"/>
              <w:jc w:val="center"/>
              <w:textAlignment w:val="baseline"/>
              <w:rPr>
                <w:ins w:id="254" w:author="McMeen, Marissa (CDC/NCEZID/DHQP/SB) (CTR)" w:date="2025-12-16T14:06:00Z" w16du:dateUtc="2025-12-16T19:06:00Z"/>
                <w:rFonts w:ascii="Segoe UI" w:eastAsia="Times New Roman" w:hAnsi="Segoe UI" w:cs="Segoe UI"/>
                <w:sz w:val="18"/>
                <w:szCs w:val="18"/>
              </w:rPr>
            </w:pPr>
            <w:ins w:id="255" w:author="McMeen, Marissa (CDC/NCEZID/DHQP/SB) (CTR)" w:date="2025-12-16T14:06:00Z" w16du:dateUtc="2025-12-16T19:06:00Z">
              <w:r w:rsidRPr="00290FCF">
                <w:rPr>
                  <w:rFonts w:ascii="Calibri" w:eastAsia="Times New Roman" w:hAnsi="Calibri" w:cs="Calibri"/>
                  <w:b/>
                  <w:bCs/>
                  <w:color w:val="000000"/>
                  <w:sz w:val="20"/>
                </w:rPr>
                <w:t>Day 2</w:t>
              </w:r>
              <w:r w:rsidRPr="00290FCF">
                <w:rPr>
                  <w:rFonts w:ascii="Calibri" w:eastAsia="Times New Roman" w:hAnsi="Calibri" w:cs="Calibri"/>
                  <w:color w:val="000000"/>
                  <w:sz w:val="20"/>
                </w:rPr>
                <w:t> </w:t>
              </w:r>
            </w:ins>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62D9459D" w14:textId="77777777" w:rsidR="00EC6EE7" w:rsidRPr="00290FCF" w:rsidRDefault="00EC6EE7">
            <w:pPr>
              <w:spacing w:line="240" w:lineRule="auto"/>
              <w:jc w:val="center"/>
              <w:textAlignment w:val="baseline"/>
              <w:rPr>
                <w:ins w:id="256" w:author="McMeen, Marissa (CDC/NCEZID/DHQP/SB) (CTR)" w:date="2025-12-16T14:06:00Z" w16du:dateUtc="2025-12-16T19:06:00Z"/>
                <w:rFonts w:ascii="Segoe UI" w:eastAsia="Times New Roman" w:hAnsi="Segoe UI" w:cs="Segoe UI"/>
                <w:sz w:val="18"/>
                <w:szCs w:val="18"/>
              </w:rPr>
            </w:pPr>
            <w:ins w:id="257" w:author="McMeen, Marissa (CDC/NCEZID/DHQP/SB) (CTR)" w:date="2025-12-16T14:06:00Z" w16du:dateUtc="2025-12-16T19:06:00Z">
              <w:r w:rsidRPr="00290FCF">
                <w:rPr>
                  <w:rFonts w:ascii="Calibri" w:eastAsia="Times New Roman" w:hAnsi="Calibri" w:cs="Calibri"/>
                  <w:b/>
                  <w:bCs/>
                  <w:color w:val="000000"/>
                  <w:sz w:val="20"/>
                </w:rPr>
                <w:t>Day 3</w:t>
              </w:r>
              <w:r w:rsidRPr="00290FCF">
                <w:rPr>
                  <w:rFonts w:ascii="Calibri" w:eastAsia="Times New Roman" w:hAnsi="Calibri" w:cs="Calibri"/>
                  <w:color w:val="000000"/>
                  <w:sz w:val="20"/>
                </w:rPr>
                <w:t> </w:t>
              </w:r>
            </w:ins>
          </w:p>
        </w:tc>
        <w:tc>
          <w:tcPr>
            <w:tcW w:w="1080" w:type="dxa"/>
            <w:tcBorders>
              <w:top w:val="single" w:sz="6" w:space="0" w:color="auto"/>
              <w:left w:val="nil"/>
              <w:bottom w:val="single" w:sz="6" w:space="0" w:color="auto"/>
              <w:right w:val="single" w:sz="6" w:space="0" w:color="auto"/>
            </w:tcBorders>
            <w:shd w:val="clear" w:color="auto" w:fill="E7E6E6"/>
            <w:vAlign w:val="center"/>
            <w:hideMark/>
          </w:tcPr>
          <w:p w14:paraId="44507F10" w14:textId="77777777" w:rsidR="00EC6EE7" w:rsidRPr="00290FCF" w:rsidRDefault="00EC6EE7">
            <w:pPr>
              <w:spacing w:line="240" w:lineRule="auto"/>
              <w:jc w:val="center"/>
              <w:textAlignment w:val="baseline"/>
              <w:rPr>
                <w:ins w:id="258" w:author="McMeen, Marissa (CDC/NCEZID/DHQP/SB) (CTR)" w:date="2025-12-16T14:06:00Z" w16du:dateUtc="2025-12-16T19:06:00Z"/>
                <w:rFonts w:ascii="Segoe UI" w:eastAsia="Times New Roman" w:hAnsi="Segoe UI" w:cs="Segoe UI"/>
                <w:sz w:val="18"/>
                <w:szCs w:val="18"/>
              </w:rPr>
            </w:pPr>
            <w:ins w:id="259" w:author="McMeen, Marissa (CDC/NCEZID/DHQP/SB) (CTR)" w:date="2025-12-16T14:06:00Z" w16du:dateUtc="2025-12-16T19:06:00Z">
              <w:r w:rsidRPr="00290FCF">
                <w:rPr>
                  <w:rFonts w:ascii="Calibri" w:eastAsia="Times New Roman" w:hAnsi="Calibri" w:cs="Calibri"/>
                  <w:b/>
                  <w:bCs/>
                  <w:color w:val="000000"/>
                  <w:sz w:val="20"/>
                </w:rPr>
                <w:t>Day 4</w:t>
              </w:r>
              <w:r w:rsidRPr="00290FCF">
                <w:rPr>
                  <w:rFonts w:ascii="Calibri" w:eastAsia="Times New Roman" w:hAnsi="Calibri" w:cs="Calibri"/>
                  <w:color w:val="000000"/>
                  <w:sz w:val="20"/>
                </w:rPr>
                <w:t> </w:t>
              </w:r>
            </w:ins>
          </w:p>
        </w:tc>
        <w:tc>
          <w:tcPr>
            <w:tcW w:w="960" w:type="dxa"/>
            <w:tcBorders>
              <w:top w:val="single" w:sz="6" w:space="0" w:color="auto"/>
              <w:left w:val="nil"/>
              <w:bottom w:val="single" w:sz="6" w:space="0" w:color="auto"/>
              <w:right w:val="single" w:sz="6" w:space="0" w:color="auto"/>
            </w:tcBorders>
            <w:shd w:val="clear" w:color="auto" w:fill="E7E6E6"/>
            <w:vAlign w:val="center"/>
            <w:hideMark/>
          </w:tcPr>
          <w:p w14:paraId="5F275949" w14:textId="77777777" w:rsidR="00EC6EE7" w:rsidRPr="00290FCF" w:rsidRDefault="00EC6EE7">
            <w:pPr>
              <w:spacing w:line="240" w:lineRule="auto"/>
              <w:jc w:val="center"/>
              <w:textAlignment w:val="baseline"/>
              <w:rPr>
                <w:ins w:id="260" w:author="McMeen, Marissa (CDC/NCEZID/DHQP/SB) (CTR)" w:date="2025-12-16T14:06:00Z" w16du:dateUtc="2025-12-16T19:06:00Z"/>
                <w:rFonts w:ascii="Segoe UI" w:eastAsia="Times New Roman" w:hAnsi="Segoe UI" w:cs="Segoe UI"/>
                <w:sz w:val="18"/>
                <w:szCs w:val="18"/>
              </w:rPr>
            </w:pPr>
            <w:ins w:id="261" w:author="McMeen, Marissa (CDC/NCEZID/DHQP/SB) (CTR)" w:date="2025-12-16T14:06:00Z" w16du:dateUtc="2025-12-16T19:06:00Z">
              <w:r w:rsidRPr="00290FCF">
                <w:rPr>
                  <w:rFonts w:ascii="Calibri" w:eastAsia="Times New Roman" w:hAnsi="Calibri" w:cs="Calibri"/>
                  <w:b/>
                  <w:bCs/>
                  <w:color w:val="000000"/>
                  <w:sz w:val="20"/>
                </w:rPr>
                <w:t>Day 5</w:t>
              </w:r>
              <w:r w:rsidRPr="00290FCF">
                <w:rPr>
                  <w:rFonts w:ascii="Calibri" w:eastAsia="Times New Roman" w:hAnsi="Calibri" w:cs="Calibri"/>
                  <w:color w:val="000000"/>
                  <w:sz w:val="20"/>
                </w:rPr>
                <w:t> </w:t>
              </w:r>
            </w:ins>
          </w:p>
        </w:tc>
        <w:tc>
          <w:tcPr>
            <w:tcW w:w="962" w:type="dxa"/>
            <w:tcBorders>
              <w:top w:val="single" w:sz="6" w:space="0" w:color="auto"/>
              <w:left w:val="nil"/>
              <w:bottom w:val="single" w:sz="6" w:space="0" w:color="auto"/>
              <w:right w:val="single" w:sz="6" w:space="0" w:color="auto"/>
            </w:tcBorders>
            <w:shd w:val="clear" w:color="auto" w:fill="E7E6E6"/>
            <w:vAlign w:val="center"/>
            <w:hideMark/>
          </w:tcPr>
          <w:p w14:paraId="03992282" w14:textId="77777777" w:rsidR="00EC6EE7" w:rsidRPr="00290FCF" w:rsidRDefault="00EC6EE7">
            <w:pPr>
              <w:spacing w:line="240" w:lineRule="auto"/>
              <w:jc w:val="center"/>
              <w:textAlignment w:val="baseline"/>
              <w:rPr>
                <w:ins w:id="262" w:author="McMeen, Marissa (CDC/NCEZID/DHQP/SB) (CTR)" w:date="2025-12-16T14:06:00Z" w16du:dateUtc="2025-12-16T19:06:00Z"/>
                <w:rFonts w:ascii="Segoe UI" w:eastAsia="Times New Roman" w:hAnsi="Segoe UI" w:cs="Segoe UI"/>
                <w:sz w:val="18"/>
                <w:szCs w:val="18"/>
              </w:rPr>
            </w:pPr>
            <w:ins w:id="263" w:author="McMeen, Marissa (CDC/NCEZID/DHQP/SB) (CTR)" w:date="2025-12-16T14:06:00Z" w16du:dateUtc="2025-12-16T19:06:00Z">
              <w:r w:rsidRPr="00290FCF">
                <w:rPr>
                  <w:rFonts w:ascii="Calibri" w:eastAsia="Times New Roman" w:hAnsi="Calibri" w:cs="Calibri"/>
                  <w:b/>
                  <w:bCs/>
                  <w:color w:val="000000"/>
                  <w:sz w:val="20"/>
                </w:rPr>
                <w:t>Day 6</w:t>
              </w:r>
              <w:r>
                <w:rPr>
                  <w:rFonts w:ascii="Calibri" w:eastAsia="Times New Roman" w:hAnsi="Calibri" w:cs="Calibri"/>
                  <w:b/>
                  <w:bCs/>
                  <w:color w:val="000000"/>
                  <w:sz w:val="20"/>
                </w:rPr>
                <w:t>+</w:t>
              </w:r>
              <w:r w:rsidRPr="00290FCF">
                <w:rPr>
                  <w:rFonts w:ascii="Calibri" w:eastAsia="Times New Roman" w:hAnsi="Calibri" w:cs="Calibri"/>
                  <w:color w:val="000000"/>
                  <w:sz w:val="20"/>
                </w:rPr>
                <w:t> </w:t>
              </w:r>
            </w:ins>
          </w:p>
        </w:tc>
      </w:tr>
      <w:tr w:rsidR="00EC6EE7" w:rsidRPr="00290FCF" w14:paraId="03AD44E1" w14:textId="77777777">
        <w:trPr>
          <w:trHeight w:val="282"/>
          <w:ins w:id="264" w:author="McMeen, Marissa (CDC/NCEZID/DHQP/SB) (CTR)" w:date="2025-12-16T14:06:00Z"/>
        </w:trPr>
        <w:tc>
          <w:tcPr>
            <w:tcW w:w="2152" w:type="dxa"/>
            <w:tcBorders>
              <w:top w:val="nil"/>
              <w:left w:val="single" w:sz="6" w:space="0" w:color="auto"/>
              <w:bottom w:val="single" w:sz="6" w:space="0" w:color="auto"/>
              <w:right w:val="single" w:sz="6" w:space="0" w:color="auto"/>
            </w:tcBorders>
            <w:vAlign w:val="center"/>
            <w:hideMark/>
          </w:tcPr>
          <w:p w14:paraId="7E667783" w14:textId="77777777" w:rsidR="00EC6EE7" w:rsidRPr="00290FCF" w:rsidRDefault="00EC6EE7">
            <w:pPr>
              <w:spacing w:line="240" w:lineRule="auto"/>
              <w:textAlignment w:val="baseline"/>
              <w:rPr>
                <w:ins w:id="265" w:author="McMeen, Marissa (CDC/NCEZID/DHQP/SB) (CTR)" w:date="2025-12-16T14:06:00Z" w16du:dateUtc="2025-12-16T19:06:00Z"/>
                <w:rFonts w:ascii="Segoe UI" w:eastAsia="Times New Roman" w:hAnsi="Segoe UI" w:cs="Segoe UI"/>
                <w:sz w:val="18"/>
                <w:szCs w:val="18"/>
              </w:rPr>
            </w:pPr>
            <w:ins w:id="266" w:author="McMeen, Marissa (CDC/NCEZID/DHQP/SB) (CTR)" w:date="2025-12-16T14:06:00Z" w16du:dateUtc="2025-12-16T19:06:00Z">
              <w:r w:rsidRPr="00290FCF">
                <w:rPr>
                  <w:rFonts w:ascii="Calibri" w:eastAsia="Times New Roman" w:hAnsi="Calibri" w:cs="Calibri"/>
                  <w:b/>
                  <w:bCs/>
                  <w:color w:val="000000"/>
                  <w:sz w:val="20"/>
                </w:rPr>
                <w:t>Location</w:t>
              </w:r>
              <w:r w:rsidRPr="00290FCF">
                <w:rPr>
                  <w:rFonts w:ascii="Calibri" w:eastAsia="Times New Roman" w:hAnsi="Calibri" w:cs="Calibri"/>
                  <w:color w:val="000000"/>
                  <w:sz w:val="20"/>
                </w:rPr>
                <w:t> </w:t>
              </w:r>
            </w:ins>
          </w:p>
        </w:tc>
        <w:tc>
          <w:tcPr>
            <w:tcW w:w="960" w:type="dxa"/>
            <w:tcBorders>
              <w:top w:val="nil"/>
              <w:left w:val="nil"/>
              <w:bottom w:val="single" w:sz="6" w:space="0" w:color="auto"/>
              <w:right w:val="single" w:sz="6" w:space="0" w:color="auto"/>
            </w:tcBorders>
            <w:vAlign w:val="center"/>
            <w:hideMark/>
          </w:tcPr>
          <w:p w14:paraId="3C03E0EA" w14:textId="77777777" w:rsidR="00EC6EE7" w:rsidRPr="00290FCF" w:rsidRDefault="00EC6EE7">
            <w:pPr>
              <w:spacing w:line="240" w:lineRule="auto"/>
              <w:jc w:val="center"/>
              <w:textAlignment w:val="baseline"/>
              <w:rPr>
                <w:ins w:id="267" w:author="McMeen, Marissa (CDC/NCEZID/DHQP/SB) (CTR)" w:date="2025-12-16T14:06:00Z" w16du:dateUtc="2025-12-16T19:06:00Z"/>
                <w:rFonts w:ascii="Segoe UI" w:eastAsia="Times New Roman" w:hAnsi="Segoe UI" w:cs="Segoe UI"/>
                <w:sz w:val="18"/>
                <w:szCs w:val="18"/>
              </w:rPr>
            </w:pPr>
            <w:ins w:id="268" w:author="McMeen, Marissa (CDC/NCEZID/DHQP/SB) (CTR)" w:date="2025-12-16T14:06:00Z" w16du:dateUtc="2025-12-16T19:06:00Z">
              <w:r w:rsidRPr="00290FCF">
                <w:rPr>
                  <w:rFonts w:ascii="Calibri" w:eastAsia="Times New Roman" w:hAnsi="Calibri" w:cs="Calibri"/>
                  <w:color w:val="000000"/>
                  <w:sz w:val="20"/>
                </w:rPr>
                <w:t>ED </w:t>
              </w:r>
            </w:ins>
          </w:p>
        </w:tc>
        <w:tc>
          <w:tcPr>
            <w:tcW w:w="1080" w:type="dxa"/>
            <w:tcBorders>
              <w:top w:val="nil"/>
              <w:left w:val="nil"/>
              <w:bottom w:val="single" w:sz="6" w:space="0" w:color="auto"/>
              <w:right w:val="single" w:sz="6" w:space="0" w:color="auto"/>
            </w:tcBorders>
            <w:vAlign w:val="center"/>
            <w:hideMark/>
          </w:tcPr>
          <w:p w14:paraId="7BD84274" w14:textId="77777777" w:rsidR="00EC6EE7" w:rsidRPr="00290FCF" w:rsidRDefault="00EC6EE7">
            <w:pPr>
              <w:spacing w:line="240" w:lineRule="auto"/>
              <w:jc w:val="center"/>
              <w:textAlignment w:val="baseline"/>
              <w:rPr>
                <w:ins w:id="269" w:author="McMeen, Marissa (CDC/NCEZID/DHQP/SB) (CTR)" w:date="2025-12-16T14:06:00Z" w16du:dateUtc="2025-12-16T19:06:00Z"/>
                <w:rFonts w:ascii="Segoe UI" w:eastAsia="Times New Roman" w:hAnsi="Segoe UI" w:cs="Segoe UI"/>
                <w:sz w:val="18"/>
                <w:szCs w:val="18"/>
              </w:rPr>
            </w:pPr>
            <w:ins w:id="270" w:author="McMeen, Marissa (CDC/NCEZID/DHQP/SB) (CTR)" w:date="2025-12-16T14:06:00Z" w16du:dateUtc="2025-12-16T19:06:00Z">
              <w:r w:rsidRPr="00290FCF">
                <w:rPr>
                  <w:rFonts w:ascii="Calibri" w:eastAsia="Times New Roman" w:hAnsi="Calibri" w:cs="Calibri"/>
                  <w:color w:val="000000"/>
                  <w:sz w:val="20"/>
                </w:rPr>
                <w:t>Inpatient </w:t>
              </w:r>
            </w:ins>
          </w:p>
        </w:tc>
        <w:tc>
          <w:tcPr>
            <w:tcW w:w="1080" w:type="dxa"/>
            <w:tcBorders>
              <w:top w:val="nil"/>
              <w:left w:val="nil"/>
              <w:bottom w:val="single" w:sz="6" w:space="0" w:color="auto"/>
              <w:right w:val="single" w:sz="6" w:space="0" w:color="auto"/>
            </w:tcBorders>
            <w:vAlign w:val="center"/>
            <w:hideMark/>
          </w:tcPr>
          <w:p w14:paraId="327A46FD" w14:textId="77777777" w:rsidR="00EC6EE7" w:rsidRPr="00290FCF" w:rsidRDefault="00EC6EE7">
            <w:pPr>
              <w:spacing w:line="240" w:lineRule="auto"/>
              <w:jc w:val="center"/>
              <w:textAlignment w:val="baseline"/>
              <w:rPr>
                <w:ins w:id="271" w:author="McMeen, Marissa (CDC/NCEZID/DHQP/SB) (CTR)" w:date="2025-12-16T14:06:00Z" w16du:dateUtc="2025-12-16T19:06:00Z"/>
                <w:rFonts w:ascii="Segoe UI" w:eastAsia="Times New Roman" w:hAnsi="Segoe UI" w:cs="Segoe UI"/>
                <w:sz w:val="18"/>
                <w:szCs w:val="18"/>
              </w:rPr>
            </w:pPr>
            <w:ins w:id="272" w:author="McMeen, Marissa (CDC/NCEZID/DHQP/SB) (CTR)" w:date="2025-12-16T14:06:00Z" w16du:dateUtc="2025-12-16T19:06:00Z">
              <w:r w:rsidRPr="00290FCF">
                <w:rPr>
                  <w:rFonts w:ascii="Calibri" w:eastAsia="Times New Roman" w:hAnsi="Calibri" w:cs="Calibri"/>
                  <w:color w:val="000000"/>
                  <w:sz w:val="20"/>
                </w:rPr>
                <w:t>Inpatient </w:t>
              </w:r>
            </w:ins>
          </w:p>
        </w:tc>
        <w:tc>
          <w:tcPr>
            <w:tcW w:w="1080" w:type="dxa"/>
            <w:tcBorders>
              <w:top w:val="nil"/>
              <w:left w:val="nil"/>
              <w:bottom w:val="single" w:sz="6" w:space="0" w:color="auto"/>
              <w:right w:val="single" w:sz="6" w:space="0" w:color="auto"/>
            </w:tcBorders>
            <w:vAlign w:val="center"/>
            <w:hideMark/>
          </w:tcPr>
          <w:p w14:paraId="180232A7" w14:textId="77777777" w:rsidR="00EC6EE7" w:rsidRPr="00290FCF" w:rsidRDefault="00EC6EE7">
            <w:pPr>
              <w:spacing w:line="240" w:lineRule="auto"/>
              <w:jc w:val="center"/>
              <w:textAlignment w:val="baseline"/>
              <w:rPr>
                <w:ins w:id="273" w:author="McMeen, Marissa (CDC/NCEZID/DHQP/SB) (CTR)" w:date="2025-12-16T14:06:00Z" w16du:dateUtc="2025-12-16T19:06:00Z"/>
                <w:rFonts w:ascii="Segoe UI" w:eastAsia="Times New Roman" w:hAnsi="Segoe UI" w:cs="Segoe UI"/>
                <w:sz w:val="18"/>
                <w:szCs w:val="18"/>
              </w:rPr>
            </w:pPr>
            <w:ins w:id="274" w:author="McMeen, Marissa (CDC/NCEZID/DHQP/SB) (CTR)" w:date="2025-12-16T14:06:00Z" w16du:dateUtc="2025-12-16T19:06:00Z">
              <w:r w:rsidRPr="00290FCF">
                <w:rPr>
                  <w:rFonts w:ascii="Calibri" w:eastAsia="Times New Roman" w:hAnsi="Calibri" w:cs="Calibri"/>
                  <w:color w:val="000000"/>
                  <w:sz w:val="20"/>
                </w:rPr>
                <w:t>Inpatient </w:t>
              </w:r>
            </w:ins>
          </w:p>
        </w:tc>
        <w:tc>
          <w:tcPr>
            <w:tcW w:w="1080" w:type="dxa"/>
            <w:tcBorders>
              <w:top w:val="nil"/>
              <w:left w:val="nil"/>
              <w:bottom w:val="single" w:sz="6" w:space="0" w:color="auto"/>
              <w:right w:val="single" w:sz="6" w:space="0" w:color="auto"/>
            </w:tcBorders>
            <w:vAlign w:val="center"/>
            <w:hideMark/>
          </w:tcPr>
          <w:p w14:paraId="275DE2DF" w14:textId="77777777" w:rsidR="00EC6EE7" w:rsidRPr="00290FCF" w:rsidRDefault="00EC6EE7">
            <w:pPr>
              <w:spacing w:line="240" w:lineRule="auto"/>
              <w:jc w:val="center"/>
              <w:textAlignment w:val="baseline"/>
              <w:rPr>
                <w:ins w:id="275" w:author="McMeen, Marissa (CDC/NCEZID/DHQP/SB) (CTR)" w:date="2025-12-16T14:06:00Z" w16du:dateUtc="2025-12-16T19:06:00Z"/>
                <w:rFonts w:ascii="Segoe UI" w:eastAsia="Times New Roman" w:hAnsi="Segoe UI" w:cs="Segoe UI"/>
                <w:sz w:val="18"/>
                <w:szCs w:val="18"/>
              </w:rPr>
            </w:pPr>
            <w:ins w:id="276" w:author="McMeen, Marissa (CDC/NCEZID/DHQP/SB) (CTR)" w:date="2025-12-16T14:06:00Z" w16du:dateUtc="2025-12-16T19:06:00Z">
              <w:r w:rsidRPr="00290FCF">
                <w:rPr>
                  <w:rFonts w:ascii="Calibri" w:eastAsia="Times New Roman" w:hAnsi="Calibri" w:cs="Calibri"/>
                  <w:color w:val="000000"/>
                  <w:sz w:val="20"/>
                </w:rPr>
                <w:t>Inpatient </w:t>
              </w:r>
            </w:ins>
          </w:p>
        </w:tc>
        <w:tc>
          <w:tcPr>
            <w:tcW w:w="960" w:type="dxa"/>
            <w:tcBorders>
              <w:top w:val="nil"/>
              <w:left w:val="nil"/>
              <w:bottom w:val="single" w:sz="6" w:space="0" w:color="auto"/>
              <w:right w:val="single" w:sz="6" w:space="0" w:color="auto"/>
            </w:tcBorders>
            <w:vAlign w:val="center"/>
            <w:hideMark/>
          </w:tcPr>
          <w:p w14:paraId="57D55350" w14:textId="77777777" w:rsidR="00EC6EE7" w:rsidRPr="00290FCF" w:rsidRDefault="00EC6EE7">
            <w:pPr>
              <w:spacing w:line="240" w:lineRule="auto"/>
              <w:jc w:val="center"/>
              <w:textAlignment w:val="baseline"/>
              <w:rPr>
                <w:ins w:id="277" w:author="McMeen, Marissa (CDC/NCEZID/DHQP/SB) (CTR)" w:date="2025-12-16T14:06:00Z" w16du:dateUtc="2025-12-16T19:06:00Z"/>
                <w:rFonts w:ascii="Segoe UI" w:eastAsia="Times New Roman" w:hAnsi="Segoe UI" w:cs="Segoe UI"/>
                <w:sz w:val="18"/>
                <w:szCs w:val="18"/>
              </w:rPr>
            </w:pPr>
            <w:ins w:id="278" w:author="McMeen, Marissa (CDC/NCEZID/DHQP/SB) (CTR)" w:date="2025-12-16T14:06:00Z" w16du:dateUtc="2025-12-16T19:06:00Z">
              <w:r w:rsidRPr="00290FCF">
                <w:rPr>
                  <w:rFonts w:ascii="Calibri" w:eastAsia="Times New Roman" w:hAnsi="Calibri" w:cs="Calibri"/>
                  <w:color w:val="000000"/>
                  <w:sz w:val="20"/>
                </w:rPr>
                <w:t>Inpatient </w:t>
              </w:r>
            </w:ins>
          </w:p>
        </w:tc>
        <w:tc>
          <w:tcPr>
            <w:tcW w:w="962" w:type="dxa"/>
            <w:tcBorders>
              <w:top w:val="nil"/>
              <w:left w:val="nil"/>
              <w:bottom w:val="single" w:sz="6" w:space="0" w:color="auto"/>
              <w:right w:val="single" w:sz="6" w:space="0" w:color="auto"/>
            </w:tcBorders>
            <w:vAlign w:val="center"/>
            <w:hideMark/>
          </w:tcPr>
          <w:p w14:paraId="2DE9F6C9" w14:textId="77777777" w:rsidR="00EC6EE7" w:rsidRPr="00290FCF" w:rsidRDefault="00EC6EE7">
            <w:pPr>
              <w:spacing w:line="240" w:lineRule="auto"/>
              <w:jc w:val="center"/>
              <w:textAlignment w:val="baseline"/>
              <w:rPr>
                <w:ins w:id="279" w:author="McMeen, Marissa (CDC/NCEZID/DHQP/SB) (CTR)" w:date="2025-12-16T14:06:00Z" w16du:dateUtc="2025-12-16T19:06:00Z"/>
                <w:rFonts w:ascii="Segoe UI" w:eastAsia="Times New Roman" w:hAnsi="Segoe UI" w:cs="Segoe UI"/>
                <w:sz w:val="18"/>
                <w:szCs w:val="18"/>
              </w:rPr>
            </w:pPr>
            <w:ins w:id="280" w:author="McMeen, Marissa (CDC/NCEZID/DHQP/SB) (CTR)" w:date="2025-12-16T14:06:00Z" w16du:dateUtc="2025-12-16T19:06:00Z">
              <w:r w:rsidRPr="00290FCF">
                <w:rPr>
                  <w:rFonts w:ascii="Calibri" w:eastAsia="Times New Roman" w:hAnsi="Calibri" w:cs="Calibri"/>
                  <w:color w:val="000000"/>
                  <w:sz w:val="20"/>
                </w:rPr>
                <w:t>Inpatient </w:t>
              </w:r>
            </w:ins>
          </w:p>
        </w:tc>
      </w:tr>
      <w:tr w:rsidR="00EC6EE7" w:rsidRPr="00290FCF" w14:paraId="7EAE2D8A" w14:textId="77777777">
        <w:trPr>
          <w:trHeight w:val="282"/>
          <w:ins w:id="281" w:author="McMeen, Marissa (CDC/NCEZID/DHQP/SB) (CTR)" w:date="2025-12-16T14:06:00Z"/>
        </w:trPr>
        <w:tc>
          <w:tcPr>
            <w:tcW w:w="2152" w:type="dxa"/>
            <w:tcBorders>
              <w:top w:val="nil"/>
              <w:left w:val="single" w:sz="6" w:space="0" w:color="auto"/>
              <w:bottom w:val="single" w:sz="6" w:space="0" w:color="auto"/>
              <w:right w:val="single" w:sz="6" w:space="0" w:color="auto"/>
            </w:tcBorders>
            <w:vAlign w:val="center"/>
            <w:hideMark/>
          </w:tcPr>
          <w:p w14:paraId="293826A2" w14:textId="41E5F847" w:rsidR="00EC6EE7" w:rsidRPr="00290FCF" w:rsidRDefault="00EC6EE7">
            <w:pPr>
              <w:spacing w:line="240" w:lineRule="auto"/>
              <w:textAlignment w:val="baseline"/>
              <w:rPr>
                <w:ins w:id="282" w:author="McMeen, Marissa (CDC/NCEZID/DHQP/SB) (CTR)" w:date="2025-12-16T14:06:00Z" w16du:dateUtc="2025-12-16T19:06:00Z"/>
                <w:rFonts w:ascii="Segoe UI" w:eastAsia="Times New Roman" w:hAnsi="Segoe UI" w:cs="Segoe UI"/>
                <w:sz w:val="18"/>
                <w:szCs w:val="18"/>
              </w:rPr>
            </w:pPr>
            <w:ins w:id="283" w:author="McMeen, Marissa (CDC/NCEZID/DHQP/SB) (CTR)" w:date="2025-12-16T14:06:00Z" w16du:dateUtc="2025-12-16T19:06:00Z">
              <w:r>
                <w:rPr>
                  <w:rFonts w:ascii="Calibri" w:eastAsia="Times New Roman" w:hAnsi="Calibri" w:cs="Calibri"/>
                  <w:b/>
                  <w:bCs/>
                  <w:color w:val="000000"/>
                  <w:sz w:val="20"/>
                </w:rPr>
                <w:t xml:space="preserve">Blood Culture with growth of </w:t>
              </w:r>
            </w:ins>
            <w:ins w:id="284" w:author="McMeen, Marissa (CDC/NCEZID/DHQP/SB) (CTR)" w:date="2025-12-16T14:07:00Z" w16du:dateUtc="2025-12-16T19:07:00Z">
              <w:r w:rsidR="00395788" w:rsidRPr="00395788">
                <w:rPr>
                  <w:rFonts w:ascii="Calibri" w:eastAsia="Times New Roman" w:hAnsi="Calibri" w:cs="Calibri"/>
                  <w:b/>
                  <w:bCs/>
                  <w:i/>
                  <w:iCs/>
                  <w:color w:val="000000"/>
                  <w:sz w:val="20"/>
                  <w:rPrChange w:id="285" w:author="McMeen, Marissa (CDC/NCEZID/DHQP/SB) (CTR)" w:date="2025-12-16T14:07:00Z" w16du:dateUtc="2025-12-16T19:07:00Z">
                    <w:rPr>
                      <w:rFonts w:ascii="Calibri" w:eastAsia="Times New Roman" w:hAnsi="Calibri" w:cs="Calibri"/>
                      <w:b/>
                      <w:bCs/>
                      <w:color w:val="000000"/>
                      <w:sz w:val="20"/>
                    </w:rPr>
                  </w:rPrChange>
                </w:rPr>
                <w:t>S</w:t>
              </w:r>
            </w:ins>
            <w:ins w:id="286" w:author="McMeen, Marissa (CDC/NCEZID/DHQP/SB) (CTR)" w:date="2025-12-16T14:25:00Z" w16du:dateUtc="2025-12-16T19:25:00Z">
              <w:r w:rsidR="00FA4731">
                <w:rPr>
                  <w:rFonts w:ascii="Calibri" w:eastAsia="Times New Roman" w:hAnsi="Calibri" w:cs="Calibri"/>
                  <w:b/>
                  <w:bCs/>
                  <w:i/>
                  <w:iCs/>
                  <w:color w:val="000000"/>
                  <w:sz w:val="20"/>
                </w:rPr>
                <w:t>.</w:t>
              </w:r>
            </w:ins>
            <w:ins w:id="287" w:author="McMeen, Marissa (CDC/NCEZID/DHQP/SB) (CTR)" w:date="2025-12-16T14:07:00Z" w16du:dateUtc="2025-12-16T19:07:00Z">
              <w:r w:rsidR="00395788">
                <w:rPr>
                  <w:rFonts w:ascii="Calibri" w:eastAsia="Times New Roman" w:hAnsi="Calibri" w:cs="Calibri"/>
                  <w:b/>
                  <w:bCs/>
                  <w:color w:val="000000"/>
                  <w:sz w:val="20"/>
                </w:rPr>
                <w:t xml:space="preserve"> </w:t>
              </w:r>
              <w:r w:rsidR="00395788" w:rsidRPr="00395788">
                <w:rPr>
                  <w:rFonts w:ascii="Calibri" w:eastAsia="Times New Roman" w:hAnsi="Calibri" w:cs="Calibri"/>
                  <w:b/>
                  <w:bCs/>
                  <w:i/>
                  <w:iCs/>
                  <w:color w:val="000000"/>
                  <w:sz w:val="20"/>
                  <w:rPrChange w:id="288" w:author="McMeen, Marissa (CDC/NCEZID/DHQP/SB) (CTR)" w:date="2025-12-16T14:07:00Z" w16du:dateUtc="2025-12-16T19:07:00Z">
                    <w:rPr>
                      <w:rFonts w:ascii="Calibri" w:eastAsia="Times New Roman" w:hAnsi="Calibri" w:cs="Calibri"/>
                      <w:b/>
                      <w:bCs/>
                      <w:color w:val="000000"/>
                      <w:sz w:val="20"/>
                    </w:rPr>
                  </w:rPrChange>
                </w:rPr>
                <w:t>epidermidis</w:t>
              </w:r>
            </w:ins>
          </w:p>
        </w:tc>
        <w:tc>
          <w:tcPr>
            <w:tcW w:w="960" w:type="dxa"/>
            <w:tcBorders>
              <w:top w:val="nil"/>
              <w:left w:val="nil"/>
              <w:bottom w:val="single" w:sz="6" w:space="0" w:color="auto"/>
              <w:right w:val="single" w:sz="6" w:space="0" w:color="auto"/>
            </w:tcBorders>
            <w:vAlign w:val="center"/>
            <w:hideMark/>
          </w:tcPr>
          <w:p w14:paraId="6A2EE5D9" w14:textId="77777777" w:rsidR="00EC6EE7" w:rsidRPr="00290FCF" w:rsidRDefault="00EC6EE7">
            <w:pPr>
              <w:spacing w:line="240" w:lineRule="auto"/>
              <w:jc w:val="center"/>
              <w:textAlignment w:val="baseline"/>
              <w:rPr>
                <w:ins w:id="289" w:author="McMeen, Marissa (CDC/NCEZID/DHQP/SB) (CTR)" w:date="2025-12-16T14:06:00Z" w16du:dateUtc="2025-12-16T19:06:00Z"/>
                <w:rFonts w:ascii="Segoe UI" w:eastAsia="Times New Roman" w:hAnsi="Segoe UI" w:cs="Segoe UI"/>
                <w:sz w:val="18"/>
                <w:szCs w:val="18"/>
              </w:rPr>
            </w:pPr>
            <w:ins w:id="290" w:author="McMeen, Marissa (CDC/NCEZID/DHQP/SB) (CTR)" w:date="2025-12-16T14:06:00Z" w16du:dateUtc="2025-12-16T19:06:00Z">
              <w:r w:rsidRPr="00290FCF">
                <w:rPr>
                  <w:rFonts w:ascii="Calibri" w:eastAsia="Times New Roman" w:hAnsi="Calibri" w:cs="Calibri"/>
                  <w:color w:val="000000"/>
                  <w:sz w:val="20"/>
                </w:rPr>
                <w:t> </w:t>
              </w:r>
            </w:ins>
          </w:p>
        </w:tc>
        <w:tc>
          <w:tcPr>
            <w:tcW w:w="1080" w:type="dxa"/>
            <w:tcBorders>
              <w:top w:val="nil"/>
              <w:left w:val="nil"/>
              <w:bottom w:val="single" w:sz="6" w:space="0" w:color="auto"/>
              <w:right w:val="single" w:sz="6" w:space="0" w:color="auto"/>
            </w:tcBorders>
            <w:vAlign w:val="center"/>
            <w:hideMark/>
          </w:tcPr>
          <w:p w14:paraId="1180D3C0" w14:textId="54775D89" w:rsidR="00EC6EE7" w:rsidRPr="00290FCF" w:rsidRDefault="00EC6EE7">
            <w:pPr>
              <w:spacing w:line="240" w:lineRule="auto"/>
              <w:jc w:val="center"/>
              <w:textAlignment w:val="baseline"/>
              <w:rPr>
                <w:ins w:id="291" w:author="McMeen, Marissa (CDC/NCEZID/DHQP/SB) (CTR)" w:date="2025-12-16T14:06:00Z" w16du:dateUtc="2025-12-16T19:06:00Z"/>
                <w:rFonts w:ascii="Segoe UI" w:eastAsia="Times New Roman" w:hAnsi="Segoe UI" w:cs="Segoe UI"/>
                <w:sz w:val="18"/>
                <w:szCs w:val="18"/>
              </w:rPr>
            </w:pPr>
          </w:p>
        </w:tc>
        <w:tc>
          <w:tcPr>
            <w:tcW w:w="1080" w:type="dxa"/>
            <w:tcBorders>
              <w:top w:val="nil"/>
              <w:left w:val="nil"/>
              <w:bottom w:val="single" w:sz="6" w:space="0" w:color="auto"/>
              <w:right w:val="single" w:sz="6" w:space="0" w:color="auto"/>
            </w:tcBorders>
            <w:vAlign w:val="center"/>
            <w:hideMark/>
          </w:tcPr>
          <w:p w14:paraId="16483522" w14:textId="77777777" w:rsidR="00EC6EE7" w:rsidRPr="00290FCF" w:rsidRDefault="00EC6EE7">
            <w:pPr>
              <w:spacing w:line="240" w:lineRule="auto"/>
              <w:jc w:val="center"/>
              <w:textAlignment w:val="baseline"/>
              <w:rPr>
                <w:ins w:id="292" w:author="McMeen, Marissa (CDC/NCEZID/DHQP/SB) (CTR)" w:date="2025-12-16T14:06:00Z" w16du:dateUtc="2025-12-16T19:06:00Z"/>
                <w:rFonts w:ascii="Segoe UI" w:eastAsia="Times New Roman" w:hAnsi="Segoe UI" w:cs="Segoe UI"/>
                <w:sz w:val="18"/>
                <w:szCs w:val="18"/>
              </w:rPr>
            </w:pPr>
            <w:ins w:id="293" w:author="McMeen, Marissa (CDC/NCEZID/DHQP/SB) (CTR)" w:date="2025-12-16T14:06:00Z" w16du:dateUtc="2025-12-16T19:06:00Z">
              <w:r w:rsidRPr="00290FCF">
                <w:rPr>
                  <w:rFonts w:ascii="Calibri" w:eastAsia="Times New Roman" w:hAnsi="Calibri" w:cs="Calibri"/>
                  <w:color w:val="000000"/>
                  <w:sz w:val="20"/>
                </w:rPr>
                <w:t> </w:t>
              </w:r>
            </w:ins>
          </w:p>
        </w:tc>
        <w:tc>
          <w:tcPr>
            <w:tcW w:w="1080" w:type="dxa"/>
            <w:tcBorders>
              <w:top w:val="nil"/>
              <w:left w:val="nil"/>
              <w:bottom w:val="single" w:sz="6" w:space="0" w:color="auto"/>
              <w:right w:val="single" w:sz="6" w:space="0" w:color="auto"/>
            </w:tcBorders>
            <w:vAlign w:val="center"/>
            <w:hideMark/>
          </w:tcPr>
          <w:p w14:paraId="6B2B1EA8" w14:textId="77777777" w:rsidR="00EC6EE7" w:rsidRPr="00290FCF" w:rsidRDefault="00EC6EE7">
            <w:pPr>
              <w:spacing w:line="240" w:lineRule="auto"/>
              <w:jc w:val="center"/>
              <w:textAlignment w:val="baseline"/>
              <w:rPr>
                <w:ins w:id="294" w:author="McMeen, Marissa (CDC/NCEZID/DHQP/SB) (CTR)" w:date="2025-12-16T14:06:00Z" w16du:dateUtc="2025-12-16T19:06:00Z"/>
                <w:rFonts w:ascii="Segoe UI" w:eastAsia="Times New Roman" w:hAnsi="Segoe UI" w:cs="Segoe UI"/>
                <w:sz w:val="18"/>
                <w:szCs w:val="18"/>
              </w:rPr>
            </w:pPr>
            <w:ins w:id="295" w:author="McMeen, Marissa (CDC/NCEZID/DHQP/SB) (CTR)" w:date="2025-12-16T14:06:00Z" w16du:dateUtc="2025-12-16T19:06:00Z">
              <w:r w:rsidRPr="00290FCF">
                <w:rPr>
                  <w:rFonts w:ascii="Calibri" w:eastAsia="Times New Roman" w:hAnsi="Calibri" w:cs="Calibri"/>
                  <w:color w:val="000000"/>
                  <w:sz w:val="20"/>
                </w:rPr>
                <w:t> </w:t>
              </w:r>
            </w:ins>
          </w:p>
        </w:tc>
        <w:tc>
          <w:tcPr>
            <w:tcW w:w="1080" w:type="dxa"/>
            <w:tcBorders>
              <w:top w:val="nil"/>
              <w:left w:val="nil"/>
              <w:bottom w:val="single" w:sz="6" w:space="0" w:color="auto"/>
              <w:right w:val="single" w:sz="6" w:space="0" w:color="auto"/>
            </w:tcBorders>
            <w:vAlign w:val="center"/>
            <w:hideMark/>
          </w:tcPr>
          <w:p w14:paraId="704413E8" w14:textId="77777777" w:rsidR="00EC6EE7" w:rsidRPr="00290FCF" w:rsidRDefault="00EC6EE7">
            <w:pPr>
              <w:spacing w:line="240" w:lineRule="auto"/>
              <w:jc w:val="center"/>
              <w:textAlignment w:val="baseline"/>
              <w:rPr>
                <w:ins w:id="296" w:author="McMeen, Marissa (CDC/NCEZID/DHQP/SB) (CTR)" w:date="2025-12-16T14:06:00Z" w16du:dateUtc="2025-12-16T19:06:00Z"/>
                <w:rFonts w:ascii="Segoe UI" w:eastAsia="Times New Roman" w:hAnsi="Segoe UI" w:cs="Segoe UI"/>
                <w:sz w:val="18"/>
                <w:szCs w:val="18"/>
              </w:rPr>
            </w:pPr>
            <w:ins w:id="297" w:author="McMeen, Marissa (CDC/NCEZID/DHQP/SB) (CTR)" w:date="2025-12-16T14:06:00Z" w16du:dateUtc="2025-12-16T19:06:00Z">
              <w:r w:rsidRPr="00290FCF">
                <w:rPr>
                  <w:rFonts w:ascii="Calibri" w:eastAsia="Times New Roman" w:hAnsi="Calibri" w:cs="Calibri"/>
                  <w:color w:val="000000"/>
                  <w:sz w:val="20"/>
                </w:rPr>
                <w:t> </w:t>
              </w:r>
            </w:ins>
          </w:p>
        </w:tc>
        <w:tc>
          <w:tcPr>
            <w:tcW w:w="960" w:type="dxa"/>
            <w:tcBorders>
              <w:top w:val="nil"/>
              <w:left w:val="nil"/>
              <w:bottom w:val="single" w:sz="6" w:space="0" w:color="auto"/>
              <w:right w:val="single" w:sz="6" w:space="0" w:color="auto"/>
            </w:tcBorders>
            <w:vAlign w:val="center"/>
            <w:hideMark/>
          </w:tcPr>
          <w:p w14:paraId="355AC5CB" w14:textId="77777777" w:rsidR="008D5CD5" w:rsidRDefault="00395788">
            <w:pPr>
              <w:spacing w:line="240" w:lineRule="auto"/>
              <w:jc w:val="center"/>
              <w:textAlignment w:val="baseline"/>
              <w:rPr>
                <w:ins w:id="298" w:author="McMeen, Marissa (CDC/NCEZID/DHQP/SB) (CTR)" w:date="2025-12-16T14:07:00Z" w16du:dateUtc="2025-12-16T19:07:00Z"/>
                <w:rFonts w:ascii="Calibri" w:eastAsia="Times New Roman" w:hAnsi="Calibri" w:cs="Calibri"/>
                <w:color w:val="000000"/>
                <w:sz w:val="20"/>
              </w:rPr>
            </w:pPr>
            <w:ins w:id="299" w:author="McMeen, Marissa (CDC/NCEZID/DHQP/SB) (CTR)" w:date="2025-12-16T14:07:00Z" w16du:dateUtc="2025-12-16T19:07:00Z">
              <w:r>
                <w:rPr>
                  <w:rFonts w:ascii="Calibri" w:eastAsia="Times New Roman" w:hAnsi="Calibri" w:cs="Calibri"/>
                  <w:color w:val="000000"/>
                  <w:sz w:val="20"/>
                </w:rPr>
                <w:t>+</w:t>
              </w:r>
            </w:ins>
          </w:p>
          <w:p w14:paraId="7EBC954D" w14:textId="6F0D9F6C" w:rsidR="00EC6EE7" w:rsidRPr="00290FCF" w:rsidRDefault="008D5CD5">
            <w:pPr>
              <w:spacing w:line="240" w:lineRule="auto"/>
              <w:jc w:val="center"/>
              <w:textAlignment w:val="baseline"/>
              <w:rPr>
                <w:ins w:id="300" w:author="McMeen, Marissa (CDC/NCEZID/DHQP/SB) (CTR)" w:date="2025-12-16T14:06:00Z" w16du:dateUtc="2025-12-16T19:06:00Z"/>
                <w:rFonts w:ascii="Segoe UI" w:eastAsia="Times New Roman" w:hAnsi="Segoe UI" w:cs="Segoe UI"/>
                <w:sz w:val="18"/>
                <w:szCs w:val="18"/>
              </w:rPr>
            </w:pPr>
            <w:ins w:id="301" w:author="McMeen, Marissa (CDC/NCEZID/DHQP/SB) (CTR)" w:date="2025-12-16T14:07:00Z" w16du:dateUtc="2025-12-16T19:07:00Z">
              <w:r>
                <w:rPr>
                  <w:rFonts w:ascii="Calibri" w:eastAsia="Times New Roman" w:hAnsi="Calibri" w:cs="Calibri"/>
                  <w:color w:val="000000"/>
                  <w:sz w:val="20"/>
                </w:rPr>
                <w:t>(Excluded)</w:t>
              </w:r>
            </w:ins>
            <w:ins w:id="302" w:author="McMeen, Marissa (CDC/NCEZID/DHQP/SB) (CTR)" w:date="2025-12-16T14:06:00Z" w16du:dateUtc="2025-12-16T19:06:00Z">
              <w:r w:rsidR="00EC6EE7" w:rsidRPr="00290FCF">
                <w:rPr>
                  <w:rFonts w:ascii="Calibri" w:eastAsia="Times New Roman" w:hAnsi="Calibri" w:cs="Calibri"/>
                  <w:color w:val="000000"/>
                  <w:sz w:val="20"/>
                </w:rPr>
                <w:t> </w:t>
              </w:r>
            </w:ins>
          </w:p>
        </w:tc>
        <w:tc>
          <w:tcPr>
            <w:tcW w:w="962" w:type="dxa"/>
            <w:tcBorders>
              <w:top w:val="nil"/>
              <w:left w:val="nil"/>
              <w:bottom w:val="single" w:sz="6" w:space="0" w:color="auto"/>
              <w:right w:val="single" w:sz="6" w:space="0" w:color="auto"/>
            </w:tcBorders>
            <w:vAlign w:val="center"/>
            <w:hideMark/>
          </w:tcPr>
          <w:p w14:paraId="23B8AC13" w14:textId="77777777" w:rsidR="00EC6EE7" w:rsidRPr="00290FCF" w:rsidRDefault="00EC6EE7">
            <w:pPr>
              <w:spacing w:line="240" w:lineRule="auto"/>
              <w:jc w:val="center"/>
              <w:textAlignment w:val="baseline"/>
              <w:rPr>
                <w:ins w:id="303" w:author="McMeen, Marissa (CDC/NCEZID/DHQP/SB) (CTR)" w:date="2025-12-16T14:06:00Z" w16du:dateUtc="2025-12-16T19:06:00Z"/>
                <w:rFonts w:ascii="Segoe UI" w:eastAsia="Times New Roman" w:hAnsi="Segoe UI" w:cs="Segoe UI"/>
                <w:sz w:val="18"/>
                <w:szCs w:val="18"/>
              </w:rPr>
            </w:pPr>
            <w:ins w:id="304" w:author="McMeen, Marissa (CDC/NCEZID/DHQP/SB) (CTR)" w:date="2025-12-16T14:06:00Z" w16du:dateUtc="2025-12-16T19:06:00Z">
              <w:r w:rsidRPr="00290FCF">
                <w:rPr>
                  <w:rFonts w:ascii="Calibri" w:eastAsia="Times New Roman" w:hAnsi="Calibri" w:cs="Calibri"/>
                  <w:color w:val="000000"/>
                  <w:sz w:val="20"/>
                </w:rPr>
                <w:t> </w:t>
              </w:r>
            </w:ins>
          </w:p>
        </w:tc>
      </w:tr>
    </w:tbl>
    <w:p w14:paraId="18805DB9" w14:textId="15078E9C" w:rsidR="00EC6EE7" w:rsidRPr="002C599F" w:rsidRDefault="00CC688D" w:rsidP="00CC688D">
      <w:pPr>
        <w:rPr>
          <w:i/>
          <w:iCs/>
        </w:rPr>
      </w:pPr>
      <w:ins w:id="305" w:author="McMeen, Marissa (CDC/NCEZID/DHQP/SB) (CTR)" w:date="2025-12-16T14:14:00Z">
        <w:r w:rsidRPr="00CC688D">
          <w:rPr>
            <w:i/>
            <w:iCs/>
          </w:rPr>
          <w:t xml:space="preserve">The positive blood culture </w:t>
        </w:r>
      </w:ins>
      <w:ins w:id="306" w:author="McMeen, Marissa (CDC/NCEZID/DHQP/SB) (CTR)" w:date="2025-12-16T14:24:00Z" w16du:dateUtc="2025-12-16T19:24:00Z">
        <w:r w:rsidR="008D630B">
          <w:rPr>
            <w:i/>
            <w:iCs/>
          </w:rPr>
          <w:t>includes</w:t>
        </w:r>
      </w:ins>
      <w:ins w:id="307" w:author="McMeen, Marissa (CDC/NCEZID/DHQP/SB) (CTR)" w:date="2025-12-16T14:14:00Z">
        <w:r w:rsidRPr="00CC688D">
          <w:rPr>
            <w:i/>
            <w:iCs/>
          </w:rPr>
          <w:t xml:space="preserve"> an organism </w:t>
        </w:r>
      </w:ins>
      <w:ins w:id="308" w:author="McMeen, Marissa (CDC/NCEZID/DHQP/SB) (CTR)" w:date="2025-12-16T14:25:00Z" w16du:dateUtc="2025-12-16T19:25:00Z">
        <w:r w:rsidR="008D630B">
          <w:rPr>
            <w:i/>
            <w:iCs/>
          </w:rPr>
          <w:t>(</w:t>
        </w:r>
        <w:r w:rsidR="008D630B" w:rsidRPr="00CC688D">
          <w:rPr>
            <w:i/>
            <w:iCs/>
          </w:rPr>
          <w:t>epidermidis</w:t>
        </w:r>
        <w:r w:rsidR="008D630B">
          <w:rPr>
            <w:i/>
            <w:iCs/>
          </w:rPr>
          <w:t>)</w:t>
        </w:r>
      </w:ins>
      <w:ins w:id="309" w:author="McMeen, Marissa (CDC/NCEZID/DHQP/SB) (CTR)" w:date="2025-12-16T14:14:00Z">
        <w:r w:rsidRPr="00CC688D">
          <w:rPr>
            <w:i/>
            <w:iCs/>
          </w:rPr>
          <w:t xml:space="preserve"> in the bacterial skin commensals value set; therefore, the culture is NOT considered a qualifying event.</w:t>
        </w:r>
      </w:ins>
    </w:p>
    <w:sectPr w:rsidR="00EC6EE7" w:rsidRPr="002C599F" w:rsidSect="005A5A6F">
      <w:pgSz w:w="12240" w:h="15840"/>
      <w:pgMar w:top="1152" w:right="1440" w:bottom="1152"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tz, Kristina (CDC/NCEZID/DHQP/SB)" w:date="2025-05-22T11:02:00Z" w:initials="KB">
    <w:p w14:paraId="0A86CDB1" w14:textId="77777777" w:rsidR="003F3EF3" w:rsidRDefault="003F3EF3" w:rsidP="003F3EF3">
      <w:pPr>
        <w:pStyle w:val="CommentText"/>
      </w:pPr>
      <w:r>
        <w:rPr>
          <w:rStyle w:val="CommentReference"/>
        </w:rPr>
        <w:annotationRef/>
      </w:r>
      <w:r>
        <w:t>Bacteremia and Fungemia Surveillance Module?</w:t>
      </w:r>
    </w:p>
  </w:comment>
  <w:comment w:id="1" w:author="Godfrey, Dominique (CDC/NCEZID/DHQP/SB) (CTR)" w:date="2025-05-23T08:04:00Z" w:initials="G(">
    <w:p w14:paraId="6F693A75" w14:textId="1DD3F386" w:rsidR="77E0CD8D" w:rsidRDefault="77E0CD8D">
      <w:pPr>
        <w:pStyle w:val="CommentText"/>
      </w:pPr>
      <w:r>
        <w:fldChar w:fldCharType="begin"/>
      </w:r>
      <w:r>
        <w:instrText xml:space="preserve"> HYPERLINK "mailto:rly7@cdc.gov"</w:instrText>
      </w:r>
      <w:bookmarkStart w:id="2" w:name="_@_D8E016AA03E04550AECB7D3F5A8AD744Z"/>
      <w:r>
        <w:fldChar w:fldCharType="separate"/>
      </w:r>
      <w:bookmarkEnd w:id="2"/>
      <w:r w:rsidRPr="77E0CD8D">
        <w:rPr>
          <w:rStyle w:val="Mention"/>
          <w:noProof/>
        </w:rPr>
        <w:t>@Betz, Kristina (CDC/NCEZID/DHQP/SB)</w:t>
      </w:r>
      <w:r>
        <w:fldChar w:fldCharType="end"/>
      </w:r>
      <w:r>
        <w:t xml:space="preserve"> we can make a name change given we surveil for more than HOB events. Are we going to share this name with NHSN customers or is this for internal use? We have referred to the module as HOB for a few years now.</w:t>
      </w:r>
      <w:r>
        <w:rPr>
          <w:rStyle w:val="CommentReference"/>
        </w:rPr>
        <w:annotationRef/>
      </w:r>
    </w:p>
  </w:comment>
  <w:comment w:id="3" w:author="Godfrey, Dominique (CDC/NCEZID/DHQP/SB) (CTR)" w:date="2025-04-14T16:12:00Z" w:initials="DG">
    <w:p w14:paraId="2D2AB0D9" w14:textId="397B904A" w:rsidR="000E34F5" w:rsidRDefault="000E34F5" w:rsidP="000E34F5">
      <w:pPr>
        <w:pStyle w:val="CommentText"/>
      </w:pPr>
      <w:r>
        <w:rPr>
          <w:rStyle w:val="CommentReference"/>
        </w:rPr>
        <w:annotationRef/>
      </w:r>
      <w:r>
        <w:t xml:space="preserve">I will update the TOC once we have added the algorithms and agree on the changes for the finalized version od the protocol. </w:t>
      </w:r>
    </w:p>
  </w:comment>
  <w:comment w:id="4" w:author="Shehab, Nadine (CDC/NCEZID/DHQP/SB) (CTR)" w:date="2025-06-24T14:42:00Z" w:initials="NS">
    <w:p w14:paraId="329A4F3D" w14:textId="77777777" w:rsidR="00EE3ADF" w:rsidRDefault="001D5131" w:rsidP="00EE3ADF">
      <w:pPr>
        <w:pStyle w:val="CommentText"/>
      </w:pPr>
      <w:r>
        <w:rPr>
          <w:rStyle w:val="CommentReference"/>
        </w:rPr>
        <w:annotationRef/>
      </w:r>
      <w:r w:rsidR="00EE3ADF">
        <w:t>FHIR resources data elements: consider linking out to IG or maintaining in a spreadsheet for maintenance and versioning purposes.</w:t>
      </w:r>
    </w:p>
  </w:comment>
  <w:comment w:id="7" w:author="Boswell, LaTasha (CDC/NCEZID/DHQP/SB) (CTR)" w:date="2025-11-19T14:07:00Z" w:initials="LB">
    <w:p w14:paraId="2D073181" w14:textId="5DC80881" w:rsidR="00A7293E" w:rsidRDefault="00CC0762" w:rsidP="00A7293E">
      <w:pPr>
        <w:pStyle w:val="CommentText"/>
      </w:pPr>
      <w:r>
        <w:rPr>
          <w:rStyle w:val="CommentReference"/>
        </w:rPr>
        <w:annotationRef/>
      </w:r>
      <w:r w:rsidR="00A7293E">
        <w:fldChar w:fldCharType="begin"/>
      </w:r>
      <w:r w:rsidR="00A7293E">
        <w:instrText>HYPERLINK "mailto:rly7@cdc.gov"</w:instrText>
      </w:r>
      <w:bookmarkStart w:id="11" w:name="_@_2B2B0EA3FB1745FDB1A7986BFE15D145Z"/>
      <w:r w:rsidR="00A7293E">
        <w:fldChar w:fldCharType="separate"/>
      </w:r>
      <w:bookmarkEnd w:id="11"/>
      <w:r w:rsidR="00A7293E" w:rsidRPr="00A7293E">
        <w:rPr>
          <w:rStyle w:val="Mention"/>
          <w:noProof/>
        </w:rPr>
        <w:t>@Betz, Kristina (CDC/NCEZID/DHQP/SB)</w:t>
      </w:r>
      <w:r w:rsidR="00A7293E">
        <w:fldChar w:fldCharType="end"/>
      </w:r>
      <w:r w:rsidR="00A7293E">
        <w:t xml:space="preserve"> </w:t>
      </w:r>
      <w:r w:rsidR="00A7293E">
        <w:fldChar w:fldCharType="begin"/>
      </w:r>
      <w:r w:rsidR="00A7293E">
        <w:instrText>HYPERLINK "mailto:vic5@cdc.gov"</w:instrText>
      </w:r>
      <w:bookmarkStart w:id="12" w:name="_@_3E5E172CC0B34A91A2F2B532C6413895Z"/>
      <w:r w:rsidR="00A7293E">
        <w:fldChar w:fldCharType="separate"/>
      </w:r>
      <w:bookmarkEnd w:id="12"/>
      <w:r w:rsidR="00A7293E" w:rsidRPr="00A7293E">
        <w:rPr>
          <w:rStyle w:val="Mention"/>
          <w:noProof/>
        </w:rPr>
        <w:t>@Dantes, Raymund B. (CDC/NCEZID/DHQP/SB) (CTR)</w:t>
      </w:r>
      <w:r w:rsidR="00A7293E">
        <w:fldChar w:fldCharType="end"/>
      </w:r>
      <w:r w:rsidR="00A7293E">
        <w:t xml:space="preserve"> -Is a background statement needed here? </w:t>
      </w:r>
    </w:p>
  </w:comment>
  <w:comment w:id="8" w:author="Boswell, LaTasha (CDC/NCEZID/DHQP/SB) (CTR)" w:date="2025-12-01T14:36:00Z" w:initials="LB">
    <w:p w14:paraId="36669343" w14:textId="77777777" w:rsidR="004958F7" w:rsidRDefault="004958F7" w:rsidP="004958F7">
      <w:pPr>
        <w:pStyle w:val="CommentText"/>
      </w:pPr>
      <w:r>
        <w:rPr>
          <w:rStyle w:val="CommentReference"/>
        </w:rPr>
        <w:annotationRef/>
      </w:r>
      <w:r>
        <w:t xml:space="preserve">Dr. Dantes to create brief statement here. </w:t>
      </w:r>
    </w:p>
  </w:comment>
  <w:comment w:id="9" w:author="Boswell, LaTasha (CDC/NCEZID/DHQP/SB) (CTR)" w:date="2025-12-01T14:36:00Z" w:initials="LB">
    <w:p w14:paraId="0172060A" w14:textId="5E45BFFC" w:rsidR="00665D0D" w:rsidRDefault="00665D0D" w:rsidP="00665D0D">
      <w:pPr>
        <w:pStyle w:val="CommentText"/>
      </w:pPr>
      <w:r>
        <w:rPr>
          <w:rStyle w:val="CommentReference"/>
        </w:rPr>
        <w:annotationRef/>
      </w:r>
      <w:r>
        <w:fldChar w:fldCharType="begin"/>
      </w:r>
      <w:r>
        <w:instrText>HYPERLINK "mailto:vic5@cdc.gov"</w:instrText>
      </w:r>
      <w:bookmarkStart w:id="13" w:name="_@_D9E13BDBE0284F69A0910E4869B69B31Z"/>
      <w:r>
        <w:fldChar w:fldCharType="separate"/>
      </w:r>
      <w:bookmarkEnd w:id="13"/>
      <w:r w:rsidRPr="00665D0D">
        <w:rPr>
          <w:rStyle w:val="Mention"/>
          <w:noProof/>
        </w:rPr>
        <w:t>@Dantes, Raymund B. (CDC/NCEZID/DHQP/SB) (CTR)</w:t>
      </w:r>
      <w:r>
        <w:fldChar w:fldCharType="end"/>
      </w:r>
      <w:r>
        <w:t xml:space="preserve"> </w:t>
      </w:r>
    </w:p>
  </w:comment>
  <w:comment w:id="10" w:author="Dantes, Raymund B. (CDC/NCEZID/DHQP/SB) (CTR)" w:date="2025-12-02T20:52:00Z" w:initials="D(">
    <w:p w14:paraId="397055E9" w14:textId="40D445A5" w:rsidR="00291BAA" w:rsidRDefault="00291BAA">
      <w:pPr>
        <w:pStyle w:val="CommentText"/>
      </w:pPr>
      <w:r>
        <w:rPr>
          <w:rStyle w:val="CommentReference"/>
        </w:rPr>
        <w:annotationRef/>
      </w:r>
      <w:r w:rsidRPr="176AF3A7">
        <w:t xml:space="preserve">I put in a simple paragraph here. </w:t>
      </w:r>
    </w:p>
  </w:comment>
  <w:comment w:id="14" w:author="Dantes, Raymund B. (CDC/NCEZID/DHQP/SB) (CTR)" w:date="2025-12-02T21:02:00Z" w:initials="D(">
    <w:p w14:paraId="79DB9C6C" w14:textId="0AE79360" w:rsidR="00291BAA" w:rsidRDefault="00291BAA">
      <w:pPr>
        <w:pStyle w:val="CommentText"/>
      </w:pPr>
      <w:r>
        <w:rPr>
          <w:rStyle w:val="CommentReference"/>
        </w:rPr>
        <w:annotationRef/>
      </w:r>
      <w:r w:rsidRPr="52BBEFC7">
        <w:t>Leekha S, Robinson GL, Jacob JT, Fridkin S, Shane A, Sick-Samuels A, Milstone AM, Nair R, Perencevich E, Puig-Asensio M, Kobayashi T, Mayer J, Lewis J, Bleasdale S, Wenzler E, Mena Lora AJ, Baghdadi J, Schrank GM, Wilber E, Aldredge AA, Sharp J, Dyer KE, Kendrick L, Ambalam V, Borgetti S, Carmack A, Gushiken A, Patel A, Reddy S, Brown CH, Dantes RB, Harris AD; CDC Prevention Epicenters Program. Evaluation of hospital-onset bacteraemia and fungaemia in the USA as a potential healthcare quality measure: a cross-sectional study. BMJ Qual Saf. 2024 Jul 22;33(8):487-498. doi: 10.1136/bmjqs-2023-016831. PMID: 38782579; PMCID: PMC11287649.</w:t>
      </w:r>
    </w:p>
  </w:comment>
  <w:comment w:id="15" w:author="Dantes, Raymund B. (CDC/NCEZID/DHQP/SB) (CTR)" w:date="2025-12-02T21:03:00Z" w:initials="D(">
    <w:p w14:paraId="612D5D28" w14:textId="76C4628A" w:rsidR="00291BAA" w:rsidRDefault="00291BAA">
      <w:pPr>
        <w:pStyle w:val="CommentText"/>
      </w:pPr>
      <w:r>
        <w:rPr>
          <w:rStyle w:val="CommentReference"/>
        </w:rPr>
        <w:annotationRef/>
      </w:r>
      <w:r>
        <w:fldChar w:fldCharType="begin"/>
      </w:r>
      <w:r>
        <w:instrText xml:space="preserve"> HYPERLINK "mailto:nwl7@cdc.gov"</w:instrText>
      </w:r>
      <w:bookmarkStart w:id="17" w:name="_@_2FBBF31D9BDE4D34A05D18BD0F23814CZ"/>
      <w:r>
        <w:fldChar w:fldCharType="separate"/>
      </w:r>
      <w:bookmarkEnd w:id="17"/>
      <w:r w:rsidRPr="2884E537">
        <w:rPr>
          <w:rStyle w:val="Mention"/>
          <w:noProof/>
        </w:rPr>
        <w:t>@Boswell, LaTasha (CDC/NCEZID/DHQP/SB) (CTR)</w:t>
      </w:r>
      <w:r>
        <w:fldChar w:fldCharType="end"/>
      </w:r>
      <w:r w:rsidRPr="546C6A98">
        <w:t xml:space="preserve">  this will need to be turned into a citation</w:t>
      </w:r>
    </w:p>
  </w:comment>
  <w:comment w:id="16" w:author="Boswell, LaTasha (CDC/NCEZID/DHQP/SB) (CTR)" w:date="2025-12-03T09:07:00Z" w:initials="LB">
    <w:p w14:paraId="627F2814" w14:textId="77777777" w:rsidR="00E104BC" w:rsidRDefault="00E104BC" w:rsidP="00E104BC">
      <w:pPr>
        <w:pStyle w:val="CommentText"/>
      </w:pPr>
      <w:r>
        <w:rPr>
          <w:rStyle w:val="CommentReference"/>
        </w:rPr>
        <w:annotationRef/>
      </w:r>
      <w:r>
        <w:t>Done.</w:t>
      </w:r>
    </w:p>
  </w:comment>
  <w:comment w:id="18" w:author="Dantes, Raymund B. (CDC/NCEZID/DHQP/SB) (CTR)" w:date="2025-12-02T20:52:00Z" w:initials="D(">
    <w:p w14:paraId="37AD211D" w14:textId="57C91498" w:rsidR="00291BAA" w:rsidRDefault="00291BAA">
      <w:pPr>
        <w:pStyle w:val="CommentText"/>
      </w:pPr>
      <w:r>
        <w:rPr>
          <w:rStyle w:val="CommentReference"/>
        </w:rPr>
        <w:annotationRef/>
      </w:r>
      <w:r w:rsidRPr="7D78A5F1">
        <w:t>CDC National and State Healthcare-Associated Infections Progress Report, published April 2024, available at https://www.cdc.gov/hai/data/portal/progress-report.html </w:t>
      </w:r>
    </w:p>
  </w:comment>
  <w:comment w:id="19" w:author="Dantes, Raymund B. (CDC/NCEZID/DHQP/SB) (CTR)" w:date="2025-12-02T21:03:00Z" w:initials="D(">
    <w:p w14:paraId="33488005" w14:textId="5E68B427" w:rsidR="00291BAA" w:rsidRDefault="00291BAA">
      <w:pPr>
        <w:pStyle w:val="CommentText"/>
      </w:pPr>
      <w:r>
        <w:rPr>
          <w:rStyle w:val="CommentReference"/>
        </w:rPr>
        <w:annotationRef/>
      </w:r>
      <w:r>
        <w:fldChar w:fldCharType="begin"/>
      </w:r>
      <w:r>
        <w:instrText xml:space="preserve"> HYPERLINK "mailto:nwl7@cdc.gov"</w:instrText>
      </w:r>
      <w:bookmarkStart w:id="21" w:name="_@_EB3C3594E5D94849B89B01F3C8E80FDFZ"/>
      <w:r>
        <w:fldChar w:fldCharType="separate"/>
      </w:r>
      <w:bookmarkEnd w:id="21"/>
      <w:r w:rsidRPr="19584D09">
        <w:rPr>
          <w:rStyle w:val="Mention"/>
          <w:noProof/>
        </w:rPr>
        <w:t>@Boswell, LaTasha (CDC/NCEZID/DHQP/SB) (CTR)</w:t>
      </w:r>
      <w:r>
        <w:fldChar w:fldCharType="end"/>
      </w:r>
      <w:r w:rsidRPr="6E352108">
        <w:t xml:space="preserve"> this will also need to become a citation.</w:t>
      </w:r>
    </w:p>
  </w:comment>
  <w:comment w:id="20" w:author="Boswell, LaTasha (CDC/NCEZID/DHQP/SB) (CTR)" w:date="2025-12-03T09:20:00Z" w:initials="LB">
    <w:p w14:paraId="369CAE12" w14:textId="77777777" w:rsidR="008E2479" w:rsidRDefault="008E2479" w:rsidP="008E2479">
      <w:pPr>
        <w:pStyle w:val="CommentText"/>
      </w:pPr>
      <w:r>
        <w:rPr>
          <w:rStyle w:val="CommentReference"/>
        </w:rPr>
        <w:annotationRef/>
      </w:r>
      <w:r>
        <w:t xml:space="preserve">Done. </w:t>
      </w:r>
    </w:p>
  </w:comment>
  <w:comment w:id="24" w:author="Boswell, LaTasha (CDC/NCEZID/DHQP/SB) (CTR)" w:date="2025-11-19T14:16:00Z" w:initials="LB">
    <w:p w14:paraId="1E838326" w14:textId="396E293B" w:rsidR="000455C8" w:rsidRDefault="00E228CE" w:rsidP="000455C8">
      <w:pPr>
        <w:pStyle w:val="CommentText"/>
      </w:pPr>
      <w:r>
        <w:rPr>
          <w:rStyle w:val="CommentReference"/>
        </w:rPr>
        <w:annotationRef/>
      </w:r>
      <w:r w:rsidR="000455C8">
        <w:fldChar w:fldCharType="begin"/>
      </w:r>
      <w:r w:rsidR="000455C8">
        <w:instrText>HYPERLINK "mailto:rly7@cdc.gov"</w:instrText>
      </w:r>
      <w:bookmarkStart w:id="26" w:name="_@_6D234A85DE754F9E8ADCBB6CE6A8B98EZ"/>
      <w:r w:rsidR="000455C8">
        <w:fldChar w:fldCharType="separate"/>
      </w:r>
      <w:bookmarkEnd w:id="26"/>
      <w:r w:rsidR="000455C8" w:rsidRPr="000455C8">
        <w:rPr>
          <w:rStyle w:val="Mention"/>
          <w:noProof/>
        </w:rPr>
        <w:t>@Betz, Kristina (CDC/NCEZID/DHQP/SB)</w:t>
      </w:r>
      <w:r w:rsidR="000455C8">
        <w:fldChar w:fldCharType="end"/>
      </w:r>
      <w:r w:rsidR="000455C8">
        <w:t xml:space="preserve"> </w:t>
      </w:r>
      <w:r w:rsidR="000455C8">
        <w:fldChar w:fldCharType="begin"/>
      </w:r>
      <w:r w:rsidR="000455C8">
        <w:instrText>HYPERLINK "mailto:vic5@cdc.gov"</w:instrText>
      </w:r>
      <w:bookmarkStart w:id="27" w:name="_@_CA14E133863647779BE5316B097EE744Z"/>
      <w:r w:rsidR="000455C8">
        <w:fldChar w:fldCharType="separate"/>
      </w:r>
      <w:bookmarkEnd w:id="27"/>
      <w:r w:rsidR="000455C8" w:rsidRPr="000455C8">
        <w:rPr>
          <w:rStyle w:val="Mention"/>
          <w:noProof/>
        </w:rPr>
        <w:t>@Dantes, Raymund B. (CDC/NCEZID/DHQP/SB) (CTR)</w:t>
      </w:r>
      <w:r w:rsidR="000455C8">
        <w:fldChar w:fldCharType="end"/>
      </w:r>
      <w:r w:rsidR="000455C8">
        <w:t xml:space="preserve"> -Should inpatient rehab facilities or inpatient rehab units be excluded from the protocol? This is how HRD lists the eligible units.  Should we consider a similar format? </w:t>
      </w:r>
    </w:p>
    <w:p w14:paraId="364B160F" w14:textId="77777777" w:rsidR="000455C8" w:rsidRDefault="000455C8" w:rsidP="000455C8">
      <w:pPr>
        <w:pStyle w:val="CommentText"/>
      </w:pPr>
    </w:p>
    <w:p w14:paraId="7999FB56" w14:textId="77777777" w:rsidR="000455C8" w:rsidRDefault="000455C8" w:rsidP="000455C8">
      <w:pPr>
        <w:pStyle w:val="CommentText"/>
        <w:numPr>
          <w:ilvl w:val="0"/>
          <w:numId w:val="85"/>
        </w:numPr>
      </w:pPr>
      <w:r>
        <w:t>freestanding rehabilitation facilities</w:t>
      </w:r>
    </w:p>
    <w:p w14:paraId="78F43DDD" w14:textId="77777777" w:rsidR="000455C8" w:rsidRDefault="000455C8" w:rsidP="000455C8">
      <w:pPr>
        <w:pStyle w:val="CommentText"/>
        <w:numPr>
          <w:ilvl w:val="0"/>
          <w:numId w:val="85"/>
        </w:numPr>
      </w:pPr>
      <w:r>
        <w:t>CMS-certified rehabilitation units (IRU within a hospital)</w:t>
      </w:r>
    </w:p>
  </w:comment>
  <w:comment w:id="25" w:author="Boswell, LaTasha (CDC/NCEZID/DHQP/SB) (CTR)" w:date="2025-12-01T14:40:00Z" w:initials="LB">
    <w:p w14:paraId="74ECC89D" w14:textId="77777777" w:rsidR="005B3A92" w:rsidRDefault="005B3A92" w:rsidP="005B3A92">
      <w:pPr>
        <w:pStyle w:val="CommentText"/>
      </w:pPr>
      <w:r>
        <w:rPr>
          <w:rStyle w:val="CommentReference"/>
        </w:rPr>
        <w:annotationRef/>
      </w:r>
      <w:r>
        <w:t>No revision to this statement. l</w:t>
      </w:r>
    </w:p>
  </w:comment>
  <w:comment w:id="28" w:author="Shehab, Nadine (CDC/NCEZID/DHQP/SB) (CTR)" w:date="2025-06-24T14:58:00Z" w:initials="NS">
    <w:p w14:paraId="0C74C892" w14:textId="77A3CE87" w:rsidR="00DC4668" w:rsidRDefault="00F23D28" w:rsidP="00DC4668">
      <w:pPr>
        <w:pStyle w:val="CommentText"/>
      </w:pPr>
      <w:r>
        <w:rPr>
          <w:rStyle w:val="CommentReference"/>
        </w:rPr>
        <w:annotationRef/>
      </w:r>
      <w:r w:rsidR="00DC4668">
        <w:fldChar w:fldCharType="begin"/>
      </w:r>
      <w:r w:rsidR="00DC4668">
        <w:instrText>HYPERLINK "mailto:rly7@cdc.gov"</w:instrText>
      </w:r>
      <w:bookmarkStart w:id="29" w:name="_@_66FC589047D041B397695FCC5C70F560Z"/>
      <w:r w:rsidR="00DC4668">
        <w:fldChar w:fldCharType="separate"/>
      </w:r>
      <w:bookmarkEnd w:id="29"/>
      <w:r w:rsidR="00DC4668" w:rsidRPr="00DC4668">
        <w:rPr>
          <w:rStyle w:val="Mention"/>
          <w:noProof/>
        </w:rPr>
        <w:t>@Betz, Kristina (CDC/NCEZID/DHQP/SB)</w:t>
      </w:r>
      <w:r w:rsidR="00DC4668">
        <w:fldChar w:fldCharType="end"/>
      </w:r>
      <w:r w:rsidR="00DC4668">
        <w:t xml:space="preserve"> ; please check if correct or adjust if HOB uses FacWideIn.</w:t>
      </w:r>
    </w:p>
  </w:comment>
  <w:comment w:id="31" w:author="Shehab, Nadine (CDC/NCEZID/DHQP/SB) (CTR)" w:date="2025-06-24T15:36:00Z" w:initials="NS">
    <w:p w14:paraId="2AFC6241" w14:textId="7DD64E7B" w:rsidR="00B50820" w:rsidRDefault="00B50820" w:rsidP="00B50820">
      <w:pPr>
        <w:pStyle w:val="CommentText"/>
      </w:pPr>
      <w:r>
        <w:rPr>
          <w:rStyle w:val="CommentReference"/>
        </w:rPr>
        <w:annotationRef/>
      </w:r>
      <w:r>
        <w:fldChar w:fldCharType="begin"/>
      </w:r>
      <w:r>
        <w:instrText>HYPERLINK "mailto:rly7@cdc.gov"</w:instrText>
      </w:r>
      <w:bookmarkStart w:id="32" w:name="_@_A20DC9FA7A0E4457BFD2F68E6FA554E9Z"/>
      <w:r>
        <w:fldChar w:fldCharType="separate"/>
      </w:r>
      <w:bookmarkEnd w:id="32"/>
      <w:r w:rsidRPr="00B50820">
        <w:rPr>
          <w:rStyle w:val="Mention"/>
          <w:noProof/>
        </w:rPr>
        <w:t>@Betz, Kristina (CDC/NCEZID/DHQP/SB)</w:t>
      </w:r>
      <w:r>
        <w:fldChar w:fldCharType="end"/>
      </w:r>
      <w:r>
        <w:t xml:space="preserve"> I removed the Billing Code requirement since we’re not asking for it as part of MVP and there are no specs described for it.</w:t>
      </w:r>
    </w:p>
  </w:comment>
  <w:comment w:id="35" w:author="Boswell, LaTasha (CDC/NCEZID/DHQP/SB) (CTR)" w:date="2025-11-19T14:22:00Z" w:initials="LB">
    <w:p w14:paraId="20868ED1" w14:textId="292DD155" w:rsidR="00B52C2C" w:rsidRDefault="0019689F" w:rsidP="00B52C2C">
      <w:pPr>
        <w:pStyle w:val="CommentText"/>
      </w:pPr>
      <w:r>
        <w:rPr>
          <w:rStyle w:val="CommentReference"/>
        </w:rPr>
        <w:annotationRef/>
      </w:r>
      <w:r w:rsidR="00B52C2C">
        <w:fldChar w:fldCharType="begin"/>
      </w:r>
      <w:r w:rsidR="00B52C2C">
        <w:instrText>HYPERLINK "mailto:rly7@cdc.gov"</w:instrText>
      </w:r>
      <w:bookmarkStart w:id="38" w:name="_@_2433C95E9A8740BFAFEA2AB90D28AA3AZ"/>
      <w:r w:rsidR="00B52C2C">
        <w:fldChar w:fldCharType="separate"/>
      </w:r>
      <w:bookmarkEnd w:id="38"/>
      <w:r w:rsidR="00B52C2C" w:rsidRPr="00B52C2C">
        <w:rPr>
          <w:rStyle w:val="Mention"/>
          <w:noProof/>
        </w:rPr>
        <w:t>@Betz, Kristina (CDC/NCEZID/DHQP/SB)</w:t>
      </w:r>
      <w:r w:rsidR="00B52C2C">
        <w:fldChar w:fldCharType="end"/>
      </w:r>
      <w:r w:rsidR="00B52C2C">
        <w:t xml:space="preserve">; </w:t>
      </w:r>
      <w:r w:rsidR="00B52C2C">
        <w:fldChar w:fldCharType="begin"/>
      </w:r>
      <w:r w:rsidR="00B52C2C">
        <w:instrText>HYPERLINK "mailto:vic5@cdc.gov"</w:instrText>
      </w:r>
      <w:bookmarkStart w:id="39" w:name="_@_E83C95EB438B4B2086278D767B1BFC93Z"/>
      <w:r w:rsidR="00B52C2C">
        <w:fldChar w:fldCharType="separate"/>
      </w:r>
      <w:bookmarkEnd w:id="39"/>
      <w:r w:rsidR="00B52C2C" w:rsidRPr="00B52C2C">
        <w:rPr>
          <w:rStyle w:val="Mention"/>
          <w:noProof/>
        </w:rPr>
        <w:t>@Dantes, Raymund B. (CDC/NCEZID/DHQP/SB) (CTR)</w:t>
      </w:r>
      <w:r w:rsidR="00B52C2C">
        <w:fldChar w:fldCharType="end"/>
      </w:r>
      <w:r w:rsidR="00B52C2C">
        <w:t xml:space="preserve"> - is there a missing item or element here?  </w:t>
      </w:r>
    </w:p>
  </w:comment>
  <w:comment w:id="36" w:author="Boswell, LaTasha (CDC/NCEZID/DHQP/SB) (CTR)" w:date="2025-12-01T14:45:00Z" w:initials="LB">
    <w:p w14:paraId="0DCC8196" w14:textId="3FDAB83F" w:rsidR="001F2844" w:rsidRDefault="001F2844" w:rsidP="001F2844">
      <w:pPr>
        <w:pStyle w:val="CommentText"/>
      </w:pPr>
      <w:r>
        <w:rPr>
          <w:rStyle w:val="CommentReference"/>
        </w:rPr>
        <w:annotationRef/>
      </w:r>
      <w:r>
        <w:t xml:space="preserve">Make revision per linked protocol in chat.  </w:t>
      </w:r>
      <w:r>
        <w:fldChar w:fldCharType="begin"/>
      </w:r>
      <w:r>
        <w:instrText>HYPERLINK "mailto:nwl7@cdc.gov"</w:instrText>
      </w:r>
      <w:bookmarkStart w:id="40" w:name="_@_C7817FA93686488BA8CC3A925BBF8D0AZ"/>
      <w:r>
        <w:fldChar w:fldCharType="separate"/>
      </w:r>
      <w:bookmarkEnd w:id="40"/>
      <w:r w:rsidRPr="001F2844">
        <w:rPr>
          <w:rStyle w:val="Mention"/>
          <w:noProof/>
        </w:rPr>
        <w:t>@Boswell, LaTasha (CDC/NCEZID/DHQP/SB) (CTR)</w:t>
      </w:r>
      <w:r>
        <w:fldChar w:fldCharType="end"/>
      </w:r>
      <w:r>
        <w:t xml:space="preserve"> </w:t>
      </w:r>
    </w:p>
  </w:comment>
  <w:comment w:id="37" w:author="Boswell, LaTasha (CDC/NCEZID/DHQP/SB) (CTR)" w:date="2025-12-01T15:20:00Z" w:initials="LB">
    <w:p w14:paraId="3FD58547" w14:textId="77777777" w:rsidR="00B23082" w:rsidRDefault="00B23082" w:rsidP="00B23082">
      <w:pPr>
        <w:pStyle w:val="CommentText"/>
      </w:pPr>
      <w:r>
        <w:rPr>
          <w:rStyle w:val="CommentReference"/>
        </w:rPr>
        <w:annotationRef/>
      </w:r>
      <w:r>
        <w:t>No missing elements.  Revised per MSC protocol.</w:t>
      </w:r>
    </w:p>
  </w:comment>
  <w:comment w:id="42" w:author="Mendoza, Ana (CDC/NCEZID/DHQP/SB) (CTR)" w:date="2025-12-01T13:32:00Z" w:initials="AM">
    <w:p w14:paraId="6A5078BD" w14:textId="4ABC06CF" w:rsidR="00A84F24" w:rsidRDefault="00A84F24" w:rsidP="00A84F24">
      <w:pPr>
        <w:pStyle w:val="CommentText"/>
      </w:pPr>
      <w:r>
        <w:rPr>
          <w:rStyle w:val="CommentReference"/>
        </w:rPr>
        <w:annotationRef/>
      </w:r>
      <w:r>
        <w:t>Should observation have (OBS) next to it? The OBS acronym is mentioned several times.</w:t>
      </w:r>
    </w:p>
  </w:comment>
  <w:comment w:id="43" w:author="Boswell, LaTasha (CDC/NCEZID/DHQP/SB) (CTR)" w:date="2025-12-01T14:45:00Z" w:initials="LB">
    <w:p w14:paraId="01E1DC6E" w14:textId="77777777" w:rsidR="00FE6067" w:rsidRDefault="00FE6067" w:rsidP="00FE6067">
      <w:pPr>
        <w:pStyle w:val="CommentText"/>
      </w:pPr>
      <w:r>
        <w:rPr>
          <w:rStyle w:val="CommentReference"/>
        </w:rPr>
        <w:annotationRef/>
      </w:r>
      <w:r>
        <w:t xml:space="preserve">OBS added. </w:t>
      </w:r>
    </w:p>
  </w:comment>
  <w:comment w:id="45" w:author="Betz, Kristina (CDC/NCEZID/DHQP/SB)" w:date="2025-12-11T15:38:00Z" w:initials="KB">
    <w:p w14:paraId="0D988CB5" w14:textId="77777777" w:rsidR="006078CF" w:rsidRDefault="006078CF" w:rsidP="006078CF">
      <w:pPr>
        <w:pStyle w:val="CommentText"/>
      </w:pPr>
      <w:r>
        <w:rPr>
          <w:rStyle w:val="CommentReference"/>
        </w:rPr>
        <w:annotationRef/>
      </w:r>
      <w:r>
        <w:t>Noting we will need to change this definition as this can’t be used for the denominator as those patients wont have a blood culture collected</w:t>
      </w:r>
    </w:p>
  </w:comment>
  <w:comment w:id="46" w:author="McMeen, Marissa (CDC/NCEZID/DHQP/SB) (CTR)" w:date="2025-12-15T14:09:00Z" w:initials="MM">
    <w:p w14:paraId="7765B0B9" w14:textId="77777777" w:rsidR="007C3CBC" w:rsidRDefault="007C3CBC" w:rsidP="007C3CBC">
      <w:pPr>
        <w:pStyle w:val="CommentText"/>
      </w:pPr>
      <w:r>
        <w:rPr>
          <w:rStyle w:val="CommentReference"/>
        </w:rPr>
        <w:annotationRef/>
      </w:r>
      <w:r>
        <w:t>Note in change log</w:t>
      </w:r>
    </w:p>
  </w:comment>
  <w:comment w:id="51" w:author="Boswell, LaTasha (CDC/NCEZID/DHQP/SB) (CTR)" w:date="2025-11-19T14:36:00Z" w:initials="LB">
    <w:p w14:paraId="2F179ED9" w14:textId="059F5E54" w:rsidR="008B5C70" w:rsidRDefault="008B5C70" w:rsidP="008B5C70">
      <w:pPr>
        <w:pStyle w:val="CommentText"/>
      </w:pPr>
      <w:r>
        <w:rPr>
          <w:rStyle w:val="CommentReference"/>
        </w:rPr>
        <w:annotationRef/>
      </w:r>
      <w:r>
        <w:t xml:space="preserve">Clarification of reporting period. </w:t>
      </w:r>
    </w:p>
  </w:comment>
  <w:comment w:id="52" w:author="Boswell, LaTasha (CDC/NCEZID/DHQP/SB) (CTR)" w:date="2025-11-19T14:38:00Z" w:initials="LB">
    <w:p w14:paraId="4835588F" w14:textId="1F8CE1FB" w:rsidR="00B52C2C" w:rsidRDefault="009F3E71" w:rsidP="00B52C2C">
      <w:pPr>
        <w:pStyle w:val="CommentText"/>
      </w:pPr>
      <w:r>
        <w:rPr>
          <w:rStyle w:val="CommentReference"/>
        </w:rPr>
        <w:annotationRef/>
      </w:r>
      <w:r w:rsidR="00B52C2C">
        <w:fldChar w:fldCharType="begin"/>
      </w:r>
      <w:r w:rsidR="00B52C2C">
        <w:instrText>HYPERLINK "mailto:rly7@cdc.gov"</w:instrText>
      </w:r>
      <w:bookmarkStart w:id="55" w:name="_@_41337B68F0084E649E932E75926B94D1Z"/>
      <w:r w:rsidR="00B52C2C">
        <w:fldChar w:fldCharType="separate"/>
      </w:r>
      <w:bookmarkEnd w:id="55"/>
      <w:r w:rsidR="00B52C2C" w:rsidRPr="00B52C2C">
        <w:rPr>
          <w:rStyle w:val="Mention"/>
          <w:noProof/>
        </w:rPr>
        <w:t>@Betz, Kristina (CDC/NCEZID/DHQP/SB)</w:t>
      </w:r>
      <w:r w:rsidR="00B52C2C">
        <w:fldChar w:fldCharType="end"/>
      </w:r>
      <w:r w:rsidR="00B52C2C">
        <w:t xml:space="preserve">; </w:t>
      </w:r>
      <w:r w:rsidR="00B52C2C">
        <w:fldChar w:fldCharType="begin"/>
      </w:r>
      <w:r w:rsidR="00B52C2C">
        <w:instrText>HYPERLINK "mailto:vic5@cdc.gov"</w:instrText>
      </w:r>
      <w:bookmarkStart w:id="56" w:name="_@_ED14E87FED714882A3F9BF85D7E0D3BFZ"/>
      <w:r w:rsidR="00B52C2C">
        <w:fldChar w:fldCharType="separate"/>
      </w:r>
      <w:bookmarkEnd w:id="56"/>
      <w:r w:rsidR="00B52C2C" w:rsidRPr="00B52C2C">
        <w:rPr>
          <w:rStyle w:val="Mention"/>
          <w:noProof/>
        </w:rPr>
        <w:t>@Dantes, Raymund B. (CDC/NCEZID/DHQP/SB) (CTR)</w:t>
      </w:r>
      <w:r w:rsidR="00B52C2C">
        <w:fldChar w:fldCharType="end"/>
      </w:r>
      <w:r w:rsidR="00B52C2C">
        <w:t xml:space="preserve">  Should we add the time period of HD 1-3 to this definition? </w:t>
      </w:r>
    </w:p>
  </w:comment>
  <w:comment w:id="53" w:author="Boswell, LaTasha (CDC/NCEZID/DHQP/SB) (CTR)" w:date="2025-12-01T14:53:00Z" w:initials="LB">
    <w:p w14:paraId="6935DDB3" w14:textId="12B881E4" w:rsidR="00DE1043" w:rsidRDefault="00DE1043" w:rsidP="00DE1043">
      <w:pPr>
        <w:pStyle w:val="CommentText"/>
      </w:pPr>
      <w:r>
        <w:rPr>
          <w:rStyle w:val="CommentReference"/>
        </w:rPr>
        <w:annotationRef/>
      </w:r>
      <w:r>
        <w:t xml:space="preserve">Review CDI protocol to standardization. </w:t>
      </w:r>
      <w:r>
        <w:fldChar w:fldCharType="begin"/>
      </w:r>
      <w:r>
        <w:instrText>HYPERLINK "mailto:nwl7@cdc.gov"</w:instrText>
      </w:r>
      <w:bookmarkStart w:id="57" w:name="_@_3318CAFE63F744B8AB44DCE1F958541AZ"/>
      <w:r>
        <w:fldChar w:fldCharType="separate"/>
      </w:r>
      <w:bookmarkEnd w:id="57"/>
      <w:r w:rsidRPr="00DE1043">
        <w:rPr>
          <w:rStyle w:val="Mention"/>
          <w:noProof/>
        </w:rPr>
        <w:t>@Boswell, LaTasha (CDC/NCEZID/DHQP/SB) (CTR)</w:t>
      </w:r>
      <w:r>
        <w:fldChar w:fldCharType="end"/>
      </w:r>
      <w:r>
        <w:t xml:space="preserve"> </w:t>
      </w:r>
    </w:p>
  </w:comment>
  <w:comment w:id="54" w:author="Boswell, LaTasha (CDC/NCEZID/DHQP/SB) (CTR)" w:date="2025-12-03T09:30:00Z" w:initials="LB">
    <w:p w14:paraId="7CEF3A3D" w14:textId="77777777" w:rsidR="00636068" w:rsidRDefault="00636068" w:rsidP="00636068">
      <w:pPr>
        <w:pStyle w:val="CommentText"/>
      </w:pPr>
      <w:r>
        <w:rPr>
          <w:rStyle w:val="CommentReference"/>
        </w:rPr>
        <w:annotationRef/>
      </w:r>
      <w:r>
        <w:t xml:space="preserve">Revised! </w:t>
      </w:r>
    </w:p>
  </w:comment>
  <w:comment w:id="59" w:author="Betz, Kristina (CDC/NCEZID/DHQP/SB)" w:date="2025-07-25T07:41:00Z" w:initials="KB">
    <w:p w14:paraId="581F4DF3" w14:textId="77777777" w:rsidR="007C33F8" w:rsidRDefault="007C33F8" w:rsidP="007C33F8">
      <w:pPr>
        <w:pStyle w:val="CommentText"/>
      </w:pPr>
      <w:r>
        <w:rPr>
          <w:rStyle w:val="CommentReference"/>
        </w:rPr>
        <w:annotationRef/>
      </w:r>
      <w:r>
        <w:t>Just a thought, should we change this to be “microorganism”? Since we aren’t really defining pathogen?</w:t>
      </w:r>
    </w:p>
  </w:comment>
  <w:comment w:id="60" w:author="Godfrey, Dominique (CDC/NCEZID/DHQP/SB) (CTR)" w:date="2025-07-25T09:30:00Z" w:initials="DG">
    <w:p w14:paraId="32EAE5B1" w14:textId="19BB89A7" w:rsidR="00E2501D" w:rsidRDefault="00E2501D" w:rsidP="00E2501D">
      <w:pPr>
        <w:pStyle w:val="CommentText"/>
      </w:pPr>
      <w:r>
        <w:rPr>
          <w:rStyle w:val="CommentReference"/>
        </w:rPr>
        <w:annotationRef/>
      </w:r>
      <w:r>
        <w:fldChar w:fldCharType="begin"/>
      </w:r>
      <w:r>
        <w:instrText>HYPERLINK "mailto:rly7@cdc.gov"</w:instrText>
      </w:r>
      <w:bookmarkStart w:id="67" w:name="_@_11B58BAE3E004A3692B4B8F12E957348Z"/>
      <w:r>
        <w:fldChar w:fldCharType="separate"/>
      </w:r>
      <w:bookmarkEnd w:id="67"/>
      <w:r w:rsidRPr="00E2501D">
        <w:rPr>
          <w:rStyle w:val="Mention"/>
          <w:noProof/>
        </w:rPr>
        <w:t>@Betz, Kristina (CDC/NCEZID/DHQP/SB)</w:t>
      </w:r>
      <w:r>
        <w:fldChar w:fldCharType="end"/>
      </w:r>
      <w:r>
        <w:t xml:space="preserve"> I am okay with whatever we choose but the definitions seem similar.</w:t>
      </w:r>
    </w:p>
    <w:p w14:paraId="787A7B42" w14:textId="77777777" w:rsidR="00E2501D" w:rsidRDefault="00E2501D" w:rsidP="00E2501D">
      <w:pPr>
        <w:pStyle w:val="CommentText"/>
      </w:pPr>
      <w:r>
        <w:rPr>
          <w:b/>
          <w:bCs/>
          <w:color w:val="111111"/>
          <w:highlight w:val="white"/>
        </w:rPr>
        <w:t>Microorganism</w:t>
      </w:r>
      <w:r>
        <w:rPr>
          <w:color w:val="111111"/>
          <w:highlight w:val="white"/>
        </w:rPr>
        <w:t>: a microscopic organism, especially a bacterium, virus, or fungus</w:t>
      </w:r>
    </w:p>
    <w:p w14:paraId="5BF9FCEA" w14:textId="77777777" w:rsidR="00E2501D" w:rsidRDefault="00E2501D" w:rsidP="00E2501D">
      <w:pPr>
        <w:pStyle w:val="CommentText"/>
      </w:pPr>
      <w:r>
        <w:rPr>
          <w:b/>
          <w:bCs/>
          <w:color w:val="111111"/>
          <w:highlight w:val="white"/>
        </w:rPr>
        <w:t xml:space="preserve">Pathogen: </w:t>
      </w:r>
      <w:r>
        <w:rPr>
          <w:color w:val="111111"/>
          <w:highlight w:val="white"/>
        </w:rPr>
        <w:t>a bacterium, virus, or other microorganism that can cause disease.</w:t>
      </w:r>
    </w:p>
  </w:comment>
  <w:comment w:id="61" w:author="Betz, Kristina (CDC/NCEZID/DHQP/SB)" w:date="2025-07-25T09:41:00Z" w:initials="KB">
    <w:p w14:paraId="41407438" w14:textId="77777777" w:rsidR="005F6C19" w:rsidRDefault="005F6C19" w:rsidP="005F6C19">
      <w:pPr>
        <w:pStyle w:val="CommentText"/>
      </w:pPr>
      <w:r>
        <w:rPr>
          <w:rStyle w:val="CommentReference"/>
        </w:rPr>
        <w:annotationRef/>
      </w:r>
      <w:r>
        <w:t xml:space="preserve">Or maybe just “organism”? </w:t>
      </w:r>
    </w:p>
  </w:comment>
  <w:comment w:id="62" w:author="Boswell, LaTasha (CDC/NCEZID/DHQP/SB) (CTR)" w:date="2025-11-18T12:38:00Z" w:initials="LB">
    <w:p w14:paraId="75FFD2A9" w14:textId="1390372A" w:rsidR="00B14583" w:rsidRDefault="00B14583" w:rsidP="00B14583">
      <w:pPr>
        <w:pStyle w:val="CommentText"/>
      </w:pPr>
      <w:r>
        <w:rPr>
          <w:rStyle w:val="CommentReference"/>
        </w:rPr>
        <w:annotationRef/>
      </w:r>
      <w:r>
        <w:fldChar w:fldCharType="begin"/>
      </w:r>
      <w:r>
        <w:instrText>HYPERLINK "mailto:rly7@cdc.gov"</w:instrText>
      </w:r>
      <w:bookmarkStart w:id="68" w:name="_@_0689BE659A044985B8F275E3D7B54FFEZ"/>
      <w:r>
        <w:fldChar w:fldCharType="separate"/>
      </w:r>
      <w:bookmarkEnd w:id="68"/>
      <w:r w:rsidRPr="00B14583">
        <w:rPr>
          <w:rStyle w:val="Mention"/>
          <w:noProof/>
        </w:rPr>
        <w:t>@Betz, Kristina (CDC/NCEZID/DHQP/SB)</w:t>
      </w:r>
      <w:r>
        <w:fldChar w:fldCharType="end"/>
      </w:r>
      <w:r>
        <w:t xml:space="preserve"> - I can change the term to ‘organism’ here. This term does not typically include viruses. </w:t>
      </w:r>
    </w:p>
  </w:comment>
  <w:comment w:id="63" w:author="Boswell, LaTasha (CDC/NCEZID/DHQP/SB) (CTR)" w:date="2025-11-20T11:41:00Z" w:initials="LB">
    <w:p w14:paraId="7BB6B9DD" w14:textId="77777777" w:rsidR="00745F44" w:rsidRDefault="00745F44" w:rsidP="00745F44">
      <w:pPr>
        <w:pStyle w:val="CommentText"/>
      </w:pPr>
      <w:r>
        <w:rPr>
          <w:rStyle w:val="CommentReference"/>
        </w:rPr>
        <w:annotationRef/>
      </w:r>
      <w:r>
        <w:t>If we decide to use organisms, we can add the following statement: “For NHSN reporting purposes, the term “organism(s)” in this chapter includes viruses.”</w:t>
      </w:r>
    </w:p>
  </w:comment>
  <w:comment w:id="64" w:author="Boswell, LaTasha (CDC/NCEZID/DHQP/SB) (CTR)" w:date="2025-11-26T10:21:00Z" w:initials="LB">
    <w:p w14:paraId="5A8A41A5" w14:textId="70A984EB" w:rsidR="00B52C2C" w:rsidRDefault="00B52C2C" w:rsidP="00B52C2C">
      <w:pPr>
        <w:pStyle w:val="CommentText"/>
      </w:pPr>
      <w:r>
        <w:rPr>
          <w:rStyle w:val="CommentReference"/>
        </w:rPr>
        <w:annotationRef/>
      </w:r>
      <w:r>
        <w:fldChar w:fldCharType="begin"/>
      </w:r>
      <w:r>
        <w:instrText>HYPERLINK "mailto:rly7@cdc.gov"</w:instrText>
      </w:r>
      <w:bookmarkStart w:id="69" w:name="_@_C705220AF9A645F982E097052BDB7BD3Z"/>
      <w:r>
        <w:fldChar w:fldCharType="separate"/>
      </w:r>
      <w:bookmarkEnd w:id="69"/>
      <w:r w:rsidRPr="00B52C2C">
        <w:rPr>
          <w:rStyle w:val="Mention"/>
          <w:noProof/>
        </w:rPr>
        <w:t>@Betz, Kristina (CDC/NCEZID/DHQP/SB)</w:t>
      </w:r>
      <w:r>
        <w:fldChar w:fldCharType="end"/>
      </w:r>
      <w:r>
        <w:t xml:space="preserve"> </w:t>
      </w:r>
      <w:r>
        <w:fldChar w:fldCharType="begin"/>
      </w:r>
      <w:r>
        <w:instrText>HYPERLINK "mailto:vic5@cdc.gov"</w:instrText>
      </w:r>
      <w:bookmarkStart w:id="70" w:name="_@_B54504036ECB4FB29FE6316A7892D05DZ"/>
      <w:r>
        <w:fldChar w:fldCharType="separate"/>
      </w:r>
      <w:bookmarkEnd w:id="70"/>
      <w:r w:rsidRPr="00B52C2C">
        <w:rPr>
          <w:rStyle w:val="Mention"/>
          <w:noProof/>
        </w:rPr>
        <w:t>@Dantes, Raymund B. (CDC/NCEZID/DHQP/SB) (CTR)</w:t>
      </w:r>
      <w:r>
        <w:fldChar w:fldCharType="end"/>
      </w:r>
      <w:r>
        <w:t xml:space="preserve"> - See comment thread.  Are we okay with using organisms with suggested statement?</w:t>
      </w:r>
    </w:p>
  </w:comment>
  <w:comment w:id="65" w:author="Boswell, LaTasha (CDC/NCEZID/DHQP/SB) (CTR)" w:date="2025-12-01T14:54:00Z" w:initials="LB">
    <w:p w14:paraId="2CC1BBE3" w14:textId="58543463" w:rsidR="00783EF3" w:rsidRDefault="00783EF3" w:rsidP="00783EF3">
      <w:pPr>
        <w:pStyle w:val="CommentText"/>
      </w:pPr>
      <w:r>
        <w:rPr>
          <w:rStyle w:val="CommentReference"/>
        </w:rPr>
        <w:annotationRef/>
      </w:r>
      <w:r>
        <w:t xml:space="preserve">Use the term organism for this protocol. </w:t>
      </w:r>
      <w:r>
        <w:fldChar w:fldCharType="begin"/>
      </w:r>
      <w:r>
        <w:instrText>HYPERLINK "mailto:nwl7@cdc.gov"</w:instrText>
      </w:r>
      <w:bookmarkStart w:id="71" w:name="_@_C20638A4D4E64E15AC8005C6CC9F11A9Z"/>
      <w:r>
        <w:fldChar w:fldCharType="separate"/>
      </w:r>
      <w:bookmarkEnd w:id="71"/>
      <w:r w:rsidRPr="00783EF3">
        <w:rPr>
          <w:rStyle w:val="Mention"/>
          <w:noProof/>
        </w:rPr>
        <w:t>@Boswell, LaTasha (CDC/NCEZID/DHQP/SB) (CTR)</w:t>
      </w:r>
      <w:r>
        <w:fldChar w:fldCharType="end"/>
      </w:r>
      <w:r>
        <w:t xml:space="preserve"> </w:t>
      </w:r>
    </w:p>
  </w:comment>
  <w:comment w:id="66" w:author="Boswell, LaTasha (CDC/NCEZID/DHQP/SB) (CTR)" w:date="2025-12-03T09:31:00Z" w:initials="LB">
    <w:p w14:paraId="1BF9386D" w14:textId="77777777" w:rsidR="002F6247" w:rsidRDefault="002F6247" w:rsidP="002F6247">
      <w:pPr>
        <w:pStyle w:val="CommentText"/>
      </w:pPr>
      <w:r>
        <w:rPr>
          <w:rStyle w:val="CommentReference"/>
        </w:rPr>
        <w:annotationRef/>
      </w:r>
      <w:r>
        <w:t xml:space="preserve">Revised. </w:t>
      </w:r>
    </w:p>
  </w:comment>
  <w:comment w:id="72" w:author="Betz, Kristina (CDC/NCEZID/DHQP/SB)" w:date="2025-12-11T15:41:00Z" w:initials="KB">
    <w:p w14:paraId="32579CC9" w14:textId="77777777" w:rsidR="00775DE2" w:rsidRDefault="00775DE2" w:rsidP="00775DE2">
      <w:pPr>
        <w:pStyle w:val="CommentText"/>
      </w:pPr>
      <w:r>
        <w:rPr>
          <w:rStyle w:val="CommentReference"/>
        </w:rPr>
        <w:annotationRef/>
      </w:r>
      <w:r>
        <w:t>This part of the sentence is not included for O-COB. It should be consistent between the two.</w:t>
      </w:r>
    </w:p>
  </w:comment>
  <w:comment w:id="74" w:author="Betz, Kristina (CDC/NCEZID/DHQP/SB)" w:date="2025-12-11T15:41:00Z" w:initials="KB">
    <w:p w14:paraId="795DE95C" w14:textId="77777777" w:rsidR="00794A59" w:rsidRDefault="00794A59" w:rsidP="00794A59">
      <w:pPr>
        <w:pStyle w:val="CommentText"/>
      </w:pPr>
      <w:r>
        <w:rPr>
          <w:rStyle w:val="CommentReference"/>
        </w:rPr>
        <w:annotationRef/>
      </w:r>
      <w:r>
        <w:t>This part of the sentence is not included for O-COB. It should be consistent between the two.</w:t>
      </w:r>
    </w:p>
  </w:comment>
  <w:comment w:id="75" w:author="Harte, Robyn (CDC/NCEZID/DHQP/SB) (CTR)" w:date="2025-04-23T14:13:00Z" w:initials="RH">
    <w:p w14:paraId="2A323158" w14:textId="46ECEF18" w:rsidR="00AF5114" w:rsidRDefault="00AF5114" w:rsidP="00AF5114">
      <w:pPr>
        <w:pStyle w:val="CommentText"/>
      </w:pPr>
      <w:r>
        <w:rPr>
          <w:rStyle w:val="CommentReference"/>
        </w:rPr>
        <w:annotationRef/>
      </w:r>
      <w:r>
        <w:fldChar w:fldCharType="begin"/>
      </w:r>
      <w:r>
        <w:instrText>HYPERLINK "mailto:rly7@cdc.gov"</w:instrText>
      </w:r>
      <w:bookmarkStart w:id="79" w:name="_@_4B0153884FF04A858AC1D9AD463C8DA3Z"/>
      <w:r>
        <w:fldChar w:fldCharType="separate"/>
      </w:r>
      <w:bookmarkEnd w:id="79"/>
      <w:r w:rsidRPr="00AF5114">
        <w:rPr>
          <w:rStyle w:val="Mention"/>
          <w:noProof/>
        </w:rPr>
        <w:t>@Betz, Kristina (CDC/NCEZID/DHQP/SB)</w:t>
      </w:r>
      <w:r>
        <w:fldChar w:fldCharType="end"/>
      </w:r>
      <w:r>
        <w:t xml:space="preserve"> I added this!</w:t>
      </w:r>
    </w:p>
  </w:comment>
  <w:comment w:id="76" w:author="McMeen, Marissa (CDC/NCEZID/DHQP/SB) (CTR)" w:date="2025-11-20T09:07:00Z" w:initials="MM">
    <w:p w14:paraId="196D81FE" w14:textId="77777777" w:rsidR="00C24946" w:rsidRDefault="00C24946" w:rsidP="00C24946">
      <w:pPr>
        <w:pStyle w:val="CommentText"/>
      </w:pPr>
      <w:r>
        <w:rPr>
          <w:rStyle w:val="CommentReference"/>
        </w:rPr>
        <w:annotationRef/>
      </w:r>
      <w:r>
        <w:t>Should link that</w:t>
      </w:r>
    </w:p>
  </w:comment>
  <w:comment w:id="77" w:author="Boswell, LaTasha (CDC/NCEZID/DHQP/SB) (CTR)" w:date="2025-12-01T14:56:00Z" w:initials="LB">
    <w:p w14:paraId="2B59B77D" w14:textId="5212333D" w:rsidR="004260F8" w:rsidRDefault="00A47911" w:rsidP="004260F8">
      <w:pPr>
        <w:pStyle w:val="CommentText"/>
      </w:pPr>
      <w:r>
        <w:rPr>
          <w:rStyle w:val="CommentReference"/>
        </w:rPr>
        <w:annotationRef/>
      </w:r>
      <w:r w:rsidR="004260F8">
        <w:t xml:space="preserve">Link to Matching Algorithm </w:t>
      </w:r>
      <w:r w:rsidR="004260F8">
        <w:fldChar w:fldCharType="begin"/>
      </w:r>
      <w:r w:rsidR="004260F8">
        <w:instrText>HYPERLINK "mailto:nwl7@cdc.gov"</w:instrText>
      </w:r>
      <w:bookmarkStart w:id="80" w:name="_@_4C1F1523C0D841DAA7F38D84242503E5Z"/>
      <w:r w:rsidR="004260F8">
        <w:fldChar w:fldCharType="separate"/>
      </w:r>
      <w:bookmarkEnd w:id="80"/>
      <w:r w:rsidR="004260F8" w:rsidRPr="004260F8">
        <w:rPr>
          <w:rStyle w:val="Mention"/>
          <w:noProof/>
        </w:rPr>
        <w:t>@Boswell, LaTasha (CDC/NCEZID/DHQP/SB) (CTR)</w:t>
      </w:r>
      <w:r w:rsidR="004260F8">
        <w:fldChar w:fldCharType="end"/>
      </w:r>
      <w:r w:rsidR="004260F8">
        <w:t xml:space="preserve"> </w:t>
      </w:r>
    </w:p>
  </w:comment>
  <w:comment w:id="78" w:author="Boswell, LaTasha (CDC/NCEZID/DHQP/SB) (CTR)" w:date="2025-12-02T15:40:00Z" w:initials="LB">
    <w:p w14:paraId="3690D631" w14:textId="77777777" w:rsidR="004260F8" w:rsidRDefault="004260F8" w:rsidP="004260F8">
      <w:pPr>
        <w:pStyle w:val="CommentText"/>
      </w:pPr>
      <w:r>
        <w:rPr>
          <w:rStyle w:val="CommentReference"/>
        </w:rPr>
        <w:annotationRef/>
      </w:r>
      <w:r>
        <w:t>Link added</w:t>
      </w:r>
    </w:p>
  </w:comment>
  <w:comment w:id="81" w:author="Mendoza, Ana (CDC/NCEZID/DHQP/SB) (CTR)" w:date="2025-12-02T11:21:00Z" w:initials="M(">
    <w:p w14:paraId="3286E30D" w14:textId="55796160" w:rsidR="008439B9" w:rsidRDefault="008439B9">
      <w:pPr>
        <w:pStyle w:val="CommentText"/>
      </w:pPr>
      <w:r>
        <w:rPr>
          <w:rStyle w:val="CommentReference"/>
        </w:rPr>
        <w:annotationRef/>
      </w:r>
      <w:r w:rsidRPr="0A0D9CA3">
        <w:t xml:space="preserve">Is NICU considered an exclusion from an event? </w:t>
      </w:r>
    </w:p>
  </w:comment>
  <w:comment w:id="82" w:author="Betz, Kristina (CDC/NCEZID/DHQP/SB)" w:date="2025-12-02T14:26:00Z" w:initials="KB">
    <w:p w14:paraId="60DDC4A5" w14:textId="77777777" w:rsidR="009B6572" w:rsidRDefault="009B6572" w:rsidP="009B6572">
      <w:pPr>
        <w:pStyle w:val="CommentText"/>
      </w:pPr>
      <w:r>
        <w:rPr>
          <w:rStyle w:val="CommentReference"/>
        </w:rPr>
        <w:annotationRef/>
      </w:r>
      <w:r>
        <w:t>Its not an exclusion from event determination, but we will specifically flag/identify events that occur in a NICU location. These events may be excluded from the risk adjusted quality measure.</w:t>
      </w:r>
    </w:p>
  </w:comment>
  <w:comment w:id="83" w:author="Mendoza, Ana (CDC/NCEZID/DHQP/SB) (CTR)" w:date="2025-12-02T15:30:00Z" w:initials="AM">
    <w:p w14:paraId="4344AB66" w14:textId="77777777" w:rsidR="00631FEF" w:rsidRDefault="00631FEF" w:rsidP="00631FEF">
      <w:pPr>
        <w:pStyle w:val="CommentText"/>
      </w:pPr>
      <w:r>
        <w:rPr>
          <w:rStyle w:val="CommentReference"/>
        </w:rPr>
        <w:annotationRef/>
      </w:r>
      <w:r>
        <w:t>The pediatric definition mentions exclusion of NICU patients “Patients in a NICU location are excluded.”</w:t>
      </w:r>
    </w:p>
  </w:comment>
  <w:comment w:id="84" w:author="Boswell, LaTasha (CDC/NCEZID/DHQP/SB) (CTR)" w:date="2025-12-03T09:35:00Z" w:initials="LB">
    <w:p w14:paraId="66F28DEC" w14:textId="77777777" w:rsidR="0060442B" w:rsidRDefault="0060442B" w:rsidP="0060442B">
      <w:pPr>
        <w:pStyle w:val="CommentText"/>
      </w:pPr>
      <w:r>
        <w:rPr>
          <w:rStyle w:val="CommentReference"/>
        </w:rPr>
        <w:annotationRef/>
      </w:r>
      <w:r>
        <w:t xml:space="preserve">There is separate definition for NICU patients.  I believe our neonatal patients will be included. </w:t>
      </w:r>
    </w:p>
  </w:comment>
  <w:comment w:id="85" w:author="McMeen, Marissa (CDC/NCEZID/DHQP/SB) (CTR)" w:date="2025-12-09T10:10:00Z" w:initials="MM">
    <w:p w14:paraId="176727A5" w14:textId="77777777" w:rsidR="00263929" w:rsidRDefault="00263929" w:rsidP="00263929">
      <w:pPr>
        <w:pStyle w:val="CommentText"/>
      </w:pPr>
      <w:r>
        <w:rPr>
          <w:rStyle w:val="CommentReference"/>
        </w:rPr>
        <w:annotationRef/>
      </w:r>
      <w:r>
        <w:t>Removed in the above definition that NICU pts are excluded.  Not need right now, that is more for analysis</w:t>
      </w:r>
    </w:p>
  </w:comment>
  <w:comment w:id="87" w:author="McMeen, Marissa (CDC/NCEZID/DHQP/SB) (CTR)" w:date="2025-11-20T09:44:00Z" w:initials="MM">
    <w:p w14:paraId="243673AC" w14:textId="6D2595D6" w:rsidR="001C2B3D" w:rsidRDefault="001C2B3D" w:rsidP="001C2B3D">
      <w:pPr>
        <w:pStyle w:val="CommentText"/>
      </w:pPr>
      <w:r>
        <w:rPr>
          <w:rStyle w:val="CommentReference"/>
        </w:rPr>
        <w:annotationRef/>
      </w:r>
      <w:r>
        <w:t>What is the purpose of this given there is only 1 HOB event per hospital stay?  Is this needed for the current MVP?</w:t>
      </w:r>
    </w:p>
  </w:comment>
  <w:comment w:id="88" w:author="Harte, Robyn (CDC/NCEZID/DHQP/SB) (CTR)" w:date="2025-11-20T09:29:00Z" w:initials="H(">
    <w:p w14:paraId="67DB6D95" w14:textId="3557212F" w:rsidR="0037189C" w:rsidRDefault="0037189C">
      <w:pPr>
        <w:pStyle w:val="CommentText"/>
      </w:pPr>
      <w:r>
        <w:rPr>
          <w:rStyle w:val="CommentReference"/>
        </w:rPr>
        <w:annotationRef/>
      </w:r>
      <w:r w:rsidRPr="1D64832D">
        <w:t xml:space="preserve">Good question, originally, we were thinking about a re-infection timeframe, and decided on doing this for now. I think this way we could say they have an infection, and here;s all the bugs we're attributing to the infection (since sometimes we find more than one bug), and we decided this was a cutoff for attributing to the initial infection event. </w:t>
      </w:r>
      <w:r>
        <w:fldChar w:fldCharType="begin"/>
      </w:r>
      <w:r>
        <w:instrText xml:space="preserve"> HYPERLINK "mailto:rly7@cdc.gov"</w:instrText>
      </w:r>
      <w:bookmarkStart w:id="91" w:name="_@_9210DDBB8A30461180997864E5FBE1D4Z"/>
      <w:r>
        <w:fldChar w:fldCharType="separate"/>
      </w:r>
      <w:bookmarkEnd w:id="91"/>
      <w:r w:rsidRPr="3BFB94EA">
        <w:rPr>
          <w:rStyle w:val="Mention"/>
          <w:noProof/>
        </w:rPr>
        <w:t>@Betz, Kristina (CDC/NCEZID/DHQP/SB)</w:t>
      </w:r>
      <w:r>
        <w:fldChar w:fldCharType="end"/>
      </w:r>
      <w:r w:rsidRPr="152B2C13">
        <w:t xml:space="preserve">  is that thinking correct?</w:t>
      </w:r>
    </w:p>
  </w:comment>
  <w:comment w:id="89" w:author="Boswell, LaTasha (CDC/NCEZID/DHQP/SB) (CTR)" w:date="2025-12-01T15:01:00Z" w:initials="LB">
    <w:p w14:paraId="634C8BDB" w14:textId="77777777" w:rsidR="00FC16F1" w:rsidRDefault="00FC16F1" w:rsidP="00FC16F1">
      <w:pPr>
        <w:pStyle w:val="CommentText"/>
      </w:pPr>
      <w:r>
        <w:rPr>
          <w:rStyle w:val="CommentReference"/>
        </w:rPr>
        <w:annotationRef/>
      </w:r>
      <w:r>
        <w:t xml:space="preserve">Statement used to capture positive blood specimens collected during the 14 day timeframe.  </w:t>
      </w:r>
    </w:p>
  </w:comment>
  <w:comment w:id="90" w:author="Boswell, LaTasha (CDC/NCEZID/DHQP/SB) (CTR)" w:date="2025-12-01T15:27:00Z" w:initials="LB">
    <w:p w14:paraId="57AE1ABA" w14:textId="77777777" w:rsidR="00802810" w:rsidRDefault="00802810" w:rsidP="00802810">
      <w:pPr>
        <w:pStyle w:val="CommentText"/>
      </w:pPr>
      <w:r>
        <w:rPr>
          <w:rStyle w:val="CommentReference"/>
        </w:rPr>
        <w:annotationRef/>
      </w:r>
      <w:r>
        <w:t xml:space="preserve">Will not remove statement from protocol. </w:t>
      </w:r>
    </w:p>
  </w:comment>
  <w:comment w:id="92" w:author="Harte, Robyn (CDC/NCEZID/DHQP/SB) (CTR)" w:date="2025-07-21T09:12:00Z" w:initials="H(">
    <w:p w14:paraId="4EBCFA12" w14:textId="795DF7F6" w:rsidR="00CE69E5" w:rsidRDefault="00CE69E5">
      <w:pPr>
        <w:pStyle w:val="CommentText"/>
      </w:pPr>
      <w:r>
        <w:rPr>
          <w:rStyle w:val="CommentReference"/>
        </w:rPr>
        <w:annotationRef/>
      </w:r>
      <w:r>
        <w:fldChar w:fldCharType="begin"/>
      </w:r>
      <w:r>
        <w:instrText xml:space="preserve"> HYPERLINK "mailto:rly7@cdc.gov"</w:instrText>
      </w:r>
      <w:bookmarkStart w:id="93" w:name="_@_34C4FCDB182648C3BB87153A8F44A36BZ"/>
      <w:r>
        <w:fldChar w:fldCharType="separate"/>
      </w:r>
      <w:bookmarkEnd w:id="93"/>
      <w:r w:rsidRPr="01A04A19">
        <w:rPr>
          <w:rStyle w:val="Mention"/>
          <w:noProof/>
        </w:rPr>
        <w:t>@Betz, Kristina (CDC/NCEZID/DHQP/SB)</w:t>
      </w:r>
      <w:r>
        <w:fldChar w:fldCharType="end"/>
      </w:r>
      <w:r w:rsidRPr="43747987">
        <w:t xml:space="preserve"> </w:t>
      </w:r>
      <w:r>
        <w:fldChar w:fldCharType="begin"/>
      </w:r>
      <w:r>
        <w:instrText xml:space="preserve"> HYPERLINK "mailto:nru3@cdc.gov"</w:instrText>
      </w:r>
      <w:bookmarkStart w:id="94" w:name="_@_D3F9D2BED50C45E99C43C960361C66FCZ"/>
      <w:r>
        <w:fldChar w:fldCharType="separate"/>
      </w:r>
      <w:bookmarkEnd w:id="94"/>
      <w:r w:rsidRPr="39E130FD">
        <w:rPr>
          <w:rStyle w:val="Mention"/>
          <w:noProof/>
        </w:rPr>
        <w:t>@Godfrey, Dominique (CDC/NCEZID/DHQP/SB) (CTR)</w:t>
      </w:r>
      <w:r>
        <w:fldChar w:fldCharType="end"/>
      </w:r>
      <w:r w:rsidRPr="1ED5C7F2">
        <w:t xml:space="preserve"> oncology exclusion?</w:t>
      </w:r>
    </w:p>
  </w:comment>
  <w:comment w:id="95" w:author="Betz, Kristina (CDC/NCEZID/DHQP/SB)" w:date="2025-12-11T15:42:00Z" w:initials="KB">
    <w:p w14:paraId="3CBB9712" w14:textId="77777777" w:rsidR="0043040A" w:rsidRDefault="0043040A" w:rsidP="0043040A">
      <w:pPr>
        <w:pStyle w:val="CommentText"/>
      </w:pPr>
      <w:r>
        <w:rPr>
          <w:rStyle w:val="CommentReference"/>
        </w:rPr>
        <w:annotationRef/>
      </w:r>
      <w:r>
        <w:t>See comment above</w:t>
      </w:r>
    </w:p>
  </w:comment>
  <w:comment w:id="98" w:author="Dantes, Raymund B. (CDC/NCEZID/DHQP/SB) (CTR)" w:date="2025-12-02T21:38:00Z" w:initials="D(">
    <w:p w14:paraId="36A4BC3C" w14:textId="1D93B9F0" w:rsidR="00291BAA" w:rsidRDefault="00291BAA">
      <w:pPr>
        <w:pStyle w:val="CommentText"/>
      </w:pPr>
      <w:r>
        <w:rPr>
          <w:rStyle w:val="CommentReference"/>
        </w:rPr>
        <w:annotationRef/>
      </w:r>
      <w:r w:rsidRPr="1D0DB93E">
        <w:t>Should this also say ", or at least one matching organism if the the blood culture has identified more than one organism"</w:t>
      </w:r>
    </w:p>
  </w:comment>
  <w:comment w:id="99" w:author="Boswell, LaTasha (CDC/NCEZID/DHQP/SB) (CTR)" w:date="2025-12-03T09:45:00Z" w:initials="LB">
    <w:p w14:paraId="6273B64A" w14:textId="77777777" w:rsidR="00994BD7" w:rsidRDefault="00994BD7" w:rsidP="00994BD7">
      <w:pPr>
        <w:pStyle w:val="CommentText"/>
      </w:pPr>
      <w:r>
        <w:rPr>
          <w:rStyle w:val="CommentReference"/>
        </w:rPr>
        <w:annotationRef/>
      </w:r>
      <w:r>
        <w:t>Revised</w:t>
      </w:r>
    </w:p>
  </w:comment>
  <w:comment w:id="96" w:author="Betz, Kristina (CDC/NCEZID/DHQP/SB)" w:date="2025-04-23T15:29:00Z" w:initials="KB">
    <w:p w14:paraId="5AB9F34C" w14:textId="01C6F5FC" w:rsidR="00DD3C05" w:rsidRDefault="00DD3C05" w:rsidP="00DD3C05">
      <w:pPr>
        <w:pStyle w:val="CommentText"/>
      </w:pPr>
      <w:r>
        <w:rPr>
          <w:rStyle w:val="CommentReference"/>
        </w:rPr>
        <w:annotationRef/>
      </w:r>
      <w:r>
        <w:fldChar w:fldCharType="begin"/>
      </w:r>
      <w:r>
        <w:instrText>HYPERLINK "mailto:xqu6@cdc.gov"</w:instrText>
      </w:r>
      <w:bookmarkStart w:id="100" w:name="_@_63583438B2004FB78DCCB95B33999C96Z"/>
      <w:r>
        <w:fldChar w:fldCharType="separate"/>
      </w:r>
      <w:bookmarkEnd w:id="100"/>
      <w:r w:rsidRPr="00DD3C05">
        <w:rPr>
          <w:rStyle w:val="Mention"/>
          <w:noProof/>
        </w:rPr>
        <w:t>@Harte, Robyn (CDC/NCEZID/DHQP/SB) (CTR)</w:t>
      </w:r>
      <w:r>
        <w:fldChar w:fldCharType="end"/>
      </w:r>
      <w:r>
        <w:t xml:space="preserve">  did that fix it?</w:t>
      </w:r>
    </w:p>
  </w:comment>
  <w:comment w:id="97" w:author="Harte, Robyn (CDC/NCEZID/DHQP/SB) (CTR)" w:date="2025-04-23T14:13:00Z" w:initials="RH">
    <w:p w14:paraId="493EA55E" w14:textId="77777777" w:rsidR="00222C00" w:rsidRDefault="00222C00" w:rsidP="00222C00">
      <w:pPr>
        <w:pStyle w:val="CommentText"/>
      </w:pPr>
      <w:r>
        <w:rPr>
          <w:rStyle w:val="CommentReference"/>
        </w:rPr>
        <w:annotationRef/>
      </w:r>
      <w:r>
        <w:t xml:space="preserve">Yes! I added a statement about the matching algorithm. </w:t>
      </w:r>
    </w:p>
  </w:comment>
  <w:comment w:id="104" w:author="Boswell, LaTasha (CDC/NCEZID/DHQP/SB) (CTR)" w:date="2025-11-19T14:42:00Z" w:initials="LB">
    <w:p w14:paraId="709B38A8" w14:textId="77777777" w:rsidR="001622FC" w:rsidRDefault="001622FC" w:rsidP="001622FC">
      <w:pPr>
        <w:pStyle w:val="CommentText"/>
      </w:pPr>
      <w:r>
        <w:rPr>
          <w:rStyle w:val="CommentReference"/>
        </w:rPr>
        <w:annotationRef/>
      </w:r>
      <w:r>
        <w:t xml:space="preserve">Shou we use the updated list from Chapter 2 legacy  protocol and include Brucella/Francisella here?  </w:t>
      </w:r>
    </w:p>
  </w:comment>
  <w:comment w:id="105" w:author="Boswell, LaTasha (CDC/NCEZID/DHQP/SB) (CTR)" w:date="2025-11-19T14:43:00Z" w:initials="LB">
    <w:p w14:paraId="6DBE4341" w14:textId="555C73CF" w:rsidR="00B651D5" w:rsidRDefault="00B651D5" w:rsidP="00B651D5">
      <w:pPr>
        <w:pStyle w:val="CommentText"/>
      </w:pPr>
      <w:r>
        <w:rPr>
          <w:rStyle w:val="CommentReference"/>
        </w:rPr>
        <w:annotationRef/>
      </w:r>
      <w:r>
        <w:fldChar w:fldCharType="begin"/>
      </w:r>
      <w:r>
        <w:instrText>HYPERLINK "mailto:rwu8@cdc.gov"</w:instrText>
      </w:r>
      <w:bookmarkStart w:id="110" w:name="_@_3A0143B562D14CAFBBD10473A8388965Z"/>
      <w:r>
        <w:fldChar w:fldCharType="separate"/>
      </w:r>
      <w:bookmarkEnd w:id="110"/>
      <w:r w:rsidRPr="00B651D5">
        <w:rPr>
          <w:rStyle w:val="Mention"/>
          <w:noProof/>
        </w:rPr>
        <w:t>@McMeen, Marissa (CDC/NCEZID/DHQP/SB) (CTR)</w:t>
      </w:r>
      <w:r>
        <w:fldChar w:fldCharType="end"/>
      </w:r>
      <w:r>
        <w:t xml:space="preserve"> </w:t>
      </w:r>
    </w:p>
  </w:comment>
  <w:comment w:id="106" w:author="McMeen, Marissa (CDC/NCEZID/DHQP/SB) (CTR)" w:date="2025-11-20T13:38:00Z" w:initials="MM">
    <w:p w14:paraId="29C2C8AF" w14:textId="77777777" w:rsidR="007D6A32" w:rsidRDefault="007D6A32" w:rsidP="007D6A32">
      <w:pPr>
        <w:pStyle w:val="CommentText"/>
      </w:pPr>
      <w:r>
        <w:rPr>
          <w:rStyle w:val="CommentReference"/>
        </w:rPr>
        <w:annotationRef/>
      </w:r>
      <w:r>
        <w:t xml:space="preserve">Organisms that primarily cause community-associated infections and are not known to (or rarely) cause healthcare-associated infections, are excluded and cannot be used to meet any NHSN definition. </w:t>
      </w:r>
    </w:p>
    <w:p w14:paraId="3099AA8E" w14:textId="77777777" w:rsidR="007D6A32" w:rsidRDefault="007D6A32" w:rsidP="007D6A32">
      <w:pPr>
        <w:pStyle w:val="CommentText"/>
        <w:numPr>
          <w:ilvl w:val="0"/>
          <w:numId w:val="83"/>
        </w:numPr>
        <w:ind w:left="1080"/>
      </w:pPr>
      <w:r>
        <w:rPr>
          <w:b/>
          <w:bCs/>
        </w:rPr>
        <w:t>Fungi:</w:t>
      </w:r>
      <w:r>
        <w:t xml:space="preserve"> </w:t>
      </w:r>
      <w:r>
        <w:rPr>
          <w:i/>
          <w:iCs/>
        </w:rPr>
        <w:t>Blastomyces, Histoplasma, Coccidioides, Paracoccidioides, Cryptococcus, Pneumocystis</w:t>
      </w:r>
    </w:p>
    <w:p w14:paraId="1230E048" w14:textId="77777777" w:rsidR="007D6A32" w:rsidRDefault="007D6A32" w:rsidP="007D6A32">
      <w:pPr>
        <w:pStyle w:val="CommentText"/>
        <w:numPr>
          <w:ilvl w:val="0"/>
          <w:numId w:val="83"/>
        </w:numPr>
        <w:ind w:left="1080"/>
      </w:pPr>
      <w:r>
        <w:rPr>
          <w:b/>
          <w:bCs/>
        </w:rPr>
        <w:t>Vector-borne bacteria:</w:t>
      </w:r>
      <w:r>
        <w:t xml:space="preserve"> </w:t>
      </w:r>
      <w:r>
        <w:rPr>
          <w:i/>
          <w:iCs/>
        </w:rPr>
        <w:t>Anaplasma spp., Ehrlichia spp., Borrelia spp., Rickettsia spp.</w:t>
      </w:r>
    </w:p>
    <w:p w14:paraId="7818E3B3" w14:textId="77777777" w:rsidR="007D6A32" w:rsidRDefault="007D6A32" w:rsidP="007D6A32">
      <w:pPr>
        <w:pStyle w:val="CommentText"/>
      </w:pPr>
    </w:p>
    <w:p w14:paraId="6DE4370C" w14:textId="77777777" w:rsidR="007D6A32" w:rsidRDefault="007D6A32" w:rsidP="007D6A32">
      <w:pPr>
        <w:pStyle w:val="CommentText"/>
      </w:pPr>
      <w:r>
        <w:rPr>
          <w:i/>
          <w:iCs/>
        </w:rPr>
        <w:t xml:space="preserve">Salmonella, Shigella, Yersinia, Campylobacter, Listeria, Vibrio,  </w:t>
      </w:r>
      <w:r>
        <w:t xml:space="preserve">STEC: Shiga toxin-producing </w:t>
      </w:r>
      <w:r>
        <w:rPr>
          <w:i/>
          <w:iCs/>
        </w:rPr>
        <w:t xml:space="preserve">E. coli, </w:t>
      </w:r>
      <w:r>
        <w:t xml:space="preserve">ETEC: Enterotoxigenic </w:t>
      </w:r>
      <w:r>
        <w:rPr>
          <w:i/>
          <w:iCs/>
        </w:rPr>
        <w:t xml:space="preserve">E. coli, </w:t>
      </w:r>
      <w:r>
        <w:t xml:space="preserve">EPEC: Enteropathogenic </w:t>
      </w:r>
      <w:r>
        <w:rPr>
          <w:i/>
          <w:iCs/>
        </w:rPr>
        <w:t xml:space="preserve">E. coli, </w:t>
      </w:r>
      <w:r>
        <w:t xml:space="preserve">EIEC: Enteroinvasive </w:t>
      </w:r>
      <w:r>
        <w:rPr>
          <w:i/>
          <w:iCs/>
        </w:rPr>
        <w:t xml:space="preserve">E. coli, </w:t>
      </w:r>
      <w:r>
        <w:t xml:space="preserve">EAEC: Enteroaggregative </w:t>
      </w:r>
      <w:r>
        <w:rPr>
          <w:i/>
          <w:iCs/>
        </w:rPr>
        <w:t xml:space="preserve">E. coli, </w:t>
      </w:r>
      <w:r>
        <w:t xml:space="preserve">DAEC: Diffusely adherent </w:t>
      </w:r>
      <w:r>
        <w:rPr>
          <w:i/>
          <w:iCs/>
        </w:rPr>
        <w:t xml:space="preserve">E. coli, </w:t>
      </w:r>
      <w:r>
        <w:t>or</w:t>
      </w:r>
      <w:r>
        <w:rPr>
          <w:i/>
          <w:iCs/>
        </w:rPr>
        <w:t xml:space="preserve"> Giardia.</w:t>
      </w:r>
    </w:p>
    <w:p w14:paraId="6720AC49" w14:textId="77777777" w:rsidR="007D6A32" w:rsidRDefault="007D6A32" w:rsidP="007D6A32">
      <w:pPr>
        <w:pStyle w:val="CommentText"/>
      </w:pPr>
    </w:p>
    <w:p w14:paraId="150EBA27" w14:textId="77777777" w:rsidR="007D6A32" w:rsidRDefault="007D6A32" w:rsidP="007D6A32">
      <w:pPr>
        <w:pStyle w:val="CommentText"/>
        <w:ind w:left="1080"/>
      </w:pPr>
    </w:p>
  </w:comment>
  <w:comment w:id="107" w:author="Boswell, LaTasha (CDC/NCEZID/DHQP/SB) (CTR)" w:date="2025-11-26T10:22:00Z" w:initials="LB">
    <w:p w14:paraId="7BF1B89D" w14:textId="2DCB13D6" w:rsidR="00B52C2C" w:rsidRDefault="00B52C2C" w:rsidP="00B52C2C">
      <w:pPr>
        <w:pStyle w:val="CommentText"/>
      </w:pPr>
      <w:r>
        <w:rPr>
          <w:rStyle w:val="CommentReference"/>
        </w:rPr>
        <w:annotationRef/>
      </w:r>
      <w:r>
        <w:fldChar w:fldCharType="begin"/>
      </w:r>
      <w:r>
        <w:instrText>HYPERLINK "mailto:rly7@cdc.gov"</w:instrText>
      </w:r>
      <w:bookmarkStart w:id="111" w:name="_@_262FB700EE4048A99A11A8096286BF07Z"/>
      <w:r>
        <w:fldChar w:fldCharType="separate"/>
      </w:r>
      <w:bookmarkEnd w:id="111"/>
      <w:r w:rsidRPr="00B52C2C">
        <w:rPr>
          <w:rStyle w:val="Mention"/>
          <w:noProof/>
        </w:rPr>
        <w:t>@Betz, Kristina (CDC/NCEZID/DHQP/SB)</w:t>
      </w:r>
      <w:r>
        <w:fldChar w:fldCharType="end"/>
      </w:r>
      <w:r>
        <w:t xml:space="preserve">; </w:t>
      </w:r>
      <w:r>
        <w:fldChar w:fldCharType="begin"/>
      </w:r>
      <w:r>
        <w:instrText>HYPERLINK "mailto:vic5@cdc.gov"</w:instrText>
      </w:r>
      <w:bookmarkStart w:id="112" w:name="_@_AF3B2189EA50461E8471F00E72BA6BF6Z"/>
      <w:r>
        <w:fldChar w:fldCharType="separate"/>
      </w:r>
      <w:bookmarkEnd w:id="112"/>
      <w:r w:rsidRPr="00B52C2C">
        <w:rPr>
          <w:rStyle w:val="Mention"/>
          <w:noProof/>
        </w:rPr>
        <w:t>@Dantes, Raymund B. (CDC/NCEZID/DHQP/SB) (CTR)</w:t>
      </w:r>
      <w:r>
        <w:fldChar w:fldCharType="end"/>
      </w:r>
      <w:r>
        <w:t xml:space="preserve"> - See comment thread. Should we replace the current statement with the statement in the comment above? </w:t>
      </w:r>
    </w:p>
  </w:comment>
  <w:comment w:id="108" w:author="Betz, Kristina (CDC/NCEZID/DHQP/SB)" w:date="2025-12-02T14:30:00Z" w:initials="KB">
    <w:p w14:paraId="548D1ADE" w14:textId="77777777" w:rsidR="001C3BA0" w:rsidRDefault="001C3BA0" w:rsidP="001C3BA0">
      <w:pPr>
        <w:pStyle w:val="CommentText"/>
      </w:pPr>
      <w:r>
        <w:rPr>
          <w:rStyle w:val="CommentReference"/>
        </w:rPr>
        <w:annotationRef/>
      </w:r>
      <w:r>
        <w:t>What if we just say “HOB events due to organisms in the following value set will be flagged as “community-associated organisms” as they primarily cause community-associated infections and are not known to (or rarely) cause healthcare-associated infections.”</w:t>
      </w:r>
      <w:r>
        <w:br/>
        <w:t>and then link to the value set?</w:t>
      </w:r>
    </w:p>
  </w:comment>
  <w:comment w:id="109" w:author="Boswell, LaTasha (CDC/NCEZID/DHQP/SB) (CTR)" w:date="2025-12-02T15:41:00Z" w:initials="LB">
    <w:p w14:paraId="2FCA5BD2" w14:textId="77777777" w:rsidR="00A55AFE" w:rsidRDefault="00A55AFE" w:rsidP="00A55AFE">
      <w:pPr>
        <w:pStyle w:val="CommentText"/>
      </w:pPr>
      <w:r>
        <w:rPr>
          <w:rStyle w:val="CommentReference"/>
        </w:rPr>
        <w:annotationRef/>
      </w:r>
      <w:r>
        <w:t xml:space="preserve">Added updated statement to document. </w:t>
      </w:r>
    </w:p>
    <w:p w14:paraId="30FACE91" w14:textId="77777777" w:rsidR="00A55AFE" w:rsidRDefault="00A55AFE" w:rsidP="00A55AFE">
      <w:pPr>
        <w:pStyle w:val="CommentText"/>
      </w:pPr>
    </w:p>
  </w:comment>
  <w:comment w:id="101" w:author="Harte, Robyn (CDC/NCEZID/DHQP/SB) (CTR)" w:date="2025-05-06T10:37:00Z" w:initials="H(">
    <w:p w14:paraId="27208840" w14:textId="01ACF96C" w:rsidR="654D8237" w:rsidRDefault="057F4CB9" w:rsidP="057F4CB9">
      <w:pPr>
        <w:pStyle w:val="CommentText"/>
      </w:pPr>
      <w:r>
        <w:t xml:space="preserve">Francisella, Brucella, etc. Need to have a conversation with Clinical folks (like Nimalie) to finalize which organisms are not considered for Hospital Onset. </w:t>
      </w:r>
      <w:r w:rsidR="654D8237">
        <w:fldChar w:fldCharType="begin"/>
      </w:r>
      <w:r w:rsidR="654D8237">
        <w:instrText xml:space="preserve"> HYPERLINK "mailto:rly7@cdc.gov"</w:instrText>
      </w:r>
      <w:bookmarkStart w:id="113" w:name="_@_304B33D76EC24BB6A86EB7783D29D782Z"/>
      <w:r w:rsidR="654D8237">
        <w:fldChar w:fldCharType="separate"/>
      </w:r>
      <w:bookmarkEnd w:id="113"/>
      <w:r w:rsidRPr="057F4CB9">
        <w:rPr>
          <w:rStyle w:val="Mention"/>
          <w:noProof/>
        </w:rPr>
        <w:t>@Betz, Kristina (CDC/NCEZID/DHQP/SB)</w:t>
      </w:r>
      <w:r w:rsidR="654D8237">
        <w:fldChar w:fldCharType="end"/>
      </w:r>
      <w:r>
        <w:t xml:space="preserve"> </w:t>
      </w:r>
      <w:r w:rsidR="654D8237">
        <w:fldChar w:fldCharType="begin"/>
      </w:r>
      <w:r w:rsidR="654D8237">
        <w:instrText xml:space="preserve"> HYPERLINK "mailto:nru3@cdc.gov"</w:instrText>
      </w:r>
      <w:bookmarkStart w:id="114" w:name="_@_3AED9639B50E481096B226FF69D5A347Z"/>
      <w:r w:rsidR="654D8237">
        <w:fldChar w:fldCharType="separate"/>
      </w:r>
      <w:bookmarkEnd w:id="114"/>
      <w:r w:rsidRPr="057F4CB9">
        <w:rPr>
          <w:rStyle w:val="Mention"/>
          <w:noProof/>
        </w:rPr>
        <w:t>@Godfrey, Dominique (CDC/NCEZID/DHQP/SB) (CTR)</w:t>
      </w:r>
      <w:r w:rsidR="654D8237">
        <w:fldChar w:fldCharType="end"/>
      </w:r>
      <w:r>
        <w:t xml:space="preserve"> </w:t>
      </w:r>
      <w:r w:rsidR="654D8237">
        <w:fldChar w:fldCharType="begin"/>
      </w:r>
      <w:r w:rsidR="654D8237">
        <w:instrText xml:space="preserve"> HYPERLINK "mailto:sha8@cdc.gov"</w:instrText>
      </w:r>
      <w:bookmarkStart w:id="115" w:name="_@_A9B6900737A04666A5DCF254C7FC4F39Z"/>
      <w:r w:rsidR="654D8237">
        <w:fldChar w:fldCharType="separate"/>
      </w:r>
      <w:bookmarkEnd w:id="115"/>
      <w:r w:rsidRPr="057F4CB9">
        <w:rPr>
          <w:rStyle w:val="Mention"/>
          <w:noProof/>
        </w:rPr>
        <w:t>@Abner, Sheila (CDC/NCEZID/DHQP/SB)</w:t>
      </w:r>
      <w:r w:rsidR="654D8237">
        <w:fldChar w:fldCharType="end"/>
      </w:r>
      <w:r>
        <w:t xml:space="preserve"> </w:t>
      </w:r>
      <w:r w:rsidR="654D8237">
        <w:fldChar w:fldCharType="begin"/>
      </w:r>
      <w:r w:rsidR="654D8237">
        <w:instrText xml:space="preserve"> HYPERLINK "mailto:kof6@cdc.gov"</w:instrText>
      </w:r>
      <w:bookmarkStart w:id="116" w:name="_@_1170901334DB4B1CAB211D62E29453BAZ"/>
      <w:r w:rsidR="654D8237">
        <w:fldChar w:fldCharType="separate"/>
      </w:r>
      <w:bookmarkEnd w:id="116"/>
      <w:r w:rsidRPr="057F4CB9">
        <w:rPr>
          <w:rStyle w:val="Mention"/>
          <w:noProof/>
        </w:rPr>
        <w:t>@Decker, Scott Gregory (CDC/NCEZID/DHQP/SB) (CTR)</w:t>
      </w:r>
      <w:r w:rsidR="654D8237">
        <w:fldChar w:fldCharType="end"/>
      </w:r>
      <w:r>
        <w:t xml:space="preserve"> </w:t>
      </w:r>
      <w:r w:rsidR="654D8237">
        <w:rPr>
          <w:rStyle w:val="CommentReference"/>
        </w:rPr>
        <w:annotationRef/>
      </w:r>
    </w:p>
  </w:comment>
  <w:comment w:id="102" w:author="Betz, Kristina (CDC/NCEZID/DHQP/SB)" w:date="2025-07-02T10:44:00Z" w:initials="KB">
    <w:p w14:paraId="05F4BBE5" w14:textId="77777777" w:rsidR="007D151D" w:rsidRDefault="007D151D" w:rsidP="007D151D">
      <w:pPr>
        <w:pStyle w:val="CommentText"/>
      </w:pPr>
      <w:r>
        <w:rPr>
          <w:rStyle w:val="CommentReference"/>
        </w:rPr>
        <w:annotationRef/>
      </w:r>
      <w:r>
        <w:t>My proposal for now is for us to add a “flag” for these “community-only” bugs, but not to actually exclude them</w:t>
      </w:r>
    </w:p>
  </w:comment>
  <w:comment w:id="103" w:author="Betz, Kristina (CDC/NCEZID/DHQP/SB)" w:date="2025-07-25T08:23:00Z" w:initials="KB">
    <w:p w14:paraId="4CD8BA50" w14:textId="77777777" w:rsidR="00640BAB" w:rsidRDefault="00640BAB" w:rsidP="00640BAB">
      <w:pPr>
        <w:pStyle w:val="CommentText"/>
      </w:pPr>
      <w:r>
        <w:rPr>
          <w:rStyle w:val="CommentReference"/>
        </w:rPr>
        <w:annotationRef/>
      </w:r>
      <w:r>
        <w:t>If we “flag” these bugs, would that allow us to do a “stratification” or do we call it a filter??</w:t>
      </w:r>
    </w:p>
  </w:comment>
  <w:comment w:id="119" w:author="Betz, Kristina (CDC/NCEZID/DHQP/SB)" w:date="2025-04-23T10:40:00Z" w:initials="KB">
    <w:p w14:paraId="1803170A" w14:textId="3B1D180F" w:rsidR="006C3294" w:rsidRDefault="006C3294" w:rsidP="006C3294">
      <w:pPr>
        <w:pStyle w:val="CommentText"/>
      </w:pPr>
      <w:r>
        <w:rPr>
          <w:rStyle w:val="CommentReference"/>
        </w:rPr>
        <w:annotationRef/>
      </w:r>
      <w:r>
        <w:fldChar w:fldCharType="begin"/>
      </w:r>
      <w:r>
        <w:instrText>HYPERLINK "mailto:xqu6@cdc.gov"</w:instrText>
      </w:r>
      <w:bookmarkStart w:id="121" w:name="_@_B4DF9D92A1DE428EA0ED34A811E54D35Z"/>
      <w:r>
        <w:fldChar w:fldCharType="separate"/>
      </w:r>
      <w:bookmarkEnd w:id="121"/>
      <w:r w:rsidRPr="006C3294">
        <w:rPr>
          <w:rStyle w:val="Mention"/>
          <w:noProof/>
        </w:rPr>
        <w:t>@Harte, Robyn (CDC/NCEZID/DHQP/SB) (CTR)</w:t>
      </w:r>
      <w:r>
        <w:fldChar w:fldCharType="end"/>
      </w:r>
      <w:r>
        <w:t xml:space="preserve">  or </w:t>
      </w:r>
      <w:r>
        <w:fldChar w:fldCharType="begin"/>
      </w:r>
      <w:r>
        <w:instrText>HYPERLINK "mailto:nru3@cdc.gov"</w:instrText>
      </w:r>
      <w:bookmarkStart w:id="122" w:name="_@_974461AE7BAC4F0C83AB13987B034630Z"/>
      <w:r>
        <w:fldChar w:fldCharType="separate"/>
      </w:r>
      <w:bookmarkEnd w:id="122"/>
      <w:r w:rsidRPr="006C3294">
        <w:rPr>
          <w:rStyle w:val="Mention"/>
          <w:noProof/>
        </w:rPr>
        <w:t>@Godfrey, Dominique (CDC/NCEZID/DHQP/SB) (CTR)</w:t>
      </w:r>
      <w:r>
        <w:fldChar w:fldCharType="end"/>
      </w:r>
      <w:r>
        <w:t xml:space="preserve"> Can someone help to put into words the matching algorithm? I put this in its own section since the matching algorithm should be applied the same between organisms regardless of onset category.</w:t>
      </w:r>
    </w:p>
  </w:comment>
  <w:comment w:id="120" w:author="Harte, Robyn (CDC/NCEZID/DHQP/SB) (CTR)" w:date="2025-04-23T13:32:00Z" w:initials="H(">
    <w:p w14:paraId="499787F7" w14:textId="77777777" w:rsidR="7877DA9B" w:rsidRDefault="7877DA9B">
      <w:pPr>
        <w:pStyle w:val="CommentText"/>
      </w:pPr>
      <w:r>
        <w:fldChar w:fldCharType="begin"/>
      </w:r>
      <w:r>
        <w:instrText xml:space="preserve"> HYPERLINK "mailto:rly7@cdc.gov"</w:instrText>
      </w:r>
      <w:bookmarkStart w:id="123" w:name="_@_9993580F18874330AFD35EA8F7088D4BZ"/>
      <w:r>
        <w:fldChar w:fldCharType="separate"/>
      </w:r>
      <w:bookmarkEnd w:id="123"/>
      <w:r w:rsidRPr="7877DA9B">
        <w:rPr>
          <w:rStyle w:val="Mention"/>
          <w:noProof/>
        </w:rPr>
        <w:t>@Betz, Kristina (CDC/NCEZID/DHQP/SB)</w:t>
      </w:r>
      <w:r>
        <w:fldChar w:fldCharType="end"/>
      </w:r>
      <w:r>
        <w:t xml:space="preserve"> Added!</w:t>
      </w:r>
      <w:r>
        <w:rPr>
          <w:rStyle w:val="CommentReference"/>
        </w:rPr>
        <w:annotationRef/>
      </w:r>
    </w:p>
  </w:comment>
  <w:comment w:id="124" w:author="Godfrey, Dominique (CDC/NCEZID/DHQP/SB) (CTR)" w:date="2025-05-22T08:30:00Z" w:initials="DG">
    <w:p w14:paraId="5BD6442F" w14:textId="77777777" w:rsidR="006C0A93" w:rsidRDefault="006C0A93" w:rsidP="006C0A93">
      <w:pPr>
        <w:pStyle w:val="CommentText"/>
      </w:pPr>
      <w:r>
        <w:rPr>
          <w:rStyle w:val="CommentReference"/>
        </w:rPr>
        <w:annotationRef/>
      </w:r>
      <w:r>
        <w:t xml:space="preserve">Team will revisit the use of yeast to meet HOB criteria given the data to support the low occurrence of this organism and a HOB determination. </w:t>
      </w:r>
    </w:p>
  </w:comment>
  <w:comment w:id="125" w:author="Boswell, LaTasha (CDC/NCEZID/DHQP/SB) (CTR)" w:date="2025-11-26T10:24:00Z" w:initials="LB">
    <w:p w14:paraId="50F91058" w14:textId="0812987F" w:rsidR="00980E30" w:rsidRDefault="00980E30" w:rsidP="00980E30">
      <w:pPr>
        <w:pStyle w:val="CommentText"/>
      </w:pPr>
      <w:r>
        <w:rPr>
          <w:rStyle w:val="CommentReference"/>
        </w:rPr>
        <w:annotationRef/>
      </w:r>
      <w:r>
        <w:fldChar w:fldCharType="begin"/>
      </w:r>
      <w:r>
        <w:instrText>HYPERLINK "mailto:rly7@cdc.gov"</w:instrText>
      </w:r>
      <w:bookmarkStart w:id="127" w:name="_@_824F955A2DD84E73BD997A23BF46EBADZ"/>
      <w:r>
        <w:fldChar w:fldCharType="separate"/>
      </w:r>
      <w:bookmarkEnd w:id="127"/>
      <w:r w:rsidRPr="00980E30">
        <w:rPr>
          <w:rStyle w:val="Mention"/>
          <w:noProof/>
        </w:rPr>
        <w:t>@Betz, Kristina (CDC/NCEZID/DHQP/SB)</w:t>
      </w:r>
      <w:r>
        <w:fldChar w:fldCharType="end"/>
      </w:r>
      <w:r>
        <w:t xml:space="preserve"> ; </w:t>
      </w:r>
      <w:r>
        <w:fldChar w:fldCharType="begin"/>
      </w:r>
      <w:r>
        <w:instrText>HYPERLINK "mailto:vic5@cdc.gov"</w:instrText>
      </w:r>
      <w:bookmarkStart w:id="128" w:name="_@_445E7207EF79484C9E723E4004F5B54EZ"/>
      <w:r>
        <w:fldChar w:fldCharType="separate"/>
      </w:r>
      <w:bookmarkEnd w:id="128"/>
      <w:r w:rsidRPr="00980E30">
        <w:rPr>
          <w:rStyle w:val="Mention"/>
          <w:noProof/>
        </w:rPr>
        <w:t>@Dantes, Raymund B. (CDC/NCEZID/DHQP/SB) (CTR)</w:t>
      </w:r>
      <w:r>
        <w:fldChar w:fldCharType="end"/>
      </w:r>
      <w:r>
        <w:t xml:space="preserve"> - Do we plan to include yeast as an eligible organism? </w:t>
      </w:r>
    </w:p>
  </w:comment>
  <w:comment w:id="126" w:author="Boswell, LaTasha (CDC/NCEZID/DHQP/SB) (CTR)" w:date="2025-12-01T15:38:00Z" w:initials="LB">
    <w:p w14:paraId="37E3BE6E" w14:textId="77777777" w:rsidR="002930D6" w:rsidRDefault="00D93FC9" w:rsidP="002930D6">
      <w:pPr>
        <w:pStyle w:val="CommentText"/>
      </w:pPr>
      <w:r>
        <w:rPr>
          <w:rStyle w:val="CommentReference"/>
        </w:rPr>
        <w:annotationRef/>
      </w:r>
      <w:r w:rsidR="002930D6">
        <w:t xml:space="preserve">Yeast is not an excluded organism.  </w:t>
      </w:r>
    </w:p>
  </w:comment>
  <w:comment w:id="132" w:author="McMeen, Marissa (CDC/NCEZID/DHQP/SB) (CTR)" w:date="2025-12-16T08:50:00Z" w:initials="MM">
    <w:p w14:paraId="526A6935" w14:textId="77777777" w:rsidR="006830B8" w:rsidRDefault="00AE0504" w:rsidP="006830B8">
      <w:pPr>
        <w:pStyle w:val="CommentText"/>
      </w:pPr>
      <w:r>
        <w:rPr>
          <w:rStyle w:val="CommentReference"/>
        </w:rPr>
        <w:annotationRef/>
      </w:r>
      <w:r w:rsidR="006830B8">
        <w:t>Link will need to be updated when posted to web</w:t>
      </w:r>
    </w:p>
  </w:comment>
  <w:comment w:id="142" w:author="Godfrey, Dominique (CDC/NCEZID/DHQP/SB) (CTR)" w:date="2025-04-04T11:16:00Z" w:initials="DG">
    <w:p w14:paraId="6B5E3205" w14:textId="717EB640" w:rsidR="00DA4399" w:rsidRDefault="00DA4399" w:rsidP="00DA4399">
      <w:pPr>
        <w:pStyle w:val="CommentText"/>
      </w:pPr>
      <w:r>
        <w:rPr>
          <w:rStyle w:val="CommentReference"/>
        </w:rPr>
        <w:annotationRef/>
      </w:r>
      <w:r>
        <w:t xml:space="preserve">Add O-CO determination </w:t>
      </w:r>
    </w:p>
  </w:comment>
  <w:comment w:id="139" w:author="Godfrey, Dominique (CDC/NCEZID/DHQP/SB) (CTR)" w:date="2025-04-04T11:19:00Z" w:initials="DG">
    <w:p w14:paraId="17B1DF88" w14:textId="77777777" w:rsidR="00DA4399" w:rsidRDefault="00DA4399" w:rsidP="00DA4399">
      <w:pPr>
        <w:pStyle w:val="CommentText"/>
      </w:pPr>
      <w:r>
        <w:rPr>
          <w:rStyle w:val="CommentReference"/>
        </w:rPr>
        <w:annotationRef/>
      </w:r>
      <w:hyperlink r:id="rId1" w:history="1">
        <w:r w:rsidRPr="00946E5D">
          <w:rPr>
            <w:rStyle w:val="Mention"/>
            <w:noProof/>
          </w:rPr>
          <w:t>@Harte, Robyn (CDC/NCEZID/DHQP/SB) (CTR)</w:t>
        </w:r>
      </w:hyperlink>
      <w:r>
        <w:t xml:space="preserve"> and </w:t>
      </w:r>
      <w:hyperlink r:id="rId2" w:history="1">
        <w:r w:rsidRPr="00946E5D">
          <w:rPr>
            <w:rStyle w:val="Mention"/>
            <w:noProof/>
          </w:rPr>
          <w:t>@Betz, Kristina (CDC/NCEZID/DHQP/SB)</w:t>
        </w:r>
      </w:hyperlink>
      <w:r>
        <w:t xml:space="preserve"> do we capture patients in ED/obs in both the COB and O-COB numerator and denominator? </w:t>
      </w:r>
      <w:r>
        <w:rPr>
          <w:b/>
          <w:bCs/>
        </w:rPr>
        <w:t xml:space="preserve">OR </w:t>
      </w:r>
      <w:r>
        <w:t>do we remove patients in these locations from the COB numerator and denominator?</w:t>
      </w:r>
    </w:p>
  </w:comment>
  <w:comment w:id="140" w:author="Harte, Robyn (CDC/NCEZID/DHQP/SB) (CTR)" w:date="2025-04-07T07:54:00Z" w:initials="H(">
    <w:p w14:paraId="1DD925AC" w14:textId="77777777" w:rsidR="00DA4399" w:rsidRDefault="00DA4399" w:rsidP="00DA4399">
      <w:pPr>
        <w:pStyle w:val="CommentText"/>
      </w:pPr>
      <w:r>
        <w:t xml:space="preserve">I don't know how this is handled for other measures, but whatever we do in the numerator we should also do in the denominator. I'm not sure if CO events is only inpatient, or if it will be all events both inpatient and ed/obs. </w:t>
      </w:r>
      <w:r>
        <w:rPr>
          <w:rStyle w:val="CommentReference"/>
        </w:rPr>
        <w:annotationRef/>
      </w:r>
    </w:p>
  </w:comment>
  <w:comment w:id="141" w:author="Jones, Karen (CDC/NCEZID/DHQP/SB) (CTR)" w:date="2025-04-07T13:37:00Z" w:initials="KJ">
    <w:p w14:paraId="2E86F2FB" w14:textId="77777777" w:rsidR="00DA4399" w:rsidRDefault="00DA4399" w:rsidP="00DA4399">
      <w:pPr>
        <w:pStyle w:val="CommentText"/>
      </w:pPr>
      <w:r>
        <w:rPr>
          <w:rStyle w:val="CommentReference"/>
        </w:rPr>
        <w:annotationRef/>
      </w:r>
      <w:r>
        <w:t xml:space="preserve">I thought CO events were only inpatient. This is related to my comment earlier: </w:t>
      </w:r>
      <w:hyperlink r:id="rId3" w:history="1">
        <w:r w:rsidRPr="00976DC1">
          <w:rPr>
            <w:rStyle w:val="Hyperlink"/>
          </w:rPr>
          <w:t>HOB Protocol_Draft_MVP.docx</w:t>
        </w:r>
      </w:hyperlink>
      <w:r>
        <w:t xml:space="preserve"> </w:t>
      </w:r>
    </w:p>
  </w:comment>
  <w:comment w:id="147" w:author="Boswell, LaTasha (CDC/NCEZID/DHQP/SB) (CTR)" w:date="1900-01-01T00:00:00Z" w:initials="LB">
    <w:p w14:paraId="60926865" w14:textId="77777777" w:rsidR="007809C0" w:rsidRDefault="006D67CD" w:rsidP="007809C0">
      <w:pPr>
        <w:pStyle w:val="CommentText"/>
      </w:pPr>
      <w:r>
        <w:rPr>
          <w:rStyle w:val="CommentReference"/>
        </w:rPr>
        <w:annotationRef/>
      </w:r>
      <w:r w:rsidR="007809C0">
        <w:t xml:space="preserve">It appears we need two separate IP’s here? </w:t>
      </w:r>
    </w:p>
    <w:p w14:paraId="6BBBD264" w14:textId="77777777" w:rsidR="007809C0" w:rsidRDefault="007809C0" w:rsidP="007809C0">
      <w:pPr>
        <w:pStyle w:val="CommentText"/>
      </w:pPr>
    </w:p>
    <w:p w14:paraId="1F832F28" w14:textId="77777777" w:rsidR="007809C0" w:rsidRDefault="007809C0" w:rsidP="007809C0">
      <w:pPr>
        <w:pStyle w:val="CommentText"/>
      </w:pPr>
      <w:r>
        <w:t>COB IP - All patients present in an inpatient location during HD 1 - HD 3 of the reporting period</w:t>
      </w:r>
    </w:p>
    <w:p w14:paraId="06B4C982" w14:textId="77777777" w:rsidR="007809C0" w:rsidRDefault="007809C0" w:rsidP="007809C0">
      <w:pPr>
        <w:pStyle w:val="CommentText"/>
      </w:pPr>
    </w:p>
    <w:p w14:paraId="2EE6A66D" w14:textId="77777777" w:rsidR="007809C0" w:rsidRDefault="007809C0" w:rsidP="007809C0">
      <w:pPr>
        <w:pStyle w:val="CommentText"/>
      </w:pPr>
      <w:r>
        <w:t xml:space="preserve">HOB IP - All patients present in an inpatient location where Hospital Day 4 or greater falls during the reporting period. </w:t>
      </w:r>
    </w:p>
  </w:comment>
  <w:comment w:id="148" w:author="Harte, Robyn (CDC/NCEZID/DHQP/SB) (CTR)" w:date="2025-11-20T13:48:00Z" w:initials="H(">
    <w:p w14:paraId="68874432" w14:textId="0913E390" w:rsidR="006D67CD" w:rsidRDefault="006D67CD">
      <w:pPr>
        <w:pStyle w:val="CommentText"/>
      </w:pPr>
      <w:r>
        <w:rPr>
          <w:rStyle w:val="CommentReference"/>
        </w:rPr>
        <w:annotationRef/>
      </w:r>
      <w:r w:rsidRPr="59F3BA57">
        <w:t>yes! where inpatient day 4 or greater fall during the reporting period?</w:t>
      </w:r>
    </w:p>
  </w:comment>
  <w:comment w:id="149" w:author="Boswell, LaTasha (CDC/NCEZID/DHQP/SB) (CTR)" w:date="2025-11-20T15:57:00Z" w:initials="B(">
    <w:p w14:paraId="25FD6BCE" w14:textId="61460ECC" w:rsidR="006D67CD" w:rsidRDefault="006D67CD" w:rsidP="00D17D7A">
      <w:pPr>
        <w:pStyle w:val="CommentText"/>
      </w:pPr>
      <w:r>
        <w:rPr>
          <w:rStyle w:val="CommentReference"/>
        </w:rPr>
        <w:annotationRef/>
      </w:r>
      <w:r>
        <w:fldChar w:fldCharType="begin"/>
      </w:r>
      <w:r>
        <w:instrText xml:space="preserve"> HYPERLINK "mailto:xqu6@cdc.gov"</w:instrText>
      </w:r>
      <w:bookmarkStart w:id="155" w:name="_@_64E1BFF9BD774AB58F5A5B24E7F87212Z"/>
      <w:r>
        <w:fldChar w:fldCharType="separate"/>
      </w:r>
      <w:bookmarkEnd w:id="155"/>
      <w:r w:rsidRPr="498C9E94">
        <w:rPr>
          <w:rStyle w:val="Mention"/>
          <w:noProof/>
        </w:rPr>
        <w:t>@Harte, Robyn (CDC/NCEZID/DHQP/SB) (CTR)</w:t>
      </w:r>
      <w:r>
        <w:fldChar w:fldCharType="end"/>
      </w:r>
      <w:r w:rsidRPr="72679E73">
        <w:t xml:space="preserve"> I've made the revision in the notes. </w:t>
      </w:r>
    </w:p>
  </w:comment>
  <w:comment w:id="150" w:author="Boswell, LaTasha (CDC/NCEZID/DHQP/SB) (CTR)" w:date="2025-11-26T10:39:00Z" w:initials="LB">
    <w:p w14:paraId="34922A2F" w14:textId="410B137E" w:rsidR="00344D6E" w:rsidRDefault="00344D6E" w:rsidP="00344D6E">
      <w:pPr>
        <w:pStyle w:val="CommentText"/>
      </w:pPr>
      <w:r>
        <w:rPr>
          <w:rStyle w:val="CommentReference"/>
        </w:rPr>
        <w:annotationRef/>
      </w:r>
      <w:r>
        <w:fldChar w:fldCharType="begin"/>
      </w:r>
      <w:r>
        <w:instrText>HYPERLINK "mailto:vic5@cdc.gov"</w:instrText>
      </w:r>
      <w:bookmarkStart w:id="156" w:name="_@_6D22DA0AAF7B4A139CAB8256A29EA8E4Z"/>
      <w:r>
        <w:fldChar w:fldCharType="separate"/>
      </w:r>
      <w:bookmarkEnd w:id="156"/>
      <w:r w:rsidRPr="00344D6E">
        <w:rPr>
          <w:rStyle w:val="Mention"/>
          <w:noProof/>
        </w:rPr>
        <w:t>@Dantes, Raymund B. (CDC/NCEZID/DHQP/SB) (CTR)</w:t>
      </w:r>
      <w:r>
        <w:fldChar w:fldCharType="end"/>
      </w:r>
      <w:r>
        <w:t xml:space="preserve"> </w:t>
      </w:r>
      <w:r>
        <w:fldChar w:fldCharType="begin"/>
      </w:r>
      <w:r>
        <w:instrText>HYPERLINK "mailto:rly7@cdc.gov"</w:instrText>
      </w:r>
      <w:bookmarkStart w:id="157" w:name="_@_C1FCFBE0218144E7957D66D17946EAEAZ"/>
      <w:r>
        <w:fldChar w:fldCharType="separate"/>
      </w:r>
      <w:bookmarkEnd w:id="157"/>
      <w:r w:rsidRPr="00344D6E">
        <w:rPr>
          <w:rStyle w:val="Mention"/>
          <w:noProof/>
        </w:rPr>
        <w:t>@Betz, Kristina (CDC/NCEZID/DHQP/SB)</w:t>
      </w:r>
      <w:r>
        <w:fldChar w:fldCharType="end"/>
      </w:r>
      <w:r>
        <w:t xml:space="preserve"> - Please review comment thread.  What are your thoughts on the separate IP statements above? </w:t>
      </w:r>
    </w:p>
  </w:comment>
  <w:comment w:id="151" w:author="Boswell, LaTasha (CDC/NCEZID/DHQP/SB) (CTR)" w:date="2025-12-01T15:52:00Z" w:initials="LB">
    <w:p w14:paraId="6F583D8A" w14:textId="77777777" w:rsidR="00100758" w:rsidRDefault="00100758" w:rsidP="00100758">
      <w:pPr>
        <w:pStyle w:val="CommentText"/>
      </w:pPr>
      <w:r>
        <w:rPr>
          <w:rStyle w:val="CommentReference"/>
        </w:rPr>
        <w:annotationRef/>
      </w:r>
      <w:r>
        <w:t xml:space="preserve">Need to change COB IP to All inpatient admissions during HD 1 - HD 3 with at least 1 day in the reporting month.  </w:t>
      </w:r>
    </w:p>
  </w:comment>
  <w:comment w:id="152" w:author="Boswell, LaTasha (CDC/NCEZID/DHQP/SB) (CTR)" w:date="2025-12-01T15:52:00Z" w:initials="LB">
    <w:p w14:paraId="769705BB" w14:textId="095B6D86" w:rsidR="00100758" w:rsidRDefault="00100758" w:rsidP="00100758">
      <w:pPr>
        <w:pStyle w:val="CommentText"/>
      </w:pPr>
      <w:r>
        <w:rPr>
          <w:rStyle w:val="CommentReference"/>
        </w:rPr>
        <w:annotationRef/>
      </w:r>
      <w:r>
        <w:fldChar w:fldCharType="begin"/>
      </w:r>
      <w:r>
        <w:instrText>HYPERLINK "mailto:nwl7@cdc.gov"</w:instrText>
      </w:r>
      <w:bookmarkStart w:id="158" w:name="_@_FC3F312A9BE34EEFB38AA23BD29BE6DDZ"/>
      <w:r>
        <w:fldChar w:fldCharType="separate"/>
      </w:r>
      <w:bookmarkEnd w:id="158"/>
      <w:r w:rsidRPr="00100758">
        <w:rPr>
          <w:rStyle w:val="Mention"/>
          <w:noProof/>
        </w:rPr>
        <w:t>@Boswell, LaTasha (CDC/NCEZID/DHQP/SB) (CTR)</w:t>
      </w:r>
      <w:r>
        <w:fldChar w:fldCharType="end"/>
      </w:r>
      <w:r>
        <w:t xml:space="preserve"> - revise HOB IP also.</w:t>
      </w:r>
    </w:p>
  </w:comment>
  <w:comment w:id="153" w:author="Boswell, LaTasha (CDC/NCEZID/DHQP/SB) (CTR)" w:date="2025-12-02T12:37:00Z" w:initials="LB">
    <w:p w14:paraId="7B96B6FF" w14:textId="77777777" w:rsidR="007809C0" w:rsidRDefault="007809C0" w:rsidP="007809C0">
      <w:pPr>
        <w:pStyle w:val="CommentText"/>
      </w:pPr>
      <w:r>
        <w:rPr>
          <w:rStyle w:val="CommentReference"/>
        </w:rPr>
        <w:annotationRef/>
      </w:r>
      <w:r>
        <w:t xml:space="preserve">Suggested Revisions: </w:t>
      </w:r>
    </w:p>
    <w:p w14:paraId="5FF74C38" w14:textId="77777777" w:rsidR="007809C0" w:rsidRDefault="007809C0" w:rsidP="007809C0">
      <w:pPr>
        <w:pStyle w:val="CommentText"/>
      </w:pPr>
      <w:r>
        <w:t>COB IP - All patients present in an inpatient location during HD 1 - HD 3 of the reporting period</w:t>
      </w:r>
    </w:p>
    <w:p w14:paraId="2D33FCA7" w14:textId="77777777" w:rsidR="007809C0" w:rsidRDefault="007809C0" w:rsidP="007809C0">
      <w:pPr>
        <w:pStyle w:val="CommentText"/>
      </w:pPr>
    </w:p>
    <w:p w14:paraId="1D23B124" w14:textId="77777777" w:rsidR="007809C0" w:rsidRDefault="007809C0" w:rsidP="007809C0">
      <w:pPr>
        <w:pStyle w:val="CommentText"/>
      </w:pPr>
      <w:r>
        <w:t xml:space="preserve">HOB IP - All patients present in an inpatient location where Hospital Day 4 or greater falls during the reporting period. </w:t>
      </w:r>
    </w:p>
  </w:comment>
  <w:comment w:id="154" w:author="Boswell, LaTasha (CDC/NCEZID/DHQP/SB) (CTR)" w:date="2025-12-05T12:56:00Z" w:initials="LB">
    <w:p w14:paraId="69CEA566" w14:textId="75603954" w:rsidR="003B56BE" w:rsidRDefault="003B56BE" w:rsidP="003B56BE">
      <w:pPr>
        <w:pStyle w:val="CommentText"/>
      </w:pPr>
      <w:r>
        <w:rPr>
          <w:rStyle w:val="CommentReference"/>
        </w:rPr>
        <w:annotationRef/>
      </w:r>
      <w:r>
        <w:fldChar w:fldCharType="begin"/>
      </w:r>
      <w:r>
        <w:instrText>HYPERLINK "mailto:rly7@cdc.gov"</w:instrText>
      </w:r>
      <w:bookmarkStart w:id="159" w:name="_@_6630CDC9CD0944C4AB6675CE4B0CED7CZ"/>
      <w:r>
        <w:fldChar w:fldCharType="separate"/>
      </w:r>
      <w:bookmarkEnd w:id="159"/>
      <w:r w:rsidRPr="003B56BE">
        <w:rPr>
          <w:rStyle w:val="Mention"/>
          <w:noProof/>
        </w:rPr>
        <w:t>@Betz, Kristina (CDC/NCEZID/DHQP/SB)</w:t>
      </w:r>
      <w:r>
        <w:fldChar w:fldCharType="end"/>
      </w:r>
      <w:r>
        <w:t xml:space="preserve"> - I am having second thoughts about the separate IP’s. Should we separate the IP’s for COB and HOB?</w:t>
      </w:r>
    </w:p>
  </w:comment>
  <w:comment w:id="145" w:author="Smith, Henrietta (CDC/NCEZID/DHQP/SB)" w:date="2025-06-04T18:10:00Z" w:initials="SH">
    <w:p w14:paraId="01030E26" w14:textId="0FE69AB1" w:rsidR="00D17D7A" w:rsidRDefault="008C0649" w:rsidP="00D17D7A">
      <w:pPr>
        <w:pStyle w:val="CommentText"/>
      </w:pPr>
      <w:r>
        <w:rPr>
          <w:rStyle w:val="CommentReference"/>
        </w:rPr>
        <w:annotationRef/>
      </w:r>
      <w:r w:rsidR="00D17D7A">
        <w:fldChar w:fldCharType="begin"/>
      </w:r>
      <w:r w:rsidR="00D17D7A">
        <w:instrText>HYPERLINK "mailto:nru3@cdc.gov"</w:instrText>
      </w:r>
      <w:bookmarkStart w:id="160" w:name="_@_2ED390672D5E4275B8C2F06EC632D939Z"/>
      <w:r w:rsidR="00D17D7A">
        <w:fldChar w:fldCharType="separate"/>
      </w:r>
      <w:bookmarkEnd w:id="160"/>
      <w:r w:rsidR="00D17D7A" w:rsidRPr="00D17D7A">
        <w:rPr>
          <w:rStyle w:val="Mention"/>
          <w:noProof/>
        </w:rPr>
        <w:t>@Godfrey, Dominique (CDC/NCEZID/DHQP/SB) (CTR)</w:t>
      </w:r>
      <w:r w:rsidR="00D17D7A">
        <w:fldChar w:fldCharType="end"/>
      </w:r>
      <w:r w:rsidR="00D17D7A">
        <w:t xml:space="preserve"> </w:t>
      </w:r>
      <w:r w:rsidR="00D17D7A">
        <w:fldChar w:fldCharType="begin"/>
      </w:r>
      <w:r w:rsidR="00D17D7A">
        <w:instrText>HYPERLINK "mailto:xua3@cdc.gov"</w:instrText>
      </w:r>
      <w:bookmarkStart w:id="161" w:name="_@_4F09678646B34690B4F87DAEB3E1CADFZ"/>
      <w:r w:rsidR="00D17D7A">
        <w:fldChar w:fldCharType="separate"/>
      </w:r>
      <w:bookmarkEnd w:id="161"/>
      <w:r w:rsidR="00D17D7A" w:rsidRPr="00D17D7A">
        <w:rPr>
          <w:rStyle w:val="Mention"/>
          <w:noProof/>
        </w:rPr>
        <w:t>@Ellis, William (CDC/NCEZID/DHQP/SB) (CTR)</w:t>
      </w:r>
      <w:r w:rsidR="00D17D7A">
        <w:fldChar w:fldCharType="end"/>
      </w:r>
      <w:r w:rsidR="00D17D7A">
        <w:t xml:space="preserve"> This is a nice start!  I think it’s very helpful in providing an overview.  A couple suggests - 1) Take the color saturation down a bit so black font can be used. 2) I think it would help if each determination box was a different color - on first glance the color is what grabbed my attention. </w:t>
      </w:r>
    </w:p>
  </w:comment>
  <w:comment w:id="146" w:author="Boswell, LaTasha (CDC/NCEZID/DHQP/SB) (CTR)" w:date="2025-11-19T14:51:00Z" w:initials="LB">
    <w:p w14:paraId="7B68288F" w14:textId="41B06595" w:rsidR="008D410E" w:rsidRDefault="008D410E" w:rsidP="008D410E">
      <w:pPr>
        <w:pStyle w:val="CommentText"/>
      </w:pPr>
      <w:r>
        <w:rPr>
          <w:rStyle w:val="CommentReference"/>
        </w:rPr>
        <w:annotationRef/>
      </w:r>
      <w:r>
        <w:fldChar w:fldCharType="begin"/>
      </w:r>
      <w:r>
        <w:instrText>HYPERLINK "mailto:xua3@cdc.gov"</w:instrText>
      </w:r>
      <w:bookmarkStart w:id="162" w:name="_@_641309607E394B1CA0F527772D9D36B8Z"/>
      <w:r>
        <w:fldChar w:fldCharType="separate"/>
      </w:r>
      <w:bookmarkEnd w:id="162"/>
      <w:r w:rsidRPr="008D410E">
        <w:rPr>
          <w:rStyle w:val="Mention"/>
          <w:noProof/>
        </w:rPr>
        <w:t>@Ellis, William (CDC/NCEZID/DHQP/SB) (CTR)</w:t>
      </w:r>
      <w:r>
        <w:fldChar w:fldCharType="end"/>
      </w:r>
      <w:r>
        <w:t xml:space="preserve"> - Can you review Henrietta’s suggestion regarding black font. Also, can we use different shapes for the “Yes” and “No” options?</w:t>
      </w:r>
    </w:p>
  </w:comment>
  <w:comment w:id="165" w:author="Godfrey, Dominique (CDC/NCEZID/DHQP/SB) (CTR)" w:date="2025-04-04T11:25:00Z" w:initials="DG">
    <w:p w14:paraId="015740F5" w14:textId="54DBD4D9" w:rsidR="00161515" w:rsidRDefault="00161515" w:rsidP="00161515">
      <w:pPr>
        <w:pStyle w:val="CommentText"/>
      </w:pPr>
      <w:r>
        <w:rPr>
          <w:rStyle w:val="CommentReference"/>
        </w:rPr>
        <w:annotationRef/>
      </w:r>
      <w:r>
        <w:fldChar w:fldCharType="begin"/>
      </w:r>
      <w:r>
        <w:instrText>HYPERLINK "mailto:fiq5@cdc.gov"</w:instrText>
      </w:r>
      <w:bookmarkStart w:id="169" w:name="_@_B3D247477F2C4DC2951709E192ABE485Z"/>
      <w:r>
        <w:fldChar w:fldCharType="separate"/>
      </w:r>
      <w:bookmarkEnd w:id="169"/>
      <w:r w:rsidRPr="00161515">
        <w:rPr>
          <w:rStyle w:val="Mention"/>
          <w:noProof/>
        </w:rPr>
        <w:t>@Jones, Karen (CDC/NCEZID/DHQP/SB) (CTR)</w:t>
      </w:r>
      <w:r>
        <w:fldChar w:fldCharType="end"/>
      </w:r>
      <w:r>
        <w:t xml:space="preserve"> review the data analyses with ACAT team</w:t>
      </w:r>
    </w:p>
  </w:comment>
  <w:comment w:id="166" w:author="Jones, Karen (CDC/NCEZID/DHQP/SB) (CTR)" w:date="2025-04-16T14:12:00Z" w:initials="KJ">
    <w:p w14:paraId="0586C4A0" w14:textId="77777777" w:rsidR="00A57B38" w:rsidRDefault="00A57B38" w:rsidP="00A57B38">
      <w:pPr>
        <w:pStyle w:val="CommentText"/>
      </w:pPr>
      <w:r>
        <w:rPr>
          <w:rStyle w:val="CommentReference"/>
        </w:rPr>
        <w:annotationRef/>
      </w:r>
      <w:r>
        <w:t>This section is consistent with HOB MVP plans. However, this section may be updated prior to release/publication pending overall dQM ACAT formatting/language.</w:t>
      </w:r>
    </w:p>
    <w:p w14:paraId="3E2E1C18" w14:textId="77777777" w:rsidR="003365AF" w:rsidRDefault="003365AF" w:rsidP="00A57B38">
      <w:pPr>
        <w:pStyle w:val="CommentText"/>
      </w:pPr>
    </w:p>
  </w:comment>
  <w:comment w:id="167" w:author="Donnelly, Jennifer (CDC/NCEZID/DHQP/SB) (CTR)" w:date="2025-04-21T08:28:00Z" w:initials="JD">
    <w:p w14:paraId="59E4A193" w14:textId="5967EB58" w:rsidR="006B289E" w:rsidRDefault="006B289E" w:rsidP="006B289E">
      <w:pPr>
        <w:pStyle w:val="CommentText"/>
      </w:pPr>
      <w:r>
        <w:rPr>
          <w:rStyle w:val="CommentReference"/>
        </w:rPr>
        <w:annotationRef/>
      </w:r>
      <w:r>
        <w:fldChar w:fldCharType="begin"/>
      </w:r>
      <w:r>
        <w:instrText>HYPERLINK "mailto:fiq5@cdc.gov"</w:instrText>
      </w:r>
      <w:bookmarkStart w:id="170" w:name="_@_9FCBADFAC8DF4888BF8A4BBB12B0686FZ"/>
      <w:r>
        <w:fldChar w:fldCharType="separate"/>
      </w:r>
      <w:bookmarkEnd w:id="170"/>
      <w:r w:rsidRPr="006B289E">
        <w:rPr>
          <w:rStyle w:val="Mention"/>
          <w:noProof/>
        </w:rPr>
        <w:t>@Jones, Karen (CDC/NCEZID/DHQP/SB) (CTR)</w:t>
      </w:r>
      <w:r>
        <w:fldChar w:fldCharType="end"/>
      </w:r>
      <w:r>
        <w:t xml:space="preserve"> , will we include screen shot examples of what the reports will look like?</w:t>
      </w:r>
    </w:p>
  </w:comment>
  <w:comment w:id="168" w:author="Jones, Karen (CDC/NCEZID/DHQP/SB) (CTR)" w:date="2025-05-12T09:41:00Z" w:initials="KJ">
    <w:p w14:paraId="487A8476" w14:textId="77777777" w:rsidR="00D220CE" w:rsidRDefault="00D220CE" w:rsidP="00D220CE">
      <w:pPr>
        <w:pStyle w:val="CommentText"/>
      </w:pPr>
      <w:r>
        <w:rPr>
          <w:rStyle w:val="CommentReference"/>
        </w:rPr>
        <w:annotationRef/>
      </w:r>
      <w:r>
        <w:t>We will be unable to include screenshots until A&amp;R development</w:t>
      </w:r>
    </w:p>
  </w:comment>
  <w:comment w:id="163" w:author="McMeen, Marissa (CDC/NCEZID/DHQP/SB) (CTR)" w:date="2025-12-16T12:17:00Z" w:initials="MM">
    <w:p w14:paraId="0F55EAB3" w14:textId="5D3906C3" w:rsidR="00686F68" w:rsidRDefault="00686F68" w:rsidP="00686F68">
      <w:pPr>
        <w:pStyle w:val="CommentText"/>
      </w:pPr>
      <w:r>
        <w:rPr>
          <w:rStyle w:val="CommentReference"/>
        </w:rPr>
        <w:annotationRef/>
      </w:r>
      <w:r>
        <w:fldChar w:fldCharType="begin"/>
      </w:r>
      <w:r>
        <w:instrText>HYPERLINK "mailto:rly7@cdc.gov"</w:instrText>
      </w:r>
      <w:bookmarkStart w:id="171" w:name="_@_654CCDE8EA3C455CBD1031E20096A307Z"/>
      <w:r>
        <w:fldChar w:fldCharType="separate"/>
      </w:r>
      <w:bookmarkEnd w:id="171"/>
      <w:r w:rsidRPr="00686F68">
        <w:rPr>
          <w:rStyle w:val="Mention"/>
          <w:noProof/>
        </w:rPr>
        <w:t>@Betz, Kristina (CDC/NCEZID/DHQP/SB)</w:t>
      </w:r>
      <w:r>
        <w:fldChar w:fldCharType="end"/>
      </w:r>
      <w:r>
        <w:t xml:space="preserve"> how would you like reword this section regarding the duplicative nature and the data sets?  I don’t see anything similar in the hypo protocol, but Ana did send us emails that discuss DSG. </w:t>
      </w:r>
    </w:p>
  </w:comment>
  <w:comment w:id="172" w:author="Betz, Kristina (CDC/NCEZID/DHQP/SB)" w:date="2025-12-11T15:49:00Z" w:initials="KB">
    <w:p w14:paraId="3DD8CFB3" w14:textId="55F21A79" w:rsidR="00C037F3" w:rsidRDefault="00C037F3" w:rsidP="00C037F3">
      <w:pPr>
        <w:pStyle w:val="CommentText"/>
      </w:pPr>
      <w:r>
        <w:rPr>
          <w:rStyle w:val="CommentReference"/>
        </w:rPr>
        <w:annotationRef/>
      </w:r>
      <w:r>
        <w:t>They don’t submit events and summary (denominator) data. Should this just say “all bacteremia &amp; fungemia data that are submitted to NHSN can be analyzed”?</w:t>
      </w:r>
    </w:p>
  </w:comment>
  <w:comment w:id="173" w:author="McMeen, Marissa (CDC/NCEZID/DHQP/SB) (CTR)" w:date="2025-12-12T10:19:00Z" w:initials="MM">
    <w:p w14:paraId="4C2EEC9B" w14:textId="54A22C97" w:rsidR="003B2173" w:rsidRDefault="003B2173" w:rsidP="003B2173">
      <w:pPr>
        <w:pStyle w:val="CommentText"/>
      </w:pPr>
      <w:r>
        <w:rPr>
          <w:rStyle w:val="CommentReference"/>
        </w:rPr>
        <w:annotationRef/>
      </w:r>
      <w:r>
        <w:fldChar w:fldCharType="begin"/>
      </w:r>
      <w:r>
        <w:instrText>HYPERLINK "mailto:xqu6@cdc.gov"</w:instrText>
      </w:r>
      <w:bookmarkStart w:id="175" w:name="_@_55BCEAE7190B4712AA0FDAD08657A5D8Z"/>
      <w:r>
        <w:fldChar w:fldCharType="separate"/>
      </w:r>
      <w:bookmarkEnd w:id="175"/>
      <w:r w:rsidRPr="003B2173">
        <w:rPr>
          <w:rStyle w:val="Mention"/>
          <w:noProof/>
        </w:rPr>
        <w:t>@Harte, Robyn (CDC/NCEZID/DHQP/SB) (CTR)</w:t>
      </w:r>
      <w:r>
        <w:fldChar w:fldCharType="end"/>
      </w:r>
      <w:r>
        <w:t xml:space="preserve"> see comment above.</w:t>
      </w:r>
    </w:p>
  </w:comment>
  <w:comment w:id="176" w:author="Godfrey, Dominique (CDC/NCEZID/DHQP/SB) (CTR)" w:date="2025-04-04T11:28:00Z" w:initials="DG">
    <w:p w14:paraId="39047E16" w14:textId="14F10260" w:rsidR="002D65B2" w:rsidRDefault="002D65B2" w:rsidP="002D65B2">
      <w:pPr>
        <w:pStyle w:val="CommentText"/>
      </w:pPr>
      <w:r>
        <w:rPr>
          <w:rStyle w:val="CommentReference"/>
        </w:rPr>
        <w:annotationRef/>
      </w:r>
      <w:r>
        <w:fldChar w:fldCharType="begin"/>
      </w:r>
      <w:r>
        <w:instrText>HYPERLINK "mailto:fiq5@cdc.gov"</w:instrText>
      </w:r>
      <w:bookmarkStart w:id="178" w:name="_@_7C453C4638134562BD2189610B1F3DB2Z"/>
      <w:r>
        <w:fldChar w:fldCharType="separate"/>
      </w:r>
      <w:bookmarkEnd w:id="178"/>
      <w:r w:rsidRPr="002D65B2">
        <w:rPr>
          <w:rStyle w:val="Mention"/>
          <w:noProof/>
        </w:rPr>
        <w:t>@Jones, Karen (CDC/NCEZID/DHQP/SB) (CTR)</w:t>
      </w:r>
      <w:r>
        <w:fldChar w:fldCharType="end"/>
      </w:r>
      <w:r>
        <w:t xml:space="preserve"> review analysis reports with ACAT</w:t>
      </w:r>
    </w:p>
  </w:comment>
  <w:comment w:id="177" w:author="Jones, Karen (CDC/NCEZID/DHQP/SB) (CTR)" w:date="2025-04-07T13:47:00Z" w:initials="KJ">
    <w:p w14:paraId="48F1DF65" w14:textId="77777777" w:rsidR="006F22C3" w:rsidRDefault="006F22C3" w:rsidP="006F22C3">
      <w:pPr>
        <w:pStyle w:val="CommentText"/>
      </w:pPr>
      <w:r>
        <w:rPr>
          <w:rStyle w:val="CommentReference"/>
        </w:rPr>
        <w:annotationRef/>
      </w:r>
      <w:r>
        <w:t>Removed analysis reports not part of MVP</w:t>
      </w:r>
    </w:p>
  </w:comment>
  <w:comment w:id="186" w:author="Harte, Robyn (CDC/NCEZID/DHQP/SB) (CTR)" w:date="2025-04-15T10:50:00Z" w:initials="RH">
    <w:p w14:paraId="0D01E984" w14:textId="77777777" w:rsidR="00DF1B11" w:rsidRDefault="00DF1B11" w:rsidP="00DF1B11">
      <w:pPr>
        <w:pStyle w:val="CommentText"/>
      </w:pPr>
      <w:r>
        <w:rPr>
          <w:rStyle w:val="CommentReference"/>
        </w:rPr>
        <w:annotationRef/>
      </w:r>
      <w:hyperlink r:id="rId4" w:history="1">
        <w:r w:rsidRPr="0088475F">
          <w:rPr>
            <w:rStyle w:val="Mention"/>
            <w:noProof/>
          </w:rPr>
          <w:t>@Jones, Karen (CDC/NCEZID/DHQP/SB) (CTR)</w:t>
        </w:r>
      </w:hyperlink>
      <w:r>
        <w:t xml:space="preserve"> </w:t>
      </w:r>
      <w:hyperlink r:id="rId5" w:history="1">
        <w:r w:rsidRPr="0088475F">
          <w:rPr>
            <w:rStyle w:val="Mention"/>
            <w:noProof/>
          </w:rPr>
          <w:t>@Donnelly, Jennifer (CDC/NCEZID/DHQP/SB) (CTR)</w:t>
        </w:r>
      </w:hyperlink>
      <w:r>
        <w:t xml:space="preserve"> Should we stratify this by age?</w:t>
      </w:r>
    </w:p>
  </w:comment>
  <w:comment w:id="187" w:author="Donnelly, Jennifer (CDC/NCEZID/DHQP/SB) (CTR)" w:date="2025-04-15T11:54:00Z" w:initials="D(">
    <w:p w14:paraId="1D682E11" w14:textId="77777777" w:rsidR="00DF1B11" w:rsidRDefault="00DF1B11" w:rsidP="00DF1B11">
      <w:pPr>
        <w:pStyle w:val="CommentText"/>
      </w:pPr>
      <w:hyperlink r:id="rId6" w:history="1">
        <w:r w:rsidRPr="0ED5AE60">
          <w:rPr>
            <w:rStyle w:val="Mention"/>
            <w:noProof/>
          </w:rPr>
          <w:t>@Harte, Robyn (CDC/NCEZID/DHQP/SB) (CTR)</w:t>
        </w:r>
      </w:hyperlink>
      <w:r>
        <w:t xml:space="preserve"> , in other dQMs that I have worked on stratification variables are in the report options. Options would include Sex, age, potentially location and anything else that would make sense.  </w:t>
      </w:r>
      <w:r>
        <w:rPr>
          <w:rStyle w:val="CommentReference"/>
        </w:rPr>
        <w:annotationRef/>
      </w:r>
    </w:p>
  </w:comment>
  <w:comment w:id="194" w:author="Betz, Kristina (CDC/NCEZID/DHQP/SB)" w:date="2025-05-22T07:53:00Z" w:initials="KB">
    <w:p w14:paraId="6713FA33" w14:textId="77777777" w:rsidR="006459C4" w:rsidRDefault="006459C4" w:rsidP="006459C4">
      <w:pPr>
        <w:pStyle w:val="CommentText"/>
      </w:pPr>
      <w:r>
        <w:rPr>
          <w:rStyle w:val="CommentReference"/>
        </w:rPr>
        <w:annotationRef/>
      </w:r>
      <w:r>
        <w:fldChar w:fldCharType="begin"/>
      </w:r>
      <w:r>
        <w:instrText>HYPERLINK "mailto:yny8@cdc.gov"</w:instrText>
      </w:r>
      <w:bookmarkStart w:id="198" w:name="_@_D06274199AB845B8BD34DF2481DB11F2Z"/>
      <w:r>
        <w:fldChar w:fldCharType="separate"/>
      </w:r>
      <w:bookmarkEnd w:id="198"/>
      <w:r w:rsidRPr="00E0703E">
        <w:rPr>
          <w:rStyle w:val="Mention"/>
          <w:noProof/>
        </w:rPr>
        <w:t>@Li, Qunna (CDC/NCEZID/DHQP/SB)</w:t>
      </w:r>
      <w:r>
        <w:fldChar w:fldCharType="end"/>
      </w:r>
      <w:r>
        <w:t xml:space="preserve"> Thanks for your helpful comments in the earlier section about denominators! Wanted to make sure you saw this table as well (maybe you hadn’t gotten to it yet in your review☺️ )</w:t>
      </w:r>
    </w:p>
  </w:comment>
  <w:comment w:id="195" w:author="Yu, Emma (CDC/NCEZID/DHQP/SB) (CTR)" w:date="2025-11-06T12:20:00Z" w:initials="XY">
    <w:p w14:paraId="04726EB7" w14:textId="77777777" w:rsidR="006459C4" w:rsidRDefault="006459C4" w:rsidP="006459C4">
      <w:pPr>
        <w:pStyle w:val="CommentText"/>
      </w:pPr>
      <w:r>
        <w:rPr>
          <w:rStyle w:val="CommentReference"/>
        </w:rPr>
        <w:annotationRef/>
      </w:r>
      <w:r>
        <w:t>All 14 metric need to be in the Gold Table v1?</w:t>
      </w:r>
    </w:p>
  </w:comment>
  <w:comment w:id="196" w:author="Yu, Emma (CDC/NCEZID/DHQP/SB) (CTR)" w:date="2025-11-07T11:56:00Z" w:initials="XY">
    <w:p w14:paraId="350E2372" w14:textId="77777777" w:rsidR="006459C4" w:rsidRDefault="006459C4" w:rsidP="006459C4">
      <w:pPr>
        <w:pStyle w:val="CommentText"/>
      </w:pPr>
      <w:r>
        <w:rPr>
          <w:rStyle w:val="CommentReference"/>
        </w:rPr>
        <w:annotationRef/>
      </w:r>
      <w:r>
        <w:t>5 metrics only?</w:t>
      </w:r>
    </w:p>
  </w:comment>
  <w:comment w:id="197" w:author="Yu, Emma (CDC/NCEZID/DHQP/SB) (CTR)" w:date="2025-11-10T10:40:00Z" w:initials="XY">
    <w:p w14:paraId="7A729265" w14:textId="77777777" w:rsidR="006459C4" w:rsidRDefault="006459C4" w:rsidP="006459C4">
      <w:pPr>
        <w:pStyle w:val="CommentText"/>
      </w:pPr>
      <w:r>
        <w:rPr>
          <w:rStyle w:val="CommentReference"/>
        </w:rPr>
        <w:annotationRef/>
      </w:r>
      <w:r>
        <w:t>Yes.</w:t>
      </w:r>
    </w:p>
  </w:comment>
  <w:comment w:id="199" w:author="Mendoza, Ana (CDC/NCEZID/DHQP/SB) (CTR)" w:date="2025-12-02T14:42:00Z" w:initials="AM">
    <w:p w14:paraId="1E63C40D" w14:textId="77777777" w:rsidR="00C306E0" w:rsidRDefault="00C306E0" w:rsidP="00C306E0">
      <w:pPr>
        <w:pStyle w:val="CommentText"/>
      </w:pPr>
      <w:r>
        <w:rPr>
          <w:rStyle w:val="CommentReference"/>
        </w:rPr>
        <w:annotationRef/>
      </w:r>
      <w:r>
        <w:t>Are we using measurement period or reporting period?</w:t>
      </w:r>
    </w:p>
  </w:comment>
  <w:comment w:id="200" w:author="Betz, Kristina (CDC/NCEZID/DHQP/SB)" w:date="2025-12-11T15:51:00Z" w:initials="KB">
    <w:p w14:paraId="3F03D91E" w14:textId="77777777" w:rsidR="00B62C89" w:rsidRDefault="00B62C89" w:rsidP="00B62C89">
      <w:pPr>
        <w:pStyle w:val="CommentText"/>
      </w:pPr>
      <w:r>
        <w:rPr>
          <w:rStyle w:val="CommentReference"/>
        </w:rPr>
        <w:annotationRef/>
      </w:r>
      <w:r>
        <w:t>I think in this case it is the measurement period as the user can change the period for the tables to be generated as Month or Year?</w:t>
      </w:r>
    </w:p>
  </w:comment>
  <w:comment w:id="201" w:author="McMeen, Marissa (CDC/NCEZID/DHQP/SB) (CTR)" w:date="2025-12-03T12:37:00Z" w:initials="MM">
    <w:p w14:paraId="48DA344A" w14:textId="084249AD" w:rsidR="001225E2" w:rsidRDefault="001225E2" w:rsidP="001225E2">
      <w:pPr>
        <w:pStyle w:val="CommentText"/>
      </w:pPr>
      <w:r>
        <w:rPr>
          <w:rStyle w:val="CommentReference"/>
        </w:rPr>
        <w:annotationRef/>
      </w:r>
      <w:r>
        <w:t xml:space="preserve">Inpatient HOB Prevalence Rate. Too late for A&amp;R name change. Maybe change in future. </w:t>
      </w:r>
    </w:p>
  </w:comment>
  <w:comment w:id="202" w:author="McMeen, Marissa (CDC/NCEZID/DHQP/SB) (CTR)" w:date="2025-12-09T11:18:00Z" w:initials="MM">
    <w:p w14:paraId="128E33ED" w14:textId="77777777" w:rsidR="008E1672" w:rsidRDefault="008E1672" w:rsidP="008E1672">
      <w:pPr>
        <w:pStyle w:val="CommentText"/>
      </w:pPr>
      <w:r>
        <w:rPr>
          <w:rStyle w:val="CommentReference"/>
        </w:rPr>
        <w:annotationRef/>
      </w:r>
      <w:r>
        <w:t>Noted in change log for possible future iterations.</w:t>
      </w:r>
    </w:p>
  </w:comment>
  <w:comment w:id="203" w:author="Mendoza, Ana (CDC/NCEZID/DHQP/SB) (CTR)" w:date="2025-12-11T10:46:00Z" w:initials="M(">
    <w:p w14:paraId="182A351D" w14:textId="6FFFDFE4" w:rsidR="00757D65" w:rsidRDefault="00757D65">
      <w:pPr>
        <w:pStyle w:val="CommentText"/>
      </w:pPr>
      <w:r>
        <w:rPr>
          <w:rStyle w:val="CommentReference"/>
        </w:rPr>
        <w:annotationRef/>
      </w:r>
      <w:r w:rsidRPr="05B151AC">
        <w:t>Should this read "stays with at least one HOB"?</w:t>
      </w:r>
    </w:p>
  </w:comment>
  <w:comment w:id="204" w:author="McMeen, Marissa (CDC/NCEZID/DHQP/SB) (CTR)" w:date="2025-12-03T12:51:00Z" w:initials="MM">
    <w:p w14:paraId="21E03342" w14:textId="22E38127" w:rsidR="00574BA4" w:rsidRDefault="00574BA4" w:rsidP="00574BA4">
      <w:pPr>
        <w:pStyle w:val="CommentText"/>
      </w:pPr>
      <w:r>
        <w:rPr>
          <w:rStyle w:val="CommentReference"/>
        </w:rPr>
        <w:annotationRef/>
      </w:r>
      <w:r>
        <w:fldChar w:fldCharType="begin"/>
      </w:r>
      <w:r>
        <w:instrText>HYPERLINK "mailto:rwu8@cdc.gov"</w:instrText>
      </w:r>
      <w:bookmarkStart w:id="205" w:name="_@_314B09E9CCFF4B18A2F69A2211BAF0F7Z"/>
      <w:r>
        <w:fldChar w:fldCharType="separate"/>
      </w:r>
      <w:bookmarkEnd w:id="205"/>
      <w:r w:rsidRPr="00574BA4">
        <w:rPr>
          <w:rStyle w:val="Mention"/>
          <w:noProof/>
        </w:rPr>
        <w:t>@McMeen, Marissa (CDC/NCEZID/DHQP/SB) (CTR)</w:t>
      </w:r>
      <w:r>
        <w:fldChar w:fldCharType="end"/>
      </w:r>
      <w:r>
        <w:t xml:space="preserve"> format this</w:t>
      </w:r>
    </w:p>
  </w:comment>
  <w:comment w:id="210" w:author="Boswell, LaTasha (CDC/NCEZID/DHQP/SB) (CTR)" w:date="2025-12-05T09:23:00Z" w:initials="LB">
    <w:p w14:paraId="3DAECA03" w14:textId="77777777" w:rsidR="00502DB1" w:rsidRDefault="00502DB1" w:rsidP="00502DB1">
      <w:pPr>
        <w:pStyle w:val="CommentText"/>
      </w:pPr>
      <w:r>
        <w:rPr>
          <w:rStyle w:val="CommentReference"/>
        </w:rPr>
        <w:annotationRef/>
      </w:r>
      <w:r>
        <w:t xml:space="preserve">KB and Team agree to keep current logic for Co-Lab protocol. </w:t>
      </w:r>
    </w:p>
  </w:comment>
  <w:comment w:id="209" w:author="Boswell, LaTasha (CDC/NCEZID/DHQP/SB) (CTR)" w:date="2025-11-26T10:42:00Z" w:initials="LB">
    <w:p w14:paraId="02020303" w14:textId="3759A3F8" w:rsidR="00764F0E" w:rsidRDefault="00764F0E" w:rsidP="00764F0E">
      <w:pPr>
        <w:pStyle w:val="CommentText"/>
      </w:pPr>
      <w:r>
        <w:rPr>
          <w:rStyle w:val="CommentReference"/>
        </w:rPr>
        <w:annotationRef/>
      </w:r>
      <w:hyperlink r:id="rId7" w:history="1">
        <w:r w:rsidRPr="00764F0E">
          <w:rPr>
            <w:rStyle w:val="Mention"/>
            <w:noProof/>
          </w:rPr>
          <w:t>@Betz, Kristina (CDC/NCEZID/DHQP/SB)</w:t>
        </w:r>
      </w:hyperlink>
      <w:r>
        <w:t xml:space="preserve"> ; </w:t>
      </w:r>
      <w:hyperlink r:id="rId8" w:history="1">
        <w:r w:rsidRPr="00764F0E">
          <w:rPr>
            <w:rStyle w:val="Mention"/>
            <w:noProof/>
          </w:rPr>
          <w:t>@Dantes, Raymund B. (CDC/NCEZID/DHQP/SB) (CTR)</w:t>
        </w:r>
      </w:hyperlink>
      <w:r>
        <w:t xml:space="preserve"> - Please review the revisions made here and provide feedback.  </w:t>
      </w:r>
    </w:p>
  </w:comment>
  <w:comment w:id="211" w:author="Betz, Kristina (CDC/NCEZID/DHQP/SB)" w:date="2025-12-12T08:44:00Z" w:initials="KB">
    <w:p w14:paraId="0203443F" w14:textId="77777777" w:rsidR="00F36760" w:rsidRDefault="00F36760" w:rsidP="00F36760">
      <w:pPr>
        <w:pStyle w:val="CommentText"/>
      </w:pPr>
      <w:r>
        <w:rPr>
          <w:rStyle w:val="CommentReference"/>
        </w:rPr>
        <w:annotationRef/>
      </w:r>
      <w:r>
        <w:t xml:space="preserve">We don’t have any examples of commensal organisms. </w:t>
      </w:r>
    </w:p>
  </w:comment>
  <w:comment w:id="212" w:author="McMeen, Marissa (CDC/NCEZID/DHQP/SB) (CTR)" w:date="2025-12-16T14:48:00Z" w:initials="MM">
    <w:p w14:paraId="4DE19DA4" w14:textId="3175FDB4" w:rsidR="00137DF8" w:rsidRDefault="00137DF8" w:rsidP="00137DF8">
      <w:pPr>
        <w:pStyle w:val="CommentText"/>
      </w:pPr>
      <w:r>
        <w:rPr>
          <w:rStyle w:val="CommentReference"/>
        </w:rPr>
        <w:annotationRef/>
      </w:r>
      <w:r>
        <w:fldChar w:fldCharType="begin"/>
      </w:r>
      <w:r>
        <w:instrText>HYPERLINK "mailto:rly7@cdc.gov"</w:instrText>
      </w:r>
      <w:bookmarkStart w:id="213" w:name="_@_714426A6531C4C01A95366E136FDA6BFZ"/>
      <w:r>
        <w:fldChar w:fldCharType="separate"/>
      </w:r>
      <w:bookmarkEnd w:id="213"/>
      <w:r w:rsidRPr="00137DF8">
        <w:rPr>
          <w:rStyle w:val="Mention"/>
          <w:noProof/>
        </w:rPr>
        <w:t>@Betz, Kristina (CDC/NCEZID/DHQP/SB)</w:t>
      </w:r>
      <w:r>
        <w:fldChar w:fldCharType="end"/>
      </w:r>
      <w:r>
        <w:t xml:space="preserve"> I added a common commensal example at the end under what is not a HOB event.  Should I also add an example of an event with a pathogen and then a later collected common commensal or do we think just showing 1 with a common commensal is enough?</w:t>
      </w:r>
    </w:p>
  </w:comment>
  <w:comment w:id="216" w:author="Boswell, LaTasha (CDC/NCEZID/DHQP/SB) (CTR)" w:date="2025-12-04T13:48:00Z" w:initials="LB">
    <w:p w14:paraId="77B68530" w14:textId="77777777" w:rsidR="009B4D96" w:rsidRDefault="009B4D96" w:rsidP="009B4D96">
      <w:pPr>
        <w:pStyle w:val="CommentText"/>
      </w:pPr>
      <w:r>
        <w:rPr>
          <w:rStyle w:val="CommentReference"/>
        </w:rPr>
        <w:annotationRef/>
      </w:r>
      <w:r>
        <w:t>Group questions if example is necessary?</w:t>
      </w:r>
    </w:p>
  </w:comment>
  <w:comment w:id="217" w:author="Boswell, LaTasha (CDC/NCEZID/DHQP/SB) (CTR)" w:date="2025-12-09T12:40:00Z" w:initials="LB">
    <w:p w14:paraId="5EE00F42" w14:textId="77777777" w:rsidR="006C10D5" w:rsidRDefault="006C10D5" w:rsidP="006C10D5">
      <w:pPr>
        <w:pStyle w:val="CommentText"/>
      </w:pPr>
      <w:r>
        <w:rPr>
          <w:rStyle w:val="CommentReference"/>
        </w:rPr>
        <w:annotationRef/>
      </w:r>
      <w:r>
        <w:t xml:space="preserve">Team agreed to keep example. </w:t>
      </w:r>
    </w:p>
  </w:comment>
  <w:comment w:id="218" w:author="Boswell, LaTasha (CDC/NCEZID/DHQP/SB) (CTR)" w:date="2025-12-04T13:59:00Z" w:initials="LB">
    <w:p w14:paraId="10CE2BCB" w14:textId="77777777" w:rsidR="00E66C58" w:rsidRDefault="00E66C58" w:rsidP="00E66C58">
      <w:pPr>
        <w:pStyle w:val="CommentText"/>
      </w:pPr>
      <w:r>
        <w:rPr>
          <w:rStyle w:val="CommentReference"/>
        </w:rPr>
        <w:annotationRef/>
      </w:r>
      <w:r>
        <w:t xml:space="preserve">Clarification needed to understand purpose of tracking O-COB and COB events. </w:t>
      </w:r>
    </w:p>
  </w:comment>
  <w:comment w:id="219" w:author="Boswell, LaTasha (CDC/NCEZID/DHQP/SB) (CTR)" w:date="2025-12-05T13:43:00Z" w:initials="LB">
    <w:p w14:paraId="2B756A2D" w14:textId="77777777" w:rsidR="005445D6" w:rsidRDefault="005445D6" w:rsidP="005445D6">
      <w:pPr>
        <w:pStyle w:val="CommentText"/>
      </w:pPr>
      <w:r>
        <w:rPr>
          <w:rStyle w:val="CommentReference"/>
        </w:rPr>
        <w:annotationRef/>
      </w:r>
      <w:r>
        <w:t>Completed 12/5</w:t>
      </w:r>
    </w:p>
  </w:comment>
  <w:comment w:id="221" w:author="Boswell, LaTasha (CDC/NCEZID/DHQP/SB) (CTR)" w:date="2025-12-04T14:01:00Z" w:initials="LB">
    <w:p w14:paraId="3C733948" w14:textId="0D653E34" w:rsidR="00FF297B" w:rsidRDefault="00FF297B" w:rsidP="00FF297B">
      <w:pPr>
        <w:pStyle w:val="CommentText"/>
      </w:pPr>
      <w:r>
        <w:rPr>
          <w:rStyle w:val="CommentReference"/>
        </w:rPr>
        <w:annotationRef/>
      </w:r>
      <w:r>
        <w:t>Consider flipping pathogens</w:t>
      </w:r>
    </w:p>
  </w:comment>
  <w:comment w:id="222" w:author="Boswell, LaTasha (CDC/NCEZID/DHQP/SB) (CTR)" w:date="2025-12-04T15:28:00Z" w:initials="LB">
    <w:p w14:paraId="274E80AD" w14:textId="77777777" w:rsidR="003C713E" w:rsidRDefault="003C713E" w:rsidP="003C713E">
      <w:pPr>
        <w:pStyle w:val="CommentText"/>
      </w:pPr>
      <w:r>
        <w:rPr>
          <w:rStyle w:val="CommentReference"/>
        </w:rPr>
        <w:annotationRef/>
      </w:r>
      <w:r>
        <w:t xml:space="preserve">Organisms flipped per Nimale’s suggestion. </w:t>
      </w:r>
    </w:p>
  </w:comment>
  <w:comment w:id="228" w:author="Harte, Robyn (CDC/NCEZID/DHQP/SB) (CTR)" w:date="2025-04-15T10:53:00Z" w:initials="RH">
    <w:p w14:paraId="4A339996" w14:textId="7EA5BA53" w:rsidR="00483211" w:rsidRDefault="00483211" w:rsidP="00483211">
      <w:pPr>
        <w:pStyle w:val="CommentText"/>
      </w:pPr>
      <w:r>
        <w:rPr>
          <w:rStyle w:val="CommentReference"/>
        </w:rPr>
        <w:annotationRef/>
      </w:r>
      <w:r>
        <w:fldChar w:fldCharType="begin"/>
      </w:r>
      <w:r>
        <w:instrText>HYPERLINK "mailto:nru3@cdc.gov"</w:instrText>
      </w:r>
      <w:bookmarkStart w:id="230" w:name="_@_01EE450A2E7641F9A8202CEF5860BDADZ"/>
      <w:r>
        <w:fldChar w:fldCharType="separate"/>
      </w:r>
      <w:bookmarkEnd w:id="230"/>
      <w:r w:rsidRPr="00483211">
        <w:rPr>
          <w:rStyle w:val="Mention"/>
          <w:noProof/>
        </w:rPr>
        <w:t>@Godfrey, Dominique (CDC/NCEZID/DHQP/SB) (CTR)</w:t>
      </w:r>
      <w:r>
        <w:fldChar w:fldCharType="end"/>
      </w:r>
      <w:r>
        <w:t xml:space="preserve"> Wondering if we can also add to the title that this would be a community onset event?</w:t>
      </w:r>
    </w:p>
  </w:comment>
  <w:comment w:id="229" w:author="Godfrey, Dominique (CDC/NCEZID/DHQP/SB) (CTR)" w:date="2025-04-15T19:41:00Z" w:initials="G(">
    <w:p w14:paraId="500E998E" w14:textId="51D6BE4C" w:rsidR="2DA09337" w:rsidRDefault="2DA09337">
      <w:pPr>
        <w:pStyle w:val="CommentText"/>
      </w:pPr>
      <w:r>
        <w:fldChar w:fldCharType="begin"/>
      </w:r>
      <w:r>
        <w:instrText xml:space="preserve"> HYPERLINK "mailto:xqu6@cdc.gov"</w:instrText>
      </w:r>
      <w:bookmarkStart w:id="231" w:name="_@_FEBF580FE7E341049554604FFBA89DFDZ"/>
      <w:r>
        <w:fldChar w:fldCharType="separate"/>
      </w:r>
      <w:bookmarkEnd w:id="231"/>
      <w:r w:rsidRPr="2DA09337">
        <w:rPr>
          <w:rStyle w:val="Mention"/>
          <w:noProof/>
        </w:rPr>
        <w:t>@Harte, Robyn (CDC/NCEZID/DHQP/SB) (CTR)</w:t>
      </w:r>
      <w:r>
        <w:fldChar w:fldCharType="end"/>
      </w:r>
      <w:r>
        <w:t xml:space="preserve"> we may want to add this is a COB event in the narrative, but this section focuses on events that do meet HOB criteria. There is a section below for COB events.</w:t>
      </w:r>
      <w:r>
        <w:rPr>
          <w:rStyle w:val="CommentReference"/>
        </w:rPr>
        <w:annotationRef/>
      </w:r>
    </w:p>
  </w:comment>
  <w:comment w:id="232" w:author="Betz, Kristina (CDC/NCEZID/DHQP/SB)" w:date="2025-12-02T14:47:00Z" w:initials="KB">
    <w:p w14:paraId="70648A92" w14:textId="77777777" w:rsidR="0031548E" w:rsidRDefault="0031548E" w:rsidP="0031548E">
      <w:pPr>
        <w:pStyle w:val="CommentText"/>
      </w:pPr>
      <w:r>
        <w:rPr>
          <w:rStyle w:val="CommentReference"/>
        </w:rPr>
        <w:annotationRef/>
      </w:r>
      <w:r>
        <w:t>I think we need the reverse of this example.</w:t>
      </w:r>
      <w:r>
        <w:br/>
        <w:t>Have just E.coli identified on Day 1, and have E.coli and Staph aureus identified on Day 5. Does the Day 5 Staph aureus count as an HOB?</w:t>
      </w:r>
    </w:p>
  </w:comment>
  <w:comment w:id="233" w:author="Dantes, Raymund B. (CDC/NCEZID/DHQP/SB) (CTR)" w:date="2025-12-02T21:40:00Z" w:initials="D(">
    <w:p w14:paraId="223E6FD2" w14:textId="73F6C7F0" w:rsidR="00291BAA" w:rsidRDefault="00291BAA">
      <w:pPr>
        <w:pStyle w:val="CommentText"/>
      </w:pPr>
      <w:r>
        <w:rPr>
          <w:rStyle w:val="CommentReference"/>
        </w:rPr>
        <w:annotationRef/>
      </w:r>
      <w:r w:rsidRPr="31BBDE43">
        <w:t xml:space="preserve">Oooh good point! I agree with reversing it for this example. As to your last question, I think the reverse scenario clinically feels like a continuation of the earlier infection, but we haven't accounted for this in the definition section above. I just added a suggestion for fixing the text above. </w:t>
      </w:r>
    </w:p>
  </w:comment>
  <w:comment w:id="234" w:author="Boswell, LaTasha (CDC/NCEZID/DHQP/SB) (CTR)" w:date="2025-12-03T10:20:00Z" w:initials="LB">
    <w:p w14:paraId="18139177" w14:textId="77777777" w:rsidR="009522F7" w:rsidRDefault="009522F7" w:rsidP="009522F7">
      <w:pPr>
        <w:pStyle w:val="CommentText"/>
      </w:pPr>
      <w:r>
        <w:rPr>
          <w:rStyle w:val="CommentReference"/>
        </w:rPr>
        <w:annotationRef/>
      </w:r>
      <w:r>
        <w:t>Revised.</w:t>
      </w:r>
    </w:p>
  </w:comment>
  <w:comment w:id="235" w:author="Boswell, LaTasha (CDC/NCEZID/DHQP/SB) (CTR)" w:date="2025-12-04T14:08:00Z" w:initials="LB">
    <w:p w14:paraId="712827D2" w14:textId="77777777" w:rsidR="00873297" w:rsidRDefault="00250AA4" w:rsidP="00873297">
      <w:pPr>
        <w:pStyle w:val="CommentText"/>
      </w:pPr>
      <w:r>
        <w:rPr>
          <w:rStyle w:val="CommentReference"/>
        </w:rPr>
        <w:annotationRef/>
      </w:r>
      <w:r w:rsidR="00873297">
        <w:t xml:space="preserve">Need Kristy and/or Ray present to further discuss this example. </w:t>
      </w:r>
    </w:p>
  </w:comment>
  <w:comment w:id="236" w:author="Boswell, LaTasha (CDC/NCEZID/DHQP/SB) (CTR)" w:date="2025-12-09T12:40:00Z" w:initials="LB">
    <w:p w14:paraId="1AEC46F6" w14:textId="77777777" w:rsidR="006C10D5" w:rsidRDefault="006C10D5" w:rsidP="006C10D5">
      <w:pPr>
        <w:pStyle w:val="CommentText"/>
      </w:pPr>
      <w:r>
        <w:rPr>
          <w:rStyle w:val="CommentReference"/>
        </w:rPr>
        <w:annotationRef/>
      </w:r>
      <w:r>
        <w:t>Example kept in protocol. No further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86CDB1" w15:done="1"/>
  <w15:commentEx w15:paraId="6F693A75" w15:paraIdParent="0A86CDB1" w15:done="1"/>
  <w15:commentEx w15:paraId="2D2AB0D9" w15:done="1"/>
  <w15:commentEx w15:paraId="329A4F3D" w15:done="1"/>
  <w15:commentEx w15:paraId="2D073181" w15:done="1"/>
  <w15:commentEx w15:paraId="36669343" w15:paraIdParent="2D073181" w15:done="1"/>
  <w15:commentEx w15:paraId="0172060A" w15:paraIdParent="2D073181" w15:done="1"/>
  <w15:commentEx w15:paraId="397055E9" w15:paraIdParent="2D073181" w15:done="1"/>
  <w15:commentEx w15:paraId="79DB9C6C" w15:done="1"/>
  <w15:commentEx w15:paraId="612D5D28" w15:paraIdParent="79DB9C6C" w15:done="1"/>
  <w15:commentEx w15:paraId="627F2814" w15:paraIdParent="79DB9C6C" w15:done="1"/>
  <w15:commentEx w15:paraId="37AD211D" w15:done="1"/>
  <w15:commentEx w15:paraId="33488005" w15:paraIdParent="37AD211D" w15:done="1"/>
  <w15:commentEx w15:paraId="369CAE12" w15:paraIdParent="37AD211D" w15:done="1"/>
  <w15:commentEx w15:paraId="78F43DDD" w15:done="1"/>
  <w15:commentEx w15:paraId="74ECC89D" w15:paraIdParent="78F43DDD" w15:done="1"/>
  <w15:commentEx w15:paraId="0C74C892" w15:done="1"/>
  <w15:commentEx w15:paraId="2AFC6241" w15:done="1"/>
  <w15:commentEx w15:paraId="20868ED1" w15:done="1"/>
  <w15:commentEx w15:paraId="0DCC8196" w15:paraIdParent="20868ED1" w15:done="1"/>
  <w15:commentEx w15:paraId="3FD58547" w15:paraIdParent="20868ED1" w15:done="1"/>
  <w15:commentEx w15:paraId="6A5078BD" w15:done="1"/>
  <w15:commentEx w15:paraId="01E1DC6E" w15:paraIdParent="6A5078BD" w15:done="1"/>
  <w15:commentEx w15:paraId="0D988CB5" w15:done="1"/>
  <w15:commentEx w15:paraId="7765B0B9" w15:paraIdParent="0D988CB5" w15:done="1"/>
  <w15:commentEx w15:paraId="2F179ED9" w15:done="1"/>
  <w15:commentEx w15:paraId="4835588F" w15:paraIdParent="2F179ED9" w15:done="1"/>
  <w15:commentEx w15:paraId="6935DDB3" w15:paraIdParent="2F179ED9" w15:done="1"/>
  <w15:commentEx w15:paraId="7CEF3A3D" w15:paraIdParent="2F179ED9" w15:done="1"/>
  <w15:commentEx w15:paraId="581F4DF3" w15:done="1"/>
  <w15:commentEx w15:paraId="5BF9FCEA" w15:paraIdParent="581F4DF3" w15:done="1"/>
  <w15:commentEx w15:paraId="41407438" w15:paraIdParent="581F4DF3" w15:done="1"/>
  <w15:commentEx w15:paraId="75FFD2A9" w15:paraIdParent="581F4DF3" w15:done="1"/>
  <w15:commentEx w15:paraId="7BB6B9DD" w15:paraIdParent="581F4DF3" w15:done="1"/>
  <w15:commentEx w15:paraId="5A8A41A5" w15:paraIdParent="581F4DF3" w15:done="1"/>
  <w15:commentEx w15:paraId="2CC1BBE3" w15:paraIdParent="581F4DF3" w15:done="1"/>
  <w15:commentEx w15:paraId="1BF9386D" w15:paraIdParent="581F4DF3" w15:done="1"/>
  <w15:commentEx w15:paraId="32579CC9" w15:done="1"/>
  <w15:commentEx w15:paraId="795DE95C" w15:done="1"/>
  <w15:commentEx w15:paraId="2A323158" w15:done="1"/>
  <w15:commentEx w15:paraId="196D81FE" w15:done="1"/>
  <w15:commentEx w15:paraId="2B59B77D" w15:paraIdParent="196D81FE" w15:done="1"/>
  <w15:commentEx w15:paraId="3690D631" w15:paraIdParent="196D81FE" w15:done="1"/>
  <w15:commentEx w15:paraId="3286E30D" w15:done="1"/>
  <w15:commentEx w15:paraId="60DDC4A5" w15:paraIdParent="3286E30D" w15:done="1"/>
  <w15:commentEx w15:paraId="4344AB66" w15:paraIdParent="3286E30D" w15:done="1"/>
  <w15:commentEx w15:paraId="66F28DEC" w15:paraIdParent="3286E30D" w15:done="1"/>
  <w15:commentEx w15:paraId="176727A5" w15:paraIdParent="3286E30D" w15:done="1"/>
  <w15:commentEx w15:paraId="243673AC" w15:done="1"/>
  <w15:commentEx w15:paraId="67DB6D95" w15:paraIdParent="243673AC" w15:done="1"/>
  <w15:commentEx w15:paraId="634C8BDB" w15:paraIdParent="243673AC" w15:done="1"/>
  <w15:commentEx w15:paraId="57AE1ABA" w15:paraIdParent="243673AC" w15:done="1"/>
  <w15:commentEx w15:paraId="4EBCFA12" w15:done="1"/>
  <w15:commentEx w15:paraId="3CBB9712" w15:done="1"/>
  <w15:commentEx w15:paraId="36A4BC3C" w15:done="1"/>
  <w15:commentEx w15:paraId="6273B64A" w15:paraIdParent="36A4BC3C" w15:done="1"/>
  <w15:commentEx w15:paraId="5AB9F34C" w15:done="1"/>
  <w15:commentEx w15:paraId="493EA55E" w15:paraIdParent="5AB9F34C" w15:done="1"/>
  <w15:commentEx w15:paraId="709B38A8" w15:done="1"/>
  <w15:commentEx w15:paraId="6DBE4341" w15:paraIdParent="709B38A8" w15:done="1"/>
  <w15:commentEx w15:paraId="150EBA27" w15:paraIdParent="709B38A8" w15:done="1"/>
  <w15:commentEx w15:paraId="7BF1B89D" w15:paraIdParent="709B38A8" w15:done="1"/>
  <w15:commentEx w15:paraId="548D1ADE" w15:paraIdParent="709B38A8" w15:done="1"/>
  <w15:commentEx w15:paraId="30FACE91" w15:paraIdParent="709B38A8" w15:done="1"/>
  <w15:commentEx w15:paraId="27208840" w15:done="1"/>
  <w15:commentEx w15:paraId="05F4BBE5" w15:paraIdParent="27208840" w15:done="1"/>
  <w15:commentEx w15:paraId="4CD8BA50" w15:paraIdParent="27208840" w15:done="1"/>
  <w15:commentEx w15:paraId="1803170A" w15:done="1"/>
  <w15:commentEx w15:paraId="499787F7" w15:paraIdParent="1803170A" w15:done="1"/>
  <w15:commentEx w15:paraId="5BD6442F" w15:done="1"/>
  <w15:commentEx w15:paraId="50F91058" w15:paraIdParent="5BD6442F" w15:done="1"/>
  <w15:commentEx w15:paraId="37E3BE6E" w15:paraIdParent="5BD6442F" w15:done="1"/>
  <w15:commentEx w15:paraId="526A6935" w15:done="0"/>
  <w15:commentEx w15:paraId="6B5E3205" w15:done="1"/>
  <w15:commentEx w15:paraId="17B1DF88" w15:done="1"/>
  <w15:commentEx w15:paraId="1DD925AC" w15:paraIdParent="17B1DF88" w15:done="1"/>
  <w15:commentEx w15:paraId="2E86F2FB" w15:paraIdParent="17B1DF88" w15:done="1"/>
  <w15:commentEx w15:paraId="2EE6A66D" w15:done="1"/>
  <w15:commentEx w15:paraId="68874432" w15:paraIdParent="2EE6A66D" w15:done="1"/>
  <w15:commentEx w15:paraId="25FD6BCE" w15:paraIdParent="2EE6A66D" w15:done="1"/>
  <w15:commentEx w15:paraId="34922A2F" w15:paraIdParent="2EE6A66D" w15:done="1"/>
  <w15:commentEx w15:paraId="6F583D8A" w15:paraIdParent="2EE6A66D" w15:done="1"/>
  <w15:commentEx w15:paraId="769705BB" w15:paraIdParent="2EE6A66D" w15:done="1"/>
  <w15:commentEx w15:paraId="1D23B124" w15:paraIdParent="2EE6A66D" w15:done="1"/>
  <w15:commentEx w15:paraId="69CEA566" w15:paraIdParent="2EE6A66D" w15:done="1"/>
  <w15:commentEx w15:paraId="01030E26" w15:done="0"/>
  <w15:commentEx w15:paraId="7B68288F" w15:paraIdParent="01030E26" w15:done="0"/>
  <w15:commentEx w15:paraId="015740F5" w15:done="1"/>
  <w15:commentEx w15:paraId="3E2E1C18" w15:paraIdParent="015740F5" w15:done="1"/>
  <w15:commentEx w15:paraId="59E4A193" w15:paraIdParent="015740F5" w15:done="1"/>
  <w15:commentEx w15:paraId="487A8476" w15:paraIdParent="015740F5" w15:done="1"/>
  <w15:commentEx w15:paraId="0F55EAB3" w15:done="0"/>
  <w15:commentEx w15:paraId="3DD8CFB3" w15:done="0"/>
  <w15:commentEx w15:paraId="4C2EEC9B" w15:paraIdParent="3DD8CFB3" w15:done="0"/>
  <w15:commentEx w15:paraId="39047E16" w15:done="1"/>
  <w15:commentEx w15:paraId="48F1DF65" w15:paraIdParent="39047E16" w15:done="1"/>
  <w15:commentEx w15:paraId="0D01E984" w15:done="1"/>
  <w15:commentEx w15:paraId="1D682E11" w15:paraIdParent="0D01E984" w15:done="1"/>
  <w15:commentEx w15:paraId="6713FA33" w15:done="1"/>
  <w15:commentEx w15:paraId="04726EB7" w15:paraIdParent="6713FA33" w15:done="1"/>
  <w15:commentEx w15:paraId="350E2372" w15:paraIdParent="6713FA33" w15:done="1"/>
  <w15:commentEx w15:paraId="7A729265" w15:paraIdParent="6713FA33" w15:done="1"/>
  <w15:commentEx w15:paraId="1E63C40D" w15:done="0"/>
  <w15:commentEx w15:paraId="3F03D91E" w15:paraIdParent="1E63C40D" w15:done="0"/>
  <w15:commentEx w15:paraId="48DA344A" w15:done="1"/>
  <w15:commentEx w15:paraId="128E33ED" w15:paraIdParent="48DA344A" w15:done="1"/>
  <w15:commentEx w15:paraId="182A351D" w15:done="1"/>
  <w15:commentEx w15:paraId="21E03342" w15:done="1"/>
  <w15:commentEx w15:paraId="3DAECA03" w15:done="1"/>
  <w15:commentEx w15:paraId="02020303" w15:done="1"/>
  <w15:commentEx w15:paraId="0203443F" w15:done="0"/>
  <w15:commentEx w15:paraId="4DE19DA4" w15:paraIdParent="0203443F" w15:done="0"/>
  <w15:commentEx w15:paraId="77B68530" w15:done="1"/>
  <w15:commentEx w15:paraId="5EE00F42" w15:paraIdParent="77B68530" w15:done="1"/>
  <w15:commentEx w15:paraId="10CE2BCB" w15:done="1"/>
  <w15:commentEx w15:paraId="2B756A2D" w15:paraIdParent="10CE2BCB" w15:done="1"/>
  <w15:commentEx w15:paraId="3C733948" w15:done="1"/>
  <w15:commentEx w15:paraId="274E80AD" w15:paraIdParent="3C733948" w15:done="1"/>
  <w15:commentEx w15:paraId="4A339996" w15:done="1"/>
  <w15:commentEx w15:paraId="500E998E" w15:paraIdParent="4A339996" w15:done="1"/>
  <w15:commentEx w15:paraId="70648A92" w15:done="1"/>
  <w15:commentEx w15:paraId="223E6FD2" w15:paraIdParent="70648A92" w15:done="1"/>
  <w15:commentEx w15:paraId="18139177" w15:paraIdParent="70648A92" w15:done="1"/>
  <w15:commentEx w15:paraId="712827D2" w15:paraIdParent="70648A92" w15:done="1"/>
  <w15:commentEx w15:paraId="1AEC46F6" w15:paraIdParent="70648A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0261F6" w16cex:dateUtc="2025-05-22T15:02:00Z"/>
  <w16cex:commentExtensible w16cex:durableId="307672BA" w16cex:dateUtc="2025-05-23T12:04:00Z"/>
  <w16cex:commentExtensible w16cex:durableId="324D8EE3" w16cex:dateUtc="2025-04-14T20:12:00Z"/>
  <w16cex:commentExtensible w16cex:durableId="29D27093" w16cex:dateUtc="2025-06-24T10:42:00Z">
    <w16cex:extLst>
      <w16:ext w16:uri="{CE6994B0-6A32-4C9F-8C6B-6E91EDA988CE}">
        <cr:reactions xmlns:cr="http://schemas.microsoft.com/office/comments/2020/reactions">
          <cr:reaction reactionType="1">
            <cr:reactionInfo dateUtc="2025-07-25T11:35:26Z">
              <cr:user userId="S::rly7@cdc.gov::5dbb8d36-8da0-4ccd-8091-8526c969f416" userProvider="AD" userName="Betz, Kristina (CDC/NCEZID/DHQP/SB)"/>
            </cr:reactionInfo>
          </cr:reaction>
        </cr:reactions>
      </w16:ext>
    </w16cex:extLst>
  </w16cex:commentExtensible>
  <w16cex:commentExtensible w16cex:durableId="173ECC9C" w16cex:dateUtc="2025-11-19T19:07:00Z"/>
  <w16cex:commentExtensible w16cex:durableId="68CE281F" w16cex:dateUtc="2025-12-01T19:36:00Z"/>
  <w16cex:commentExtensible w16cex:durableId="304882C5" w16cex:dateUtc="2025-12-01T19:36:00Z"/>
  <w16cex:commentExtensible w16cex:durableId="13926521" w16cex:dateUtc="2025-12-02T23:52:00Z"/>
  <w16cex:commentExtensible w16cex:durableId="34D412DE" w16cex:dateUtc="2025-12-03T00:02:00Z">
    <w16cex:extLst>
      <w16:ext w16:uri="{CE6994B0-6A32-4C9F-8C6B-6E91EDA988CE}">
        <cr:reactions xmlns:cr="http://schemas.microsoft.com/office/comments/2020/reactions">
          <cr:reaction reactionType="1">
            <cr:reactionInfo dateUtc="2025-12-03T14:20:34Z">
              <cr:user userId="S::nwl7@cdc.gov::8bfca901-555d-4c2d-beb9-c9ea8b89e898" userProvider="AD" userName="Boswell, LaTasha (CDC/NCEZID/DHQP/SB) (CTR)"/>
            </cr:reactionInfo>
          </cr:reaction>
        </cr:reactions>
      </w16:ext>
    </w16cex:extLst>
  </w16cex:commentExtensible>
  <w16cex:commentExtensible w16cex:durableId="2166DEDE" w16cex:dateUtc="2025-12-03T00:03:00Z">
    <w16cex:extLst>
      <w16:ext w16:uri="{CE6994B0-6A32-4C9F-8C6B-6E91EDA988CE}">
        <cr:reactions xmlns:cr="http://schemas.microsoft.com/office/comments/2020/reactions">
          <cr:reaction reactionType="1">
            <cr:reactionInfo dateUtc="2025-12-03T14:06:58Z">
              <cr:user userId="S::nwl7@cdc.gov::8bfca901-555d-4c2d-beb9-c9ea8b89e898" userProvider="AD" userName="Boswell, LaTasha (CDC/NCEZID/DHQP/SB) (CTR)"/>
            </cr:reactionInfo>
          </cr:reaction>
        </cr:reactions>
      </w16:ext>
    </w16cex:extLst>
  </w16cex:commentExtensible>
  <w16cex:commentExtensible w16cex:durableId="18C4FA92" w16cex:dateUtc="2025-12-03T14:07:00Z"/>
  <w16cex:commentExtensible w16cex:durableId="343B81F2" w16cex:dateUtc="2025-12-02T23:52:00Z">
    <w16cex:extLst>
      <w16:ext w16:uri="{CE6994B0-6A32-4C9F-8C6B-6E91EDA988CE}">
        <cr:reactions xmlns:cr="http://schemas.microsoft.com/office/comments/2020/reactions">
          <cr:reaction reactionType="1">
            <cr:reactionInfo dateUtc="2025-12-03T14:20:32Z">
              <cr:user userId="S::nwl7@cdc.gov::8bfca901-555d-4c2d-beb9-c9ea8b89e898" userProvider="AD" userName="Boswell, LaTasha (CDC/NCEZID/DHQP/SB) (CTR)"/>
            </cr:reactionInfo>
          </cr:reaction>
        </cr:reactions>
      </w16:ext>
    </w16cex:extLst>
  </w16cex:commentExtensible>
  <w16cex:commentExtensible w16cex:durableId="7D009FB0" w16cex:dateUtc="2025-12-03T00:03:00Z"/>
  <w16cex:commentExtensible w16cex:durableId="07E8ADB2" w16cex:dateUtc="2025-12-03T14:20:00Z"/>
  <w16cex:commentExtensible w16cex:durableId="2E1B5E88" w16cex:dateUtc="2025-11-19T19:16:00Z"/>
  <w16cex:commentExtensible w16cex:durableId="7C910726" w16cex:dateUtc="2025-12-01T19:40:00Z"/>
  <w16cex:commentExtensible w16cex:durableId="4306E18E" w16cex:dateUtc="2025-06-24T10:58:00Z">
    <w16cex:extLst>
      <w16:ext w16:uri="{CE6994B0-6A32-4C9F-8C6B-6E91EDA988CE}">
        <cr:reactions xmlns:cr="http://schemas.microsoft.com/office/comments/2020/reactions">
          <cr:reaction reactionType="1">
            <cr:reactionInfo dateUtc="2025-07-23T13:28:39Z">
              <cr:user userId="S::rly7@cdc.gov::5dbb8d36-8da0-4ccd-8091-8526c969f416" userProvider="AD" userName="Betz, Kristina (CDC/NCEZID/DHQP/SB)"/>
            </cr:reactionInfo>
          </cr:reaction>
        </cr:reactions>
      </w16:ext>
    </w16cex:extLst>
  </w16cex:commentExtensible>
  <w16cex:commentExtensible w16cex:durableId="6F95EAF2" w16cex:dateUtc="2025-06-24T11:36:00Z"/>
  <w16cex:commentExtensible w16cex:durableId="085A596A" w16cex:dateUtc="2025-11-19T19:22:00Z"/>
  <w16cex:commentExtensible w16cex:durableId="22803643" w16cex:dateUtc="2025-12-01T19:45:00Z"/>
  <w16cex:commentExtensible w16cex:durableId="0736C9C9" w16cex:dateUtc="2025-12-01T20:20:00Z"/>
  <w16cex:commentExtensible w16cex:durableId="69415AC5" w16cex:dateUtc="2025-12-01T19:32:00Z">
    <w16cex:extLst>
      <w16:ext w16:uri="{CE6994B0-6A32-4C9F-8C6B-6E91EDA988CE}">
        <cr:reactions xmlns:cr="http://schemas.microsoft.com/office/comments/2020/reactions">
          <cr:reaction reactionType="1">
            <cr:reactionInfo dateUtc="2025-12-01T22:32:16Z">
              <cr:user userId="S::nwl7@cdc.gov::8bfca901-555d-4c2d-beb9-c9ea8b89e898" userProvider="AD" userName="Boswell, LaTasha (CDC/NCEZID/DHQP/SB) (CTR)"/>
            </cr:reactionInfo>
          </cr:reaction>
        </cr:reactions>
      </w16:ext>
    </w16cex:extLst>
  </w16cex:commentExtensible>
  <w16cex:commentExtensible w16cex:durableId="32B2784F" w16cex:dateUtc="2025-12-01T19:45:00Z"/>
  <w16cex:commentExtensible w16cex:durableId="5CDA3018" w16cex:dateUtc="2025-12-11T20:38:00Z"/>
  <w16cex:commentExtensible w16cex:durableId="28563661" w16cex:dateUtc="2025-12-15T19:09:00Z"/>
  <w16cex:commentExtensible w16cex:durableId="7E850FAB" w16cex:dateUtc="2025-11-19T19:36:00Z">
    <w16cex:extLst>
      <w16:ext w16:uri="{CE6994B0-6A32-4C9F-8C6B-6E91EDA988CE}">
        <cr:reactions xmlns:cr="http://schemas.microsoft.com/office/comments/2020/reactions">
          <cr:reaction reactionType="1">
            <cr:reactionInfo dateUtc="2025-12-01T22:32:10Z">
              <cr:user userId="S::nwl7@cdc.gov::8bfca901-555d-4c2d-beb9-c9ea8b89e898" userProvider="AD" userName="Boswell, LaTasha (CDC/NCEZID/DHQP/SB) (CTR)"/>
            </cr:reactionInfo>
          </cr:reaction>
        </cr:reactions>
      </w16:ext>
    </w16cex:extLst>
  </w16cex:commentExtensible>
  <w16cex:commentExtensible w16cex:durableId="7FE39F1C" w16cex:dateUtc="2025-11-19T19:38:00Z"/>
  <w16cex:commentExtensible w16cex:durableId="7B1BEE50" w16cex:dateUtc="2025-12-01T19:53:00Z"/>
  <w16cex:commentExtensible w16cex:durableId="2FEED69A" w16cex:dateUtc="2025-12-03T14:30:00Z"/>
  <w16cex:commentExtensible w16cex:durableId="2A6614F4" w16cex:dateUtc="2025-07-25T11:41:00Z"/>
  <w16cex:commentExtensible w16cex:durableId="0C4D82D6" w16cex:dateUtc="2025-07-25T13:30:00Z"/>
  <w16cex:commentExtensible w16cex:durableId="3DA4A323" w16cex:dateUtc="2025-07-25T13:41:00Z"/>
  <w16cex:commentExtensible w16cex:durableId="668D70FF" w16cex:dateUtc="2025-11-18T17:38:00Z"/>
  <w16cex:commentExtensible w16cex:durableId="01144E29" w16cex:dateUtc="2025-11-20T16:41:00Z"/>
  <w16cex:commentExtensible w16cex:durableId="44C4FE3E" w16cex:dateUtc="2025-11-26T15:21:00Z"/>
  <w16cex:commentExtensible w16cex:durableId="5F3E9CAA" w16cex:dateUtc="2025-12-01T19:54:00Z">
    <w16cex:extLst>
      <w16:ext w16:uri="{CE6994B0-6A32-4C9F-8C6B-6E91EDA988CE}">
        <cr:reactions xmlns:cr="http://schemas.microsoft.com/office/comments/2020/reactions">
          <cr:reaction reactionType="1">
            <cr:reactionInfo dateUtc="2025-12-01T22:31:59Z">
              <cr:user userId="S::nwl7@cdc.gov::8bfca901-555d-4c2d-beb9-c9ea8b89e898" userProvider="AD" userName="Boswell, LaTasha (CDC/NCEZID/DHQP/SB) (CTR)"/>
            </cr:reactionInfo>
          </cr:reaction>
        </cr:reactions>
      </w16:ext>
    </w16cex:extLst>
  </w16cex:commentExtensible>
  <w16cex:commentExtensible w16cex:durableId="67CE8BA1" w16cex:dateUtc="2025-12-03T14:31:00Z"/>
  <w16cex:commentExtensible w16cex:durableId="128E5ACA" w16cex:dateUtc="2025-12-11T20:41:00Z"/>
  <w16cex:commentExtensible w16cex:durableId="785BD889" w16cex:dateUtc="2025-12-11T20:41:00Z"/>
  <w16cex:commentExtensible w16cex:durableId="44C8DEBE" w16cex:dateUtc="2025-04-23T20:13:00Z">
    <w16cex:extLst>
      <w16:ext w16:uri="{CE6994B0-6A32-4C9F-8C6B-6E91EDA988CE}">
        <cr:reactions xmlns:cr="http://schemas.microsoft.com/office/comments/2020/reactions">
          <cr:reaction reactionType="1">
            <cr:reactionInfo dateUtc="2025-04-24T16:48:50Z">
              <cr:user userId="S::rly7@cdc.gov::5dbb8d36-8da0-4ccd-8091-8526c969f416" userProvider="AD" userName="Betz, Kristina (CDC/NCEZID/DHQP/SB)"/>
            </cr:reactionInfo>
          </cr:reaction>
        </cr:reactions>
      </w16:ext>
    </w16cex:extLst>
  </w16cex:commentExtensible>
  <w16cex:commentExtensible w16cex:durableId="5F2438D2" w16cex:dateUtc="2025-11-20T14:07:00Z"/>
  <w16cex:commentExtensible w16cex:durableId="38447A1D" w16cex:dateUtc="2025-12-01T19:56:00Z">
    <w16cex:extLst>
      <w16:ext w16:uri="{CE6994B0-6A32-4C9F-8C6B-6E91EDA988CE}">
        <cr:reactions xmlns:cr="http://schemas.microsoft.com/office/comments/2020/reactions">
          <cr:reaction reactionType="1">
            <cr:reactionInfo dateUtc="2025-12-01T23:37:31Z">
              <cr:user userId="S::nwl7@cdc.gov::8bfca901-555d-4c2d-beb9-c9ea8b89e898" userProvider="AD" userName="Boswell, LaTasha (CDC/NCEZID/DHQP/SB) (CTR)"/>
            </cr:reactionInfo>
          </cr:reaction>
        </cr:reactions>
      </w16:ext>
    </w16cex:extLst>
  </w16cex:commentExtensible>
  <w16cex:commentExtensible w16cex:durableId="2B6A93F1" w16cex:dateUtc="2025-12-02T20:40:00Z"/>
  <w16cex:commentExtensible w16cex:durableId="69F2B5C6" w16cex:dateUtc="2025-12-02T17:21:00Z"/>
  <w16cex:commentExtensible w16cex:durableId="4DF9FE11" w16cex:dateUtc="2025-12-02T19:26:00Z"/>
  <w16cex:commentExtensible w16cex:durableId="3B0D96C3" w16cex:dateUtc="2025-12-02T21:30:00Z"/>
  <w16cex:commentExtensible w16cex:durableId="111CD646" w16cex:dateUtc="2025-12-03T14:35:00Z"/>
  <w16cex:commentExtensible w16cex:durableId="2EE52023" w16cex:dateUtc="2025-12-09T15:10:00Z"/>
  <w16cex:commentExtensible w16cex:durableId="050508DD" w16cex:dateUtc="2025-11-20T14:44:00Z"/>
  <w16cex:commentExtensible w16cex:durableId="6C240EFE" w16cex:dateUtc="2025-11-20T16:29:00Z">
    <w16cex:extLst>
      <w16:ext w16:uri="{CE6994B0-6A32-4C9F-8C6B-6E91EDA988CE}">
        <cr:reactions xmlns:cr="http://schemas.microsoft.com/office/comments/2020/reactions">
          <cr:reaction reactionType="1">
            <cr:reactionInfo dateUtc="2025-12-02T19:27:10Z">
              <cr:user userId="S::rly7@cdc.gov::5dbb8d36-8da0-4ccd-8091-8526c969f416" userProvider="AD" userName="Betz, Kristina (CDC/NCEZID/DHQP/SB)"/>
            </cr:reactionInfo>
          </cr:reaction>
        </cr:reactions>
      </w16:ext>
    </w16cex:extLst>
  </w16cex:commentExtensible>
  <w16cex:commentExtensible w16cex:durableId="066DEDD2" w16cex:dateUtc="2025-12-01T20:01:00Z"/>
  <w16cex:commentExtensible w16cex:durableId="19BFADF2" w16cex:dateUtc="2025-12-01T20:27:00Z"/>
  <w16cex:commentExtensible w16cex:durableId="645A46E0" w16cex:dateUtc="2025-07-21T15:12:00Z"/>
  <w16cex:commentExtensible w16cex:durableId="69C150DC" w16cex:dateUtc="2025-12-11T20:42:00Z"/>
  <w16cex:commentExtensible w16cex:durableId="42012E30" w16cex:dateUtc="2025-12-03T00:38:00Z"/>
  <w16cex:commentExtensible w16cex:durableId="59FC0CC9" w16cex:dateUtc="2025-12-03T14:45:00Z"/>
  <w16cex:commentExtensible w16cex:durableId="29E79E7F" w16cex:dateUtc="2025-04-23T19:29:00Z">
    <w16cex:extLst>
      <w16:ext w16:uri="{CE6994B0-6A32-4C9F-8C6B-6E91EDA988CE}">
        <cr:reactions xmlns:cr="http://schemas.microsoft.com/office/comments/2020/reactions">
          <cr:reaction reactionType="1">
            <cr:reactionInfo dateUtc="2025-04-24T16:49:00Z">
              <cr:user userId="S::rly7@cdc.gov::5dbb8d36-8da0-4ccd-8091-8526c969f416" userProvider="AD" userName="Betz, Kristina (CDC/NCEZID/DHQP/SB)"/>
            </cr:reactionInfo>
          </cr:reaction>
        </cr:reactions>
      </w16:ext>
    </w16cex:extLst>
  </w16cex:commentExtensible>
  <w16cex:commentExtensible w16cex:durableId="751E2361" w16cex:dateUtc="2025-04-23T20:13:00Z"/>
  <w16cex:commentExtensible w16cex:durableId="422CFCBC" w16cex:dateUtc="2025-11-19T19:42:00Z"/>
  <w16cex:commentExtensible w16cex:durableId="6F65D2D0" w16cex:dateUtc="2025-11-19T19:43:00Z"/>
  <w16cex:commentExtensible w16cex:durableId="2F5FF78B" w16cex:dateUtc="2025-11-20T18:38:00Z"/>
  <w16cex:commentExtensible w16cex:durableId="2D5EB461" w16cex:dateUtc="2025-11-26T15:22:00Z"/>
  <w16cex:commentExtensible w16cex:durableId="35DFC4E0" w16cex:dateUtc="2025-12-02T19:30:00Z"/>
  <w16cex:commentExtensible w16cex:durableId="02CE1D12" w16cex:dateUtc="2025-12-02T20:41:00Z"/>
  <w16cex:commentExtensible w16cex:durableId="2FED89AD" w16cex:dateUtc="2025-05-06T15:37:00Z"/>
  <w16cex:commentExtensible w16cex:durableId="4796E63B" w16cex:dateUtc="2025-07-02T14:44:00Z"/>
  <w16cex:commentExtensible w16cex:durableId="2EA9C376" w16cex:dateUtc="2025-07-25T12:23:00Z"/>
  <w16cex:commentExtensible w16cex:durableId="2909F4DE" w16cex:dateUtc="2025-04-23T14:40:00Z">
    <w16cex:extLst>
      <w16:ext w16:uri="{CE6994B0-6A32-4C9F-8C6B-6E91EDA988CE}">
        <cr:reactions xmlns:cr="http://schemas.microsoft.com/office/comments/2020/reactions">
          <cr:reaction reactionType="1">
            <cr:reactionInfo dateUtc="2025-04-24T16:49:20Z">
              <cr:user userId="S::rly7@cdc.gov::5dbb8d36-8da0-4ccd-8091-8526c969f416" userProvider="AD" userName="Betz, Kristina (CDC/NCEZID/DHQP/SB)"/>
            </cr:reactionInfo>
          </cr:reaction>
        </cr:reactions>
      </w16:ext>
    </w16cex:extLst>
  </w16cex:commentExtensible>
  <w16cex:commentExtensible w16cex:durableId="3F3D8326" w16cex:dateUtc="2025-04-23T19:32:00Z"/>
  <w16cex:commentExtensible w16cex:durableId="25670F4D" w16cex:dateUtc="2025-05-22T12:30:00Z">
    <w16cex:extLst>
      <w16:ext w16:uri="{CE6994B0-6A32-4C9F-8C6B-6E91EDA988CE}">
        <cr:reactions xmlns:cr="http://schemas.microsoft.com/office/comments/2020/reactions">
          <cr:reaction reactionType="1">
            <cr:reactionInfo dateUtc="2025-12-01T23:42:45Z">
              <cr:user userId="S::nwl7@cdc.gov::8bfca901-555d-4c2d-beb9-c9ea8b89e898" userProvider="AD" userName="Boswell, LaTasha (CDC/NCEZID/DHQP/SB) (CTR)"/>
            </cr:reactionInfo>
          </cr:reaction>
        </cr:reactions>
      </w16:ext>
    </w16cex:extLst>
  </w16cex:commentExtensible>
  <w16cex:commentExtensible w16cex:durableId="26416593" w16cex:dateUtc="2025-11-26T15:24:00Z"/>
  <w16cex:commentExtensible w16cex:durableId="6A748F76" w16cex:dateUtc="2025-12-01T20:38:00Z"/>
  <w16cex:commentExtensible w16cex:durableId="52AEEB2B" w16cex:dateUtc="2025-12-16T13:50:00Z"/>
  <w16cex:commentExtensible w16cex:durableId="017DBA41" w16cex:dateUtc="2025-04-04T15:16:00Z"/>
  <w16cex:commentExtensible w16cex:durableId="4E86BFE8" w16cex:dateUtc="2025-04-04T15:19:00Z"/>
  <w16cex:commentExtensible w16cex:durableId="6920F14D" w16cex:dateUtc="2025-04-07T13:54:00Z"/>
  <w16cex:commentExtensible w16cex:durableId="11A3157E" w16cex:dateUtc="2025-04-07T17:37:00Z"/>
  <w16cex:commentExtensible w16cex:durableId="02EE2655" w16cex:dateUtc="2025-11-20T20:39:00Z"/>
  <w16cex:commentExtensible w16cex:durableId="1ABD0947" w16cex:dateUtc="2025-11-20T20:48:00Z"/>
  <w16cex:commentExtensible w16cex:durableId="2F547087" w16cex:dateUtc="2025-11-20T20:57:00Z"/>
  <w16cex:commentExtensible w16cex:durableId="237C72F4" w16cex:dateUtc="2025-11-26T15:39:00Z"/>
  <w16cex:commentExtensible w16cex:durableId="08796F94" w16cex:dateUtc="2025-12-01T20:52:00Z"/>
  <w16cex:commentExtensible w16cex:durableId="48FABF06" w16cex:dateUtc="2025-12-01T20:52:00Z"/>
  <w16cex:commentExtensible w16cex:durableId="4E0674ED" w16cex:dateUtc="2025-12-02T17:37:00Z"/>
  <w16cex:commentExtensible w16cex:durableId="6658228A" w16cex:dateUtc="2025-12-05T17:56:00Z"/>
  <w16cex:commentExtensible w16cex:durableId="0AA3D91E" w16cex:dateUtc="2025-06-04T22:10:00Z"/>
  <w16cex:commentExtensible w16cex:durableId="5A8C23F1" w16cex:dateUtc="2025-11-19T19:51:00Z"/>
  <w16cex:commentExtensible w16cex:durableId="3AD730FE" w16cex:dateUtc="2025-04-04T15:25:00Z"/>
  <w16cex:commentExtensible w16cex:durableId="7BB49460" w16cex:dateUtc="2025-04-16T18:12:00Z"/>
  <w16cex:commentExtensible w16cex:durableId="044B01E2" w16cex:dateUtc="2025-04-21T13:28:00Z"/>
  <w16cex:commentExtensible w16cex:durableId="7BE12BCC" w16cex:dateUtc="2025-05-12T13:41:00Z"/>
  <w16cex:commentExtensible w16cex:durableId="54B12DE3" w16cex:dateUtc="2025-12-16T17:17:00Z"/>
  <w16cex:commentExtensible w16cex:durableId="44AB105B" w16cex:dateUtc="2025-12-11T20:49:00Z">
    <w16cex:extLst>
      <w16:ext w16:uri="{CE6994B0-6A32-4C9F-8C6B-6E91EDA988CE}">
        <cr:reactions xmlns:cr="http://schemas.microsoft.com/office/comments/2020/reactions">
          <cr:reaction reactionType="1">
            <cr:reactionInfo dateUtc="2025-12-15T19:25:39Z">
              <cr:user userId="S::rwu8@cdc.gov::bd4fefef-06f8-4fcb-ba71-d923efb11cff" userProvider="AD" userName="McMeen, Marissa (CDC/NCEZID/DHQP/SB) (CTR)"/>
            </cr:reactionInfo>
          </cr:reaction>
        </cr:reactions>
      </w16:ext>
    </w16cex:extLst>
  </w16cex:commentExtensible>
  <w16cex:commentExtensible w16cex:durableId="68364EC5" w16cex:dateUtc="2025-12-12T15:19:00Z"/>
  <w16cex:commentExtensible w16cex:durableId="11F6E7BA" w16cex:dateUtc="2025-04-04T15:28:00Z"/>
  <w16cex:commentExtensible w16cex:durableId="4A40318C" w16cex:dateUtc="2025-04-07T17:47:00Z"/>
  <w16cex:commentExtensible w16cex:durableId="5F925F89" w16cex:dateUtc="2025-04-15T16:50:00Z"/>
  <w16cex:commentExtensible w16cex:durableId="76AC22F4" w16cex:dateUtc="2025-04-15T16:54:00Z"/>
  <w16cex:commentExtensible w16cex:durableId="7891F7B5" w16cex:dateUtc="2025-05-22T11:53:00Z"/>
  <w16cex:commentExtensible w16cex:durableId="00047CDD" w16cex:dateUtc="2025-11-06T17:20:00Z"/>
  <w16cex:commentExtensible w16cex:durableId="29FA0715" w16cex:dateUtc="2025-11-07T16:56:00Z"/>
  <w16cex:commentExtensible w16cex:durableId="7410AEF0" w16cex:dateUtc="2025-11-10T15:40:00Z"/>
  <w16cex:commentExtensible w16cex:durableId="1E302F43" w16cex:dateUtc="2025-12-02T20:42:00Z"/>
  <w16cex:commentExtensible w16cex:durableId="5DAF4265" w16cex:dateUtc="2025-12-11T20:51:00Z"/>
  <w16cex:commentExtensible w16cex:durableId="202E7C0C" w16cex:dateUtc="2025-12-03T17:37:00Z"/>
  <w16cex:commentExtensible w16cex:durableId="7AA53D99" w16cex:dateUtc="2025-12-09T16:18:00Z"/>
  <w16cex:commentExtensible w16cex:durableId="482A8C7A" w16cex:dateUtc="2025-12-11T16:46:00Z">
    <w16cex:extLst>
      <w16:ext w16:uri="{CE6994B0-6A32-4C9F-8C6B-6E91EDA988CE}">
        <cr:reactions xmlns:cr="http://schemas.microsoft.com/office/comments/2020/reactions">
          <cr:reaction reactionType="1">
            <cr:reactionInfo dateUtc="2025-12-12T09:28:28Z">
              <cr:user userId="S::vic5@cdc.gov::dc3dc36e-1c20-4708-af34-0674f8fbe6f3" userProvider="AD" userName="Dantes, Raymund B. (CDC/NCEZID/DHQP/SB) (CTR)"/>
            </cr:reactionInfo>
          </cr:reaction>
        </cr:reactions>
      </w16:ext>
    </w16cex:extLst>
  </w16cex:commentExtensible>
  <w16cex:commentExtensible w16cex:durableId="65345675" w16cex:dateUtc="2025-12-03T17:51:00Z"/>
  <w16cex:commentExtensible w16cex:durableId="6EC304B1" w16cex:dateUtc="2025-12-05T14:23:00Z"/>
  <w16cex:commentExtensible w16cex:durableId="047B0B37" w16cex:dateUtc="2025-11-26T15:42:00Z"/>
  <w16cex:commentExtensible w16cex:durableId="6FD1ABF5" w16cex:dateUtc="2025-12-12T13:44:00Z"/>
  <w16cex:commentExtensible w16cex:durableId="27ED76D2" w16cex:dateUtc="2025-12-16T19:48:00Z"/>
  <w16cex:commentExtensible w16cex:durableId="29DEC93F" w16cex:dateUtc="2025-12-04T18:48:00Z"/>
  <w16cex:commentExtensible w16cex:durableId="296F419B" w16cex:dateUtc="2025-12-09T17:40:00Z"/>
  <w16cex:commentExtensible w16cex:durableId="7A4BD62B" w16cex:dateUtc="2025-12-04T18:59:00Z">
    <w16cex:extLst>
      <w16:ext w16:uri="{CE6994B0-6A32-4C9F-8C6B-6E91EDA988CE}">
        <cr:reactions xmlns:cr="http://schemas.microsoft.com/office/comments/2020/reactions">
          <cr:reaction reactionType="1">
            <cr:reactionInfo dateUtc="2025-12-05T18:43:31Z">
              <cr:user userId="S::nwl7@cdc.gov::8bfca901-555d-4c2d-beb9-c9ea8b89e898" userProvider="AD" userName="Boswell, LaTasha (CDC/NCEZID/DHQP/SB) (CTR)"/>
            </cr:reactionInfo>
          </cr:reaction>
        </cr:reactions>
      </w16:ext>
    </w16cex:extLst>
  </w16cex:commentExtensible>
  <w16cex:commentExtensible w16cex:durableId="4BAFACDF" w16cex:dateUtc="2025-12-05T18:43:00Z"/>
  <w16cex:commentExtensible w16cex:durableId="6DE7051B" w16cex:dateUtc="2025-12-04T19:01:00Z"/>
  <w16cex:commentExtensible w16cex:durableId="7EC78A8A" w16cex:dateUtc="2025-12-04T20:28:00Z"/>
  <w16cex:commentExtensible w16cex:durableId="551689E1" w16cex:dateUtc="2025-04-15T16:53:00Z"/>
  <w16cex:commentExtensible w16cex:durableId="240B6AE5" w16cex:dateUtc="2025-04-15T23:41:00Z"/>
  <w16cex:commentExtensible w16cex:durableId="48E0F126" w16cex:dateUtc="2025-12-02T19:47:00Z"/>
  <w16cex:commentExtensible w16cex:durableId="09E38ED2" w16cex:dateUtc="2025-12-03T00:40:00Z"/>
  <w16cex:commentExtensible w16cex:durableId="7F383C0F" w16cex:dateUtc="2025-12-03T15:20:00Z"/>
  <w16cex:commentExtensible w16cex:durableId="4A3352CE" w16cex:dateUtc="2025-12-04T19:08:00Z"/>
  <w16cex:commentExtensible w16cex:durableId="3C36B374" w16cex:dateUtc="2025-12-09T1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86CDB1" w16cid:durableId="7A0261F6"/>
  <w16cid:commentId w16cid:paraId="6F693A75" w16cid:durableId="307672BA"/>
  <w16cid:commentId w16cid:paraId="2D2AB0D9" w16cid:durableId="324D8EE3"/>
  <w16cid:commentId w16cid:paraId="329A4F3D" w16cid:durableId="29D27093"/>
  <w16cid:commentId w16cid:paraId="2D073181" w16cid:durableId="173ECC9C"/>
  <w16cid:commentId w16cid:paraId="36669343" w16cid:durableId="68CE281F"/>
  <w16cid:commentId w16cid:paraId="0172060A" w16cid:durableId="304882C5"/>
  <w16cid:commentId w16cid:paraId="397055E9" w16cid:durableId="13926521"/>
  <w16cid:commentId w16cid:paraId="79DB9C6C" w16cid:durableId="34D412DE"/>
  <w16cid:commentId w16cid:paraId="612D5D28" w16cid:durableId="2166DEDE"/>
  <w16cid:commentId w16cid:paraId="627F2814" w16cid:durableId="18C4FA92"/>
  <w16cid:commentId w16cid:paraId="37AD211D" w16cid:durableId="343B81F2"/>
  <w16cid:commentId w16cid:paraId="33488005" w16cid:durableId="7D009FB0"/>
  <w16cid:commentId w16cid:paraId="369CAE12" w16cid:durableId="07E8ADB2"/>
  <w16cid:commentId w16cid:paraId="78F43DDD" w16cid:durableId="2E1B5E88"/>
  <w16cid:commentId w16cid:paraId="74ECC89D" w16cid:durableId="7C910726"/>
  <w16cid:commentId w16cid:paraId="0C74C892" w16cid:durableId="4306E18E"/>
  <w16cid:commentId w16cid:paraId="2AFC6241" w16cid:durableId="6F95EAF2"/>
  <w16cid:commentId w16cid:paraId="20868ED1" w16cid:durableId="085A596A"/>
  <w16cid:commentId w16cid:paraId="0DCC8196" w16cid:durableId="22803643"/>
  <w16cid:commentId w16cid:paraId="3FD58547" w16cid:durableId="0736C9C9"/>
  <w16cid:commentId w16cid:paraId="6A5078BD" w16cid:durableId="69415AC5"/>
  <w16cid:commentId w16cid:paraId="01E1DC6E" w16cid:durableId="32B2784F"/>
  <w16cid:commentId w16cid:paraId="0D988CB5" w16cid:durableId="5CDA3018"/>
  <w16cid:commentId w16cid:paraId="7765B0B9" w16cid:durableId="28563661"/>
  <w16cid:commentId w16cid:paraId="2F179ED9" w16cid:durableId="7E850FAB"/>
  <w16cid:commentId w16cid:paraId="4835588F" w16cid:durableId="7FE39F1C"/>
  <w16cid:commentId w16cid:paraId="6935DDB3" w16cid:durableId="7B1BEE50"/>
  <w16cid:commentId w16cid:paraId="7CEF3A3D" w16cid:durableId="2FEED69A"/>
  <w16cid:commentId w16cid:paraId="581F4DF3" w16cid:durableId="2A6614F4"/>
  <w16cid:commentId w16cid:paraId="5BF9FCEA" w16cid:durableId="0C4D82D6"/>
  <w16cid:commentId w16cid:paraId="41407438" w16cid:durableId="3DA4A323"/>
  <w16cid:commentId w16cid:paraId="75FFD2A9" w16cid:durableId="668D70FF"/>
  <w16cid:commentId w16cid:paraId="7BB6B9DD" w16cid:durableId="01144E29"/>
  <w16cid:commentId w16cid:paraId="5A8A41A5" w16cid:durableId="44C4FE3E"/>
  <w16cid:commentId w16cid:paraId="2CC1BBE3" w16cid:durableId="5F3E9CAA"/>
  <w16cid:commentId w16cid:paraId="1BF9386D" w16cid:durableId="67CE8BA1"/>
  <w16cid:commentId w16cid:paraId="32579CC9" w16cid:durableId="128E5ACA"/>
  <w16cid:commentId w16cid:paraId="795DE95C" w16cid:durableId="785BD889"/>
  <w16cid:commentId w16cid:paraId="2A323158" w16cid:durableId="44C8DEBE"/>
  <w16cid:commentId w16cid:paraId="196D81FE" w16cid:durableId="5F2438D2"/>
  <w16cid:commentId w16cid:paraId="2B59B77D" w16cid:durableId="38447A1D"/>
  <w16cid:commentId w16cid:paraId="3690D631" w16cid:durableId="2B6A93F1"/>
  <w16cid:commentId w16cid:paraId="3286E30D" w16cid:durableId="69F2B5C6"/>
  <w16cid:commentId w16cid:paraId="60DDC4A5" w16cid:durableId="4DF9FE11"/>
  <w16cid:commentId w16cid:paraId="4344AB66" w16cid:durableId="3B0D96C3"/>
  <w16cid:commentId w16cid:paraId="66F28DEC" w16cid:durableId="111CD646"/>
  <w16cid:commentId w16cid:paraId="176727A5" w16cid:durableId="2EE52023"/>
  <w16cid:commentId w16cid:paraId="243673AC" w16cid:durableId="050508DD"/>
  <w16cid:commentId w16cid:paraId="67DB6D95" w16cid:durableId="6C240EFE"/>
  <w16cid:commentId w16cid:paraId="634C8BDB" w16cid:durableId="066DEDD2"/>
  <w16cid:commentId w16cid:paraId="57AE1ABA" w16cid:durableId="19BFADF2"/>
  <w16cid:commentId w16cid:paraId="4EBCFA12" w16cid:durableId="645A46E0"/>
  <w16cid:commentId w16cid:paraId="3CBB9712" w16cid:durableId="69C150DC"/>
  <w16cid:commentId w16cid:paraId="36A4BC3C" w16cid:durableId="42012E30"/>
  <w16cid:commentId w16cid:paraId="6273B64A" w16cid:durableId="59FC0CC9"/>
  <w16cid:commentId w16cid:paraId="5AB9F34C" w16cid:durableId="29E79E7F"/>
  <w16cid:commentId w16cid:paraId="493EA55E" w16cid:durableId="751E2361"/>
  <w16cid:commentId w16cid:paraId="709B38A8" w16cid:durableId="422CFCBC"/>
  <w16cid:commentId w16cid:paraId="6DBE4341" w16cid:durableId="6F65D2D0"/>
  <w16cid:commentId w16cid:paraId="150EBA27" w16cid:durableId="2F5FF78B"/>
  <w16cid:commentId w16cid:paraId="7BF1B89D" w16cid:durableId="2D5EB461"/>
  <w16cid:commentId w16cid:paraId="548D1ADE" w16cid:durableId="35DFC4E0"/>
  <w16cid:commentId w16cid:paraId="30FACE91" w16cid:durableId="02CE1D12"/>
  <w16cid:commentId w16cid:paraId="27208840" w16cid:durableId="2FED89AD"/>
  <w16cid:commentId w16cid:paraId="05F4BBE5" w16cid:durableId="4796E63B"/>
  <w16cid:commentId w16cid:paraId="4CD8BA50" w16cid:durableId="2EA9C376"/>
  <w16cid:commentId w16cid:paraId="1803170A" w16cid:durableId="2909F4DE"/>
  <w16cid:commentId w16cid:paraId="499787F7" w16cid:durableId="3F3D8326"/>
  <w16cid:commentId w16cid:paraId="5BD6442F" w16cid:durableId="25670F4D"/>
  <w16cid:commentId w16cid:paraId="50F91058" w16cid:durableId="26416593"/>
  <w16cid:commentId w16cid:paraId="37E3BE6E" w16cid:durableId="6A748F76"/>
  <w16cid:commentId w16cid:paraId="526A6935" w16cid:durableId="52AEEB2B"/>
  <w16cid:commentId w16cid:paraId="6B5E3205" w16cid:durableId="017DBA41"/>
  <w16cid:commentId w16cid:paraId="17B1DF88" w16cid:durableId="4E86BFE8"/>
  <w16cid:commentId w16cid:paraId="1DD925AC" w16cid:durableId="6920F14D"/>
  <w16cid:commentId w16cid:paraId="2E86F2FB" w16cid:durableId="11A3157E"/>
  <w16cid:commentId w16cid:paraId="2EE6A66D" w16cid:durableId="02EE2655"/>
  <w16cid:commentId w16cid:paraId="68874432" w16cid:durableId="1ABD0947"/>
  <w16cid:commentId w16cid:paraId="25FD6BCE" w16cid:durableId="2F547087"/>
  <w16cid:commentId w16cid:paraId="34922A2F" w16cid:durableId="237C72F4"/>
  <w16cid:commentId w16cid:paraId="6F583D8A" w16cid:durableId="08796F94"/>
  <w16cid:commentId w16cid:paraId="769705BB" w16cid:durableId="48FABF06"/>
  <w16cid:commentId w16cid:paraId="1D23B124" w16cid:durableId="4E0674ED"/>
  <w16cid:commentId w16cid:paraId="69CEA566" w16cid:durableId="6658228A"/>
  <w16cid:commentId w16cid:paraId="01030E26" w16cid:durableId="0AA3D91E"/>
  <w16cid:commentId w16cid:paraId="7B68288F" w16cid:durableId="5A8C23F1"/>
  <w16cid:commentId w16cid:paraId="015740F5" w16cid:durableId="3AD730FE"/>
  <w16cid:commentId w16cid:paraId="3E2E1C18" w16cid:durableId="7BB49460"/>
  <w16cid:commentId w16cid:paraId="59E4A193" w16cid:durableId="044B01E2"/>
  <w16cid:commentId w16cid:paraId="487A8476" w16cid:durableId="7BE12BCC"/>
  <w16cid:commentId w16cid:paraId="0F55EAB3" w16cid:durableId="54B12DE3"/>
  <w16cid:commentId w16cid:paraId="3DD8CFB3" w16cid:durableId="44AB105B"/>
  <w16cid:commentId w16cid:paraId="4C2EEC9B" w16cid:durableId="68364EC5"/>
  <w16cid:commentId w16cid:paraId="39047E16" w16cid:durableId="11F6E7BA"/>
  <w16cid:commentId w16cid:paraId="48F1DF65" w16cid:durableId="4A40318C"/>
  <w16cid:commentId w16cid:paraId="0D01E984" w16cid:durableId="5F925F89"/>
  <w16cid:commentId w16cid:paraId="1D682E11" w16cid:durableId="76AC22F4"/>
  <w16cid:commentId w16cid:paraId="6713FA33" w16cid:durableId="7891F7B5"/>
  <w16cid:commentId w16cid:paraId="04726EB7" w16cid:durableId="00047CDD"/>
  <w16cid:commentId w16cid:paraId="350E2372" w16cid:durableId="29FA0715"/>
  <w16cid:commentId w16cid:paraId="7A729265" w16cid:durableId="7410AEF0"/>
  <w16cid:commentId w16cid:paraId="1E63C40D" w16cid:durableId="1E302F43"/>
  <w16cid:commentId w16cid:paraId="3F03D91E" w16cid:durableId="5DAF4265"/>
  <w16cid:commentId w16cid:paraId="48DA344A" w16cid:durableId="202E7C0C"/>
  <w16cid:commentId w16cid:paraId="128E33ED" w16cid:durableId="7AA53D99"/>
  <w16cid:commentId w16cid:paraId="182A351D" w16cid:durableId="482A8C7A"/>
  <w16cid:commentId w16cid:paraId="21E03342" w16cid:durableId="65345675"/>
  <w16cid:commentId w16cid:paraId="3DAECA03" w16cid:durableId="6EC304B1"/>
  <w16cid:commentId w16cid:paraId="02020303" w16cid:durableId="047B0B37"/>
  <w16cid:commentId w16cid:paraId="0203443F" w16cid:durableId="6FD1ABF5"/>
  <w16cid:commentId w16cid:paraId="4DE19DA4" w16cid:durableId="27ED76D2"/>
  <w16cid:commentId w16cid:paraId="77B68530" w16cid:durableId="29DEC93F"/>
  <w16cid:commentId w16cid:paraId="5EE00F42" w16cid:durableId="296F419B"/>
  <w16cid:commentId w16cid:paraId="10CE2BCB" w16cid:durableId="7A4BD62B"/>
  <w16cid:commentId w16cid:paraId="2B756A2D" w16cid:durableId="4BAFACDF"/>
  <w16cid:commentId w16cid:paraId="3C733948" w16cid:durableId="6DE7051B"/>
  <w16cid:commentId w16cid:paraId="274E80AD" w16cid:durableId="7EC78A8A"/>
  <w16cid:commentId w16cid:paraId="4A339996" w16cid:durableId="551689E1"/>
  <w16cid:commentId w16cid:paraId="500E998E" w16cid:durableId="240B6AE5"/>
  <w16cid:commentId w16cid:paraId="70648A92" w16cid:durableId="48E0F126"/>
  <w16cid:commentId w16cid:paraId="223E6FD2" w16cid:durableId="09E38ED2"/>
  <w16cid:commentId w16cid:paraId="18139177" w16cid:durableId="7F383C0F"/>
  <w16cid:commentId w16cid:paraId="712827D2" w16cid:durableId="4A3352CE"/>
  <w16cid:commentId w16cid:paraId="1AEC46F6" w16cid:durableId="3C36B3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9F48" w14:textId="77777777" w:rsidR="005E251A" w:rsidRDefault="005E251A" w:rsidP="00A16B84">
      <w:r>
        <w:separator/>
      </w:r>
    </w:p>
  </w:endnote>
  <w:endnote w:type="continuationSeparator" w:id="0">
    <w:p w14:paraId="3493A956" w14:textId="77777777" w:rsidR="005E251A" w:rsidRDefault="005E251A" w:rsidP="00A16B84">
      <w:r>
        <w:continuationSeparator/>
      </w:r>
    </w:p>
  </w:endnote>
  <w:endnote w:type="continuationNotice" w:id="1">
    <w:p w14:paraId="27E75468" w14:textId="77777777" w:rsidR="005E251A" w:rsidRDefault="005E25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glyphs-h130-web">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ITCCentury BookCon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593D" w14:textId="77777777" w:rsidR="002407F1" w:rsidRDefault="00240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0051380"/>
      <w:docPartObj>
        <w:docPartGallery w:val="Page Numbers (Bottom of Page)"/>
        <w:docPartUnique/>
      </w:docPartObj>
    </w:sdtPr>
    <w:sdtEndPr/>
    <w:sdtContent>
      <w:sdt>
        <w:sdtPr>
          <w:id w:val="-1705238520"/>
          <w:docPartObj>
            <w:docPartGallery w:val="Page Numbers (Top of Page)"/>
            <w:docPartUnique/>
          </w:docPartObj>
        </w:sdtPr>
        <w:sdtEndPr/>
        <w:sdtContent>
          <w:p w14:paraId="46FBE761" w14:textId="13CE9505" w:rsidR="004A4997" w:rsidRDefault="004A4997">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A9B1996" w14:textId="77777777" w:rsidR="004A4997" w:rsidRDefault="004A49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8BEE" w14:textId="77777777" w:rsidR="002407F1" w:rsidRDefault="00240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7A6F9" w14:textId="77777777" w:rsidR="005E251A" w:rsidRDefault="005E251A" w:rsidP="00A16B84">
      <w:r>
        <w:separator/>
      </w:r>
    </w:p>
  </w:footnote>
  <w:footnote w:type="continuationSeparator" w:id="0">
    <w:p w14:paraId="7045A8F4" w14:textId="77777777" w:rsidR="005E251A" w:rsidRDefault="005E251A" w:rsidP="00A16B84">
      <w:r>
        <w:continuationSeparator/>
      </w:r>
    </w:p>
  </w:footnote>
  <w:footnote w:type="continuationNotice" w:id="1">
    <w:p w14:paraId="4324E9C4" w14:textId="77777777" w:rsidR="005E251A" w:rsidRDefault="005E25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91B2" w14:textId="06C43C51" w:rsidR="00EF281C" w:rsidRDefault="005E251A">
    <w:pPr>
      <w:pStyle w:val="Header"/>
    </w:pPr>
    <w:r>
      <w:rPr>
        <w:noProof/>
      </w:rPr>
      <w:pict w14:anchorId="73C85DB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733632" o:spid="_x0000_s1027" type="#_x0000_t136" style="position:absolute;margin-left:0;margin-top:0;width:468pt;height:156pt;z-index:-251658239;mso-wrap-edited:f;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7F81" w14:textId="3B96A0EC" w:rsidR="00197AAA" w:rsidRPr="00CF4B38" w:rsidRDefault="005E251A" w:rsidP="00CF4B38">
    <w:pPr>
      <w:pStyle w:val="TOCHeading"/>
      <w:rPr>
        <w:i/>
        <w:color w:val="1F497D" w:themeColor="text2"/>
        <w:sz w:val="22"/>
        <w:szCs w:val="22"/>
      </w:rPr>
    </w:pPr>
    <w:r>
      <w:rPr>
        <w:noProof/>
      </w:rPr>
      <w:pict w14:anchorId="1FFB6A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733633" o:spid="_x0000_s1026" type="#_x0000_t136" style="position:absolute;margin-left:0;margin-top:0;width:468pt;height:156pt;z-index:-251658238;mso-wrap-edited:f;mso-position-horizontal:center;mso-position-horizontal-relative:margin;mso-position-vertical:center;mso-position-vertical-relative:margin" o:allowincell="f" fillcolor="silver" stroked="f">
          <v:textpath style="font-family:&quot;Calibri&quot;;font-size:1pt" string="DRAFT"/>
          <w10:wrap anchorx="margin" anchory="margin"/>
        </v:shape>
      </w:pict>
    </w:r>
    <w:r w:rsidR="00C947C7" w:rsidRPr="00197AAA" w:rsidDel="00C947C7">
      <w:rPr>
        <w:rStyle w:val="normaltextrun"/>
        <w:rFonts w:asciiTheme="minorHAnsi" w:hAnsiTheme="minorHAnsi" w:cstheme="minorHAnsi"/>
        <w:b/>
        <w:bCs/>
        <w:color w:val="808080" w:themeColor="background1" w:themeShade="80"/>
        <w:sz w:val="36"/>
        <w:szCs w:val="36"/>
        <w:shd w:val="clear" w:color="auto" w:fill="FFFFFF"/>
      </w:rPr>
      <w:t xml:space="preserve"> </w:t>
    </w:r>
    <w:r w:rsidR="00E93D53">
      <w:rPr>
        <w:rFonts w:cstheme="minorHAnsi"/>
        <w:noProof/>
        <w:color w:val="404040" w:themeColor="text1" w:themeTint="BF"/>
        <w:sz w:val="20"/>
      </w:rPr>
      <w:drawing>
        <wp:inline distT="0" distB="0" distL="0" distR="0" wp14:anchorId="454D275B" wp14:editId="13592C5B">
          <wp:extent cx="1464310" cy="532130"/>
          <wp:effectExtent l="0" t="0" r="2540" b="1270"/>
          <wp:docPr id="15" name="Picture 15" descr="NHS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NHSN logo"/>
                  <pic:cNvPicPr/>
                </pic:nvPicPr>
                <pic:blipFill>
                  <a:blip r:embed="rId1"/>
                  <a:stretch>
                    <a:fillRect/>
                  </a:stretch>
                </pic:blipFill>
                <pic:spPr>
                  <a:xfrm>
                    <a:off x="0" y="0"/>
                    <a:ext cx="1464310" cy="532130"/>
                  </a:xfrm>
                  <a:prstGeom prst="rect">
                    <a:avLst/>
                  </a:prstGeom>
                </pic:spPr>
              </pic:pic>
            </a:graphicData>
          </a:graphic>
        </wp:inline>
      </w:drawing>
    </w:r>
    <w:r w:rsidR="000A79BE">
      <w:rPr>
        <w:rStyle w:val="normaltextrun"/>
        <w:rFonts w:asciiTheme="minorHAnsi" w:hAnsiTheme="minorHAnsi" w:cstheme="minorHAnsi"/>
        <w:b/>
        <w:bCs/>
        <w:color w:val="808080" w:themeColor="background1" w:themeShade="80"/>
        <w:sz w:val="36"/>
        <w:szCs w:val="36"/>
        <w:shd w:val="clear" w:color="auto" w:fill="FFFFFF"/>
      </w:rPr>
      <w:t xml:space="preserve">    </w:t>
    </w:r>
    <w:r w:rsidR="00197AAA" w:rsidRPr="00197AAA">
      <w:rPr>
        <w:rStyle w:val="normaltextrun"/>
        <w:rFonts w:asciiTheme="minorHAnsi" w:hAnsiTheme="minorHAnsi" w:cstheme="minorHAnsi"/>
        <w:b/>
        <w:bCs/>
        <w:color w:val="808080" w:themeColor="background1" w:themeShade="80"/>
        <w:sz w:val="36"/>
        <w:szCs w:val="36"/>
        <w:shd w:val="clear" w:color="auto" w:fill="FFFFFF"/>
      </w:rPr>
      <w:tab/>
    </w:r>
    <w:r w:rsidR="00357F1D">
      <w:rPr>
        <w:rStyle w:val="normaltextrun"/>
        <w:rFonts w:asciiTheme="minorHAnsi" w:hAnsiTheme="minorHAnsi" w:cstheme="minorHAnsi"/>
        <w:b/>
        <w:bCs/>
        <w:color w:val="808080" w:themeColor="background1" w:themeShade="80"/>
        <w:sz w:val="36"/>
        <w:szCs w:val="36"/>
        <w:shd w:val="clear" w:color="auto" w:fill="FFFFFF"/>
      </w:rPr>
      <w:t xml:space="preserve">                                        </w:t>
    </w:r>
    <w:r w:rsidR="00C947C7">
      <w:rPr>
        <w:rStyle w:val="normaltextrun"/>
        <w:rFonts w:asciiTheme="minorHAnsi" w:hAnsiTheme="minorHAnsi" w:cstheme="minorHAnsi"/>
        <w:b/>
        <w:bCs/>
        <w:color w:val="808080" w:themeColor="background1" w:themeShade="80"/>
        <w:sz w:val="36"/>
        <w:szCs w:val="36"/>
        <w:shd w:val="clear" w:color="auto" w:fill="FFFFFF"/>
      </w:rPr>
      <w:t xml:space="preserve">         </w:t>
    </w:r>
    <w:r w:rsidR="00357F1D">
      <w:rPr>
        <w:rStyle w:val="normaltextrun"/>
        <w:rFonts w:asciiTheme="minorHAnsi" w:hAnsiTheme="minorHAnsi" w:cstheme="minorHAnsi"/>
        <w:b/>
        <w:bCs/>
        <w:color w:val="808080" w:themeColor="background1" w:themeShade="80"/>
        <w:sz w:val="36"/>
        <w:szCs w:val="36"/>
        <w:shd w:val="clear" w:color="auto" w:fill="FFFFFF"/>
      </w:rPr>
      <w:t xml:space="preserve">               </w:t>
    </w:r>
    <w:r w:rsidR="00C07E00">
      <w:rPr>
        <w:rStyle w:val="normaltextrun"/>
        <w:rFonts w:asciiTheme="minorHAnsi" w:hAnsiTheme="minorHAnsi" w:cstheme="minorHAnsi"/>
        <w:b/>
        <w:bCs/>
        <w:color w:val="808080" w:themeColor="background1" w:themeShade="80"/>
        <w:sz w:val="22"/>
        <w:szCs w:val="22"/>
        <w:shd w:val="clear" w:color="auto" w:fill="FFFFFF"/>
      </w:rPr>
      <w:t>January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73E7" w14:textId="678B3446" w:rsidR="00EF281C" w:rsidRDefault="005E251A">
    <w:pPr>
      <w:pStyle w:val="Header"/>
    </w:pPr>
    <w:r>
      <w:rPr>
        <w:noProof/>
      </w:rPr>
      <w:pict w14:anchorId="66E7B8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6733631" o:spid="_x0000_s1025" type="#_x0000_t136" style="position:absolute;margin-left:0;margin-top:0;width:468pt;height:156pt;z-index:-251658240;mso-wrap-edited:f;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0"/>
    <w:lvl w:ilvl="0">
      <w:start w:val="1"/>
      <w:numFmt w:val="decimal"/>
      <w:pStyle w:val="Level1"/>
      <w:lvlText w:val="%1."/>
      <w:lvlJc w:val="left"/>
      <w:pPr>
        <w:tabs>
          <w:tab w:val="num" w:pos="720"/>
        </w:tabs>
        <w:ind w:left="720" w:hanging="72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1" w15:restartNumberingAfterBreak="0">
    <w:nsid w:val="01A951A2"/>
    <w:multiLevelType w:val="hybridMultilevel"/>
    <w:tmpl w:val="FFA05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545E1A"/>
    <w:multiLevelType w:val="hybridMultilevel"/>
    <w:tmpl w:val="CC4ACF8C"/>
    <w:lvl w:ilvl="0" w:tplc="E2C07736">
      <w:start w:val="1"/>
      <w:numFmt w:val="bullet"/>
      <w:lvlText w:val=""/>
      <w:lvlJc w:val="left"/>
      <w:pPr>
        <w:ind w:left="1080" w:hanging="360"/>
      </w:pPr>
      <w:rPr>
        <w:rFonts w:ascii="Symbol" w:hAnsi="Symbol"/>
      </w:rPr>
    </w:lvl>
    <w:lvl w:ilvl="1" w:tplc="C1D805F0">
      <w:start w:val="1"/>
      <w:numFmt w:val="bullet"/>
      <w:lvlText w:val=""/>
      <w:lvlJc w:val="left"/>
      <w:pPr>
        <w:ind w:left="1080" w:hanging="360"/>
      </w:pPr>
      <w:rPr>
        <w:rFonts w:ascii="Symbol" w:hAnsi="Symbol"/>
      </w:rPr>
    </w:lvl>
    <w:lvl w:ilvl="2" w:tplc="107CD8E8">
      <w:start w:val="1"/>
      <w:numFmt w:val="bullet"/>
      <w:lvlText w:val=""/>
      <w:lvlJc w:val="left"/>
      <w:pPr>
        <w:ind w:left="1080" w:hanging="360"/>
      </w:pPr>
      <w:rPr>
        <w:rFonts w:ascii="Symbol" w:hAnsi="Symbol"/>
      </w:rPr>
    </w:lvl>
    <w:lvl w:ilvl="3" w:tplc="C91A7788">
      <w:start w:val="1"/>
      <w:numFmt w:val="bullet"/>
      <w:lvlText w:val=""/>
      <w:lvlJc w:val="left"/>
      <w:pPr>
        <w:ind w:left="1080" w:hanging="360"/>
      </w:pPr>
      <w:rPr>
        <w:rFonts w:ascii="Symbol" w:hAnsi="Symbol"/>
      </w:rPr>
    </w:lvl>
    <w:lvl w:ilvl="4" w:tplc="1592D4B4">
      <w:start w:val="1"/>
      <w:numFmt w:val="bullet"/>
      <w:lvlText w:val=""/>
      <w:lvlJc w:val="left"/>
      <w:pPr>
        <w:ind w:left="1080" w:hanging="360"/>
      </w:pPr>
      <w:rPr>
        <w:rFonts w:ascii="Symbol" w:hAnsi="Symbol"/>
      </w:rPr>
    </w:lvl>
    <w:lvl w:ilvl="5" w:tplc="8BD4AAF6">
      <w:start w:val="1"/>
      <w:numFmt w:val="bullet"/>
      <w:lvlText w:val=""/>
      <w:lvlJc w:val="left"/>
      <w:pPr>
        <w:ind w:left="1080" w:hanging="360"/>
      </w:pPr>
      <w:rPr>
        <w:rFonts w:ascii="Symbol" w:hAnsi="Symbol"/>
      </w:rPr>
    </w:lvl>
    <w:lvl w:ilvl="6" w:tplc="4D24E0BC">
      <w:start w:val="1"/>
      <w:numFmt w:val="bullet"/>
      <w:lvlText w:val=""/>
      <w:lvlJc w:val="left"/>
      <w:pPr>
        <w:ind w:left="1080" w:hanging="360"/>
      </w:pPr>
      <w:rPr>
        <w:rFonts w:ascii="Symbol" w:hAnsi="Symbol"/>
      </w:rPr>
    </w:lvl>
    <w:lvl w:ilvl="7" w:tplc="464E70A0">
      <w:start w:val="1"/>
      <w:numFmt w:val="bullet"/>
      <w:lvlText w:val=""/>
      <w:lvlJc w:val="left"/>
      <w:pPr>
        <w:ind w:left="1080" w:hanging="360"/>
      </w:pPr>
      <w:rPr>
        <w:rFonts w:ascii="Symbol" w:hAnsi="Symbol"/>
      </w:rPr>
    </w:lvl>
    <w:lvl w:ilvl="8" w:tplc="1200EE48">
      <w:start w:val="1"/>
      <w:numFmt w:val="bullet"/>
      <w:lvlText w:val=""/>
      <w:lvlJc w:val="left"/>
      <w:pPr>
        <w:ind w:left="1080" w:hanging="360"/>
      </w:pPr>
      <w:rPr>
        <w:rFonts w:ascii="Symbol" w:hAnsi="Symbol"/>
      </w:rPr>
    </w:lvl>
  </w:abstractNum>
  <w:abstractNum w:abstractNumId="3" w15:restartNumberingAfterBreak="0">
    <w:nsid w:val="05E13FA9"/>
    <w:multiLevelType w:val="multilevel"/>
    <w:tmpl w:val="0DFCFD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3401F"/>
    <w:multiLevelType w:val="hybridMultilevel"/>
    <w:tmpl w:val="6AEC5BC8"/>
    <w:lvl w:ilvl="0" w:tplc="BB0683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1C05CF"/>
    <w:multiLevelType w:val="hybridMultilevel"/>
    <w:tmpl w:val="0852A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66C58"/>
    <w:multiLevelType w:val="multilevel"/>
    <w:tmpl w:val="7FD8F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51995"/>
    <w:multiLevelType w:val="multilevel"/>
    <w:tmpl w:val="44C48A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79EED8"/>
    <w:multiLevelType w:val="hybridMultilevel"/>
    <w:tmpl w:val="FFFFFFFF"/>
    <w:lvl w:ilvl="0" w:tplc="17EE8EF2">
      <w:start w:val="1"/>
      <w:numFmt w:val="decimal"/>
      <w:lvlText w:val="%1."/>
      <w:lvlJc w:val="left"/>
      <w:pPr>
        <w:ind w:left="720" w:hanging="360"/>
      </w:pPr>
    </w:lvl>
    <w:lvl w:ilvl="1" w:tplc="6E7E2F98">
      <w:start w:val="1"/>
      <w:numFmt w:val="lowerLetter"/>
      <w:lvlText w:val="%2."/>
      <w:lvlJc w:val="left"/>
      <w:pPr>
        <w:ind w:left="1440" w:hanging="360"/>
      </w:pPr>
    </w:lvl>
    <w:lvl w:ilvl="2" w:tplc="380ED328">
      <w:start w:val="1"/>
      <w:numFmt w:val="lowerRoman"/>
      <w:lvlText w:val="%3."/>
      <w:lvlJc w:val="right"/>
      <w:pPr>
        <w:ind w:left="2160" w:hanging="180"/>
      </w:pPr>
    </w:lvl>
    <w:lvl w:ilvl="3" w:tplc="2EFCEFCA">
      <w:start w:val="1"/>
      <w:numFmt w:val="decimal"/>
      <w:lvlText w:val="%4."/>
      <w:lvlJc w:val="left"/>
      <w:pPr>
        <w:ind w:left="2880" w:hanging="360"/>
      </w:pPr>
    </w:lvl>
    <w:lvl w:ilvl="4" w:tplc="A6C6794E">
      <w:start w:val="1"/>
      <w:numFmt w:val="lowerLetter"/>
      <w:lvlText w:val="%5."/>
      <w:lvlJc w:val="left"/>
      <w:pPr>
        <w:ind w:left="3600" w:hanging="360"/>
      </w:pPr>
    </w:lvl>
    <w:lvl w:ilvl="5" w:tplc="1DE8AA50">
      <w:start w:val="1"/>
      <w:numFmt w:val="lowerRoman"/>
      <w:lvlText w:val="%6."/>
      <w:lvlJc w:val="right"/>
      <w:pPr>
        <w:ind w:left="4320" w:hanging="180"/>
      </w:pPr>
    </w:lvl>
    <w:lvl w:ilvl="6" w:tplc="49162134">
      <w:start w:val="1"/>
      <w:numFmt w:val="decimal"/>
      <w:lvlText w:val="%7."/>
      <w:lvlJc w:val="left"/>
      <w:pPr>
        <w:ind w:left="5040" w:hanging="360"/>
      </w:pPr>
    </w:lvl>
    <w:lvl w:ilvl="7" w:tplc="11D805D6">
      <w:start w:val="1"/>
      <w:numFmt w:val="lowerLetter"/>
      <w:lvlText w:val="%8."/>
      <w:lvlJc w:val="left"/>
      <w:pPr>
        <w:ind w:left="5760" w:hanging="360"/>
      </w:pPr>
    </w:lvl>
    <w:lvl w:ilvl="8" w:tplc="61929F4C">
      <w:start w:val="1"/>
      <w:numFmt w:val="lowerRoman"/>
      <w:lvlText w:val="%9."/>
      <w:lvlJc w:val="right"/>
      <w:pPr>
        <w:ind w:left="6480" w:hanging="180"/>
      </w:pPr>
    </w:lvl>
  </w:abstractNum>
  <w:abstractNum w:abstractNumId="9" w15:restartNumberingAfterBreak="0">
    <w:nsid w:val="0F3648F3"/>
    <w:multiLevelType w:val="multilevel"/>
    <w:tmpl w:val="CF06C6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872C8C"/>
    <w:multiLevelType w:val="multilevel"/>
    <w:tmpl w:val="61E2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1B378D"/>
    <w:multiLevelType w:val="hybridMultilevel"/>
    <w:tmpl w:val="A49A5772"/>
    <w:lvl w:ilvl="0" w:tplc="3A7AABE0">
      <w:start w:val="1"/>
      <w:numFmt w:val="decimal"/>
      <w:lvlText w:val="%1."/>
      <w:lvlJc w:val="left"/>
      <w:pPr>
        <w:ind w:left="1080" w:hanging="360"/>
      </w:pPr>
      <w:rPr>
        <w:rFonts w:asciiTheme="minorHAnsi" w:hAnsiTheme="minorHAnsi" w:cstheme="minorHAnsi" w:hint="default"/>
        <w:b/>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5CE396B"/>
    <w:multiLevelType w:val="hybridMultilevel"/>
    <w:tmpl w:val="17E4F0B0"/>
    <w:lvl w:ilvl="0" w:tplc="53F8E8E6">
      <w:start w:val="1"/>
      <w:numFmt w:val="bullet"/>
      <w:lvlText w:val=""/>
      <w:lvlJc w:val="left"/>
      <w:pPr>
        <w:ind w:left="1080" w:hanging="360"/>
      </w:pPr>
      <w:rPr>
        <w:rFonts w:ascii="Symbol" w:hAnsi="Symbol"/>
      </w:rPr>
    </w:lvl>
    <w:lvl w:ilvl="1" w:tplc="5FCC9260">
      <w:start w:val="1"/>
      <w:numFmt w:val="bullet"/>
      <w:lvlText w:val=""/>
      <w:lvlJc w:val="left"/>
      <w:pPr>
        <w:ind w:left="1080" w:hanging="360"/>
      </w:pPr>
      <w:rPr>
        <w:rFonts w:ascii="Symbol" w:hAnsi="Symbol"/>
      </w:rPr>
    </w:lvl>
    <w:lvl w:ilvl="2" w:tplc="04081D50">
      <w:start w:val="1"/>
      <w:numFmt w:val="bullet"/>
      <w:lvlText w:val=""/>
      <w:lvlJc w:val="left"/>
      <w:pPr>
        <w:ind w:left="1080" w:hanging="360"/>
      </w:pPr>
      <w:rPr>
        <w:rFonts w:ascii="Symbol" w:hAnsi="Symbol"/>
      </w:rPr>
    </w:lvl>
    <w:lvl w:ilvl="3" w:tplc="CF7205A8">
      <w:start w:val="1"/>
      <w:numFmt w:val="bullet"/>
      <w:lvlText w:val=""/>
      <w:lvlJc w:val="left"/>
      <w:pPr>
        <w:ind w:left="1080" w:hanging="360"/>
      </w:pPr>
      <w:rPr>
        <w:rFonts w:ascii="Symbol" w:hAnsi="Symbol"/>
      </w:rPr>
    </w:lvl>
    <w:lvl w:ilvl="4" w:tplc="70107BAE">
      <w:start w:val="1"/>
      <w:numFmt w:val="bullet"/>
      <w:lvlText w:val=""/>
      <w:lvlJc w:val="left"/>
      <w:pPr>
        <w:ind w:left="1080" w:hanging="360"/>
      </w:pPr>
      <w:rPr>
        <w:rFonts w:ascii="Symbol" w:hAnsi="Symbol"/>
      </w:rPr>
    </w:lvl>
    <w:lvl w:ilvl="5" w:tplc="52B21132">
      <w:start w:val="1"/>
      <w:numFmt w:val="bullet"/>
      <w:lvlText w:val=""/>
      <w:lvlJc w:val="left"/>
      <w:pPr>
        <w:ind w:left="1080" w:hanging="360"/>
      </w:pPr>
      <w:rPr>
        <w:rFonts w:ascii="Symbol" w:hAnsi="Symbol"/>
      </w:rPr>
    </w:lvl>
    <w:lvl w:ilvl="6" w:tplc="02EEBBFC">
      <w:start w:val="1"/>
      <w:numFmt w:val="bullet"/>
      <w:lvlText w:val=""/>
      <w:lvlJc w:val="left"/>
      <w:pPr>
        <w:ind w:left="1080" w:hanging="360"/>
      </w:pPr>
      <w:rPr>
        <w:rFonts w:ascii="Symbol" w:hAnsi="Symbol"/>
      </w:rPr>
    </w:lvl>
    <w:lvl w:ilvl="7" w:tplc="55C0F7BE">
      <w:start w:val="1"/>
      <w:numFmt w:val="bullet"/>
      <w:lvlText w:val=""/>
      <w:lvlJc w:val="left"/>
      <w:pPr>
        <w:ind w:left="1080" w:hanging="360"/>
      </w:pPr>
      <w:rPr>
        <w:rFonts w:ascii="Symbol" w:hAnsi="Symbol"/>
      </w:rPr>
    </w:lvl>
    <w:lvl w:ilvl="8" w:tplc="C2944720">
      <w:start w:val="1"/>
      <w:numFmt w:val="bullet"/>
      <w:lvlText w:val=""/>
      <w:lvlJc w:val="left"/>
      <w:pPr>
        <w:ind w:left="1080" w:hanging="360"/>
      </w:pPr>
      <w:rPr>
        <w:rFonts w:ascii="Symbol" w:hAnsi="Symbol"/>
      </w:rPr>
    </w:lvl>
  </w:abstractNum>
  <w:abstractNum w:abstractNumId="13" w15:restartNumberingAfterBreak="0">
    <w:nsid w:val="164469E2"/>
    <w:multiLevelType w:val="hybridMultilevel"/>
    <w:tmpl w:val="87EE2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A27FDE"/>
    <w:multiLevelType w:val="multilevel"/>
    <w:tmpl w:val="1B9A4550"/>
    <w:lvl w:ilvl="0">
      <w:start w:val="1"/>
      <w:numFmt w:val="decimal"/>
      <w:lvlText w:val="%1."/>
      <w:lvlJc w:val="left"/>
      <w:pPr>
        <w:tabs>
          <w:tab w:val="num" w:pos="720"/>
        </w:tabs>
        <w:ind w:left="720" w:hanging="357"/>
      </w:pPr>
      <w:rPr>
        <w:b w:val="0"/>
        <w:i w:val="0"/>
        <w:sz w:val="22"/>
      </w:rPr>
    </w:lvl>
    <w:lvl w:ilvl="1">
      <w:start w:val="1"/>
      <w:numFmt w:val="lowerLetter"/>
      <w:lvlText w:val="%2."/>
      <w:lvlJc w:val="left"/>
      <w:pPr>
        <w:ind w:left="1080" w:hanging="360"/>
      </w:pPr>
    </w:lvl>
    <w:lvl w:ilvl="2">
      <w:start w:val="1"/>
      <w:numFmt w:val="lowerRoman"/>
      <w:lvlText w:val="%3."/>
      <w:lvlJc w:val="right"/>
      <w:pPr>
        <w:tabs>
          <w:tab w:val="num" w:pos="1435"/>
        </w:tabs>
        <w:ind w:left="1434" w:hanging="357"/>
      </w:pPr>
      <w:rPr>
        <w:rFonts w:hint="default"/>
      </w:rPr>
    </w:lvl>
    <w:lvl w:ilvl="3">
      <w:start w:val="1"/>
      <w:numFmt w:val="decimal"/>
      <w:lvlText w:val="%4."/>
      <w:lvlJc w:val="left"/>
      <w:pPr>
        <w:tabs>
          <w:tab w:val="num" w:pos="1792"/>
        </w:tabs>
        <w:ind w:left="1791" w:hanging="357"/>
      </w:pPr>
      <w:rPr>
        <w:rFonts w:hint="default"/>
      </w:rPr>
    </w:lvl>
    <w:lvl w:ilvl="4">
      <w:start w:val="1"/>
      <w:numFmt w:val="lowerLetter"/>
      <w:lvlText w:val="%5."/>
      <w:lvlJc w:val="left"/>
      <w:pPr>
        <w:tabs>
          <w:tab w:val="num" w:pos="2325"/>
        </w:tabs>
        <w:ind w:left="2148" w:hanging="357"/>
      </w:pPr>
      <w:rPr>
        <w:rFonts w:hint="default"/>
      </w:rPr>
    </w:lvl>
    <w:lvl w:ilvl="5">
      <w:start w:val="1"/>
      <w:numFmt w:val="lowerRoman"/>
      <w:lvlText w:val="%6."/>
      <w:lvlJc w:val="right"/>
      <w:pPr>
        <w:tabs>
          <w:tab w:val="num" w:pos="2682"/>
        </w:tabs>
        <w:ind w:left="2505" w:hanging="357"/>
      </w:pPr>
      <w:rPr>
        <w:rFonts w:hint="default"/>
      </w:rPr>
    </w:lvl>
    <w:lvl w:ilvl="6">
      <w:start w:val="1"/>
      <w:numFmt w:val="decimal"/>
      <w:lvlText w:val="%7."/>
      <w:lvlJc w:val="left"/>
      <w:pPr>
        <w:tabs>
          <w:tab w:val="num" w:pos="3039"/>
        </w:tabs>
        <w:ind w:left="2862" w:hanging="357"/>
      </w:pPr>
      <w:rPr>
        <w:rFonts w:hint="default"/>
      </w:rPr>
    </w:lvl>
    <w:lvl w:ilvl="7">
      <w:start w:val="1"/>
      <w:numFmt w:val="lowerLetter"/>
      <w:lvlText w:val="%8."/>
      <w:lvlJc w:val="left"/>
      <w:pPr>
        <w:tabs>
          <w:tab w:val="num" w:pos="3396"/>
        </w:tabs>
        <w:ind w:left="3219" w:hanging="357"/>
      </w:pPr>
      <w:rPr>
        <w:rFonts w:hint="default"/>
      </w:rPr>
    </w:lvl>
    <w:lvl w:ilvl="8">
      <w:start w:val="1"/>
      <w:numFmt w:val="lowerRoman"/>
      <w:lvlText w:val="%9."/>
      <w:lvlJc w:val="right"/>
      <w:pPr>
        <w:tabs>
          <w:tab w:val="num" w:pos="3753"/>
        </w:tabs>
        <w:ind w:left="3576" w:hanging="357"/>
      </w:pPr>
      <w:rPr>
        <w:rFonts w:hint="default"/>
      </w:rPr>
    </w:lvl>
  </w:abstractNum>
  <w:abstractNum w:abstractNumId="15" w15:restartNumberingAfterBreak="0">
    <w:nsid w:val="178D3E44"/>
    <w:multiLevelType w:val="multilevel"/>
    <w:tmpl w:val="FBE4DBD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7A60E3"/>
    <w:multiLevelType w:val="hybridMultilevel"/>
    <w:tmpl w:val="6F0A2DDC"/>
    <w:lvl w:ilvl="0" w:tplc="92E851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5C2EFF"/>
    <w:multiLevelType w:val="multilevel"/>
    <w:tmpl w:val="4CC20F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506B2A"/>
    <w:multiLevelType w:val="hybridMultilevel"/>
    <w:tmpl w:val="124E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F046AF"/>
    <w:multiLevelType w:val="multilevel"/>
    <w:tmpl w:val="E2F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4D3DB0"/>
    <w:multiLevelType w:val="hybridMultilevel"/>
    <w:tmpl w:val="1DD84E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887061B"/>
    <w:multiLevelType w:val="hybridMultilevel"/>
    <w:tmpl w:val="F006D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7075F8"/>
    <w:multiLevelType w:val="multilevel"/>
    <w:tmpl w:val="DA0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64016A"/>
    <w:multiLevelType w:val="multilevel"/>
    <w:tmpl w:val="F9C0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AE66424"/>
    <w:multiLevelType w:val="multilevel"/>
    <w:tmpl w:val="1B9A4550"/>
    <w:lvl w:ilvl="0">
      <w:start w:val="1"/>
      <w:numFmt w:val="decimal"/>
      <w:lvlText w:val="%1."/>
      <w:lvlJc w:val="left"/>
      <w:pPr>
        <w:tabs>
          <w:tab w:val="num" w:pos="720"/>
        </w:tabs>
        <w:ind w:left="720" w:hanging="357"/>
      </w:pPr>
      <w:rPr>
        <w:b w:val="0"/>
        <w:i w:val="0"/>
        <w:sz w:val="22"/>
      </w:rPr>
    </w:lvl>
    <w:lvl w:ilvl="1">
      <w:start w:val="1"/>
      <w:numFmt w:val="lowerLetter"/>
      <w:lvlText w:val="%2."/>
      <w:lvlJc w:val="left"/>
      <w:pPr>
        <w:ind w:left="1080" w:hanging="360"/>
      </w:pPr>
    </w:lvl>
    <w:lvl w:ilvl="2">
      <w:start w:val="1"/>
      <w:numFmt w:val="lowerRoman"/>
      <w:lvlText w:val="%3."/>
      <w:lvlJc w:val="right"/>
      <w:pPr>
        <w:tabs>
          <w:tab w:val="num" w:pos="1435"/>
        </w:tabs>
        <w:ind w:left="1434" w:hanging="357"/>
      </w:pPr>
      <w:rPr>
        <w:rFonts w:hint="default"/>
      </w:rPr>
    </w:lvl>
    <w:lvl w:ilvl="3">
      <w:start w:val="1"/>
      <w:numFmt w:val="decimal"/>
      <w:lvlText w:val="%4."/>
      <w:lvlJc w:val="left"/>
      <w:pPr>
        <w:tabs>
          <w:tab w:val="num" w:pos="1792"/>
        </w:tabs>
        <w:ind w:left="1791" w:hanging="357"/>
      </w:pPr>
      <w:rPr>
        <w:rFonts w:hint="default"/>
      </w:rPr>
    </w:lvl>
    <w:lvl w:ilvl="4">
      <w:start w:val="1"/>
      <w:numFmt w:val="lowerLetter"/>
      <w:lvlText w:val="%5."/>
      <w:lvlJc w:val="left"/>
      <w:pPr>
        <w:tabs>
          <w:tab w:val="num" w:pos="2325"/>
        </w:tabs>
        <w:ind w:left="2148" w:hanging="357"/>
      </w:pPr>
      <w:rPr>
        <w:rFonts w:hint="default"/>
      </w:rPr>
    </w:lvl>
    <w:lvl w:ilvl="5">
      <w:start w:val="1"/>
      <w:numFmt w:val="lowerRoman"/>
      <w:lvlText w:val="%6."/>
      <w:lvlJc w:val="right"/>
      <w:pPr>
        <w:tabs>
          <w:tab w:val="num" w:pos="2682"/>
        </w:tabs>
        <w:ind w:left="2505" w:hanging="357"/>
      </w:pPr>
      <w:rPr>
        <w:rFonts w:hint="default"/>
      </w:rPr>
    </w:lvl>
    <w:lvl w:ilvl="6">
      <w:start w:val="1"/>
      <w:numFmt w:val="decimal"/>
      <w:lvlText w:val="%7."/>
      <w:lvlJc w:val="left"/>
      <w:pPr>
        <w:tabs>
          <w:tab w:val="num" w:pos="3039"/>
        </w:tabs>
        <w:ind w:left="2862" w:hanging="357"/>
      </w:pPr>
      <w:rPr>
        <w:rFonts w:hint="default"/>
      </w:rPr>
    </w:lvl>
    <w:lvl w:ilvl="7">
      <w:start w:val="1"/>
      <w:numFmt w:val="lowerLetter"/>
      <w:lvlText w:val="%8."/>
      <w:lvlJc w:val="left"/>
      <w:pPr>
        <w:tabs>
          <w:tab w:val="num" w:pos="3396"/>
        </w:tabs>
        <w:ind w:left="3219" w:hanging="357"/>
      </w:pPr>
      <w:rPr>
        <w:rFonts w:hint="default"/>
      </w:rPr>
    </w:lvl>
    <w:lvl w:ilvl="8">
      <w:start w:val="1"/>
      <w:numFmt w:val="lowerRoman"/>
      <w:lvlText w:val="%9."/>
      <w:lvlJc w:val="right"/>
      <w:pPr>
        <w:tabs>
          <w:tab w:val="num" w:pos="3753"/>
        </w:tabs>
        <w:ind w:left="3576" w:hanging="357"/>
      </w:pPr>
      <w:rPr>
        <w:rFonts w:hint="default"/>
      </w:rPr>
    </w:lvl>
  </w:abstractNum>
  <w:abstractNum w:abstractNumId="25" w15:restartNumberingAfterBreak="0">
    <w:nsid w:val="300CE80A"/>
    <w:multiLevelType w:val="hybridMultilevel"/>
    <w:tmpl w:val="FFFFFFFF"/>
    <w:lvl w:ilvl="0" w:tplc="3CA04104">
      <w:start w:val="1"/>
      <w:numFmt w:val="decimal"/>
      <w:lvlText w:val="%1)"/>
      <w:lvlJc w:val="left"/>
      <w:pPr>
        <w:ind w:left="720" w:hanging="360"/>
      </w:pPr>
    </w:lvl>
    <w:lvl w:ilvl="1" w:tplc="C84C9120">
      <w:start w:val="1"/>
      <w:numFmt w:val="lowerLetter"/>
      <w:lvlText w:val="%2."/>
      <w:lvlJc w:val="left"/>
      <w:pPr>
        <w:ind w:left="1440" w:hanging="360"/>
      </w:pPr>
    </w:lvl>
    <w:lvl w:ilvl="2" w:tplc="1EFC2A12">
      <w:start w:val="1"/>
      <w:numFmt w:val="lowerRoman"/>
      <w:lvlText w:val="%3."/>
      <w:lvlJc w:val="right"/>
      <w:pPr>
        <w:ind w:left="2160" w:hanging="180"/>
      </w:pPr>
    </w:lvl>
    <w:lvl w:ilvl="3" w:tplc="6CC404A0">
      <w:start w:val="1"/>
      <w:numFmt w:val="decimal"/>
      <w:lvlText w:val="%4."/>
      <w:lvlJc w:val="left"/>
      <w:pPr>
        <w:ind w:left="2880" w:hanging="360"/>
      </w:pPr>
    </w:lvl>
    <w:lvl w:ilvl="4" w:tplc="AE800956">
      <w:start w:val="1"/>
      <w:numFmt w:val="lowerLetter"/>
      <w:lvlText w:val="%5."/>
      <w:lvlJc w:val="left"/>
      <w:pPr>
        <w:ind w:left="3600" w:hanging="360"/>
      </w:pPr>
    </w:lvl>
    <w:lvl w:ilvl="5" w:tplc="931E72E8">
      <w:start w:val="1"/>
      <w:numFmt w:val="lowerRoman"/>
      <w:lvlText w:val="%6."/>
      <w:lvlJc w:val="right"/>
      <w:pPr>
        <w:ind w:left="4320" w:hanging="180"/>
      </w:pPr>
    </w:lvl>
    <w:lvl w:ilvl="6" w:tplc="BF3E4AF6">
      <w:start w:val="1"/>
      <w:numFmt w:val="decimal"/>
      <w:lvlText w:val="%7."/>
      <w:lvlJc w:val="left"/>
      <w:pPr>
        <w:ind w:left="5040" w:hanging="360"/>
      </w:pPr>
    </w:lvl>
    <w:lvl w:ilvl="7" w:tplc="0F604894">
      <w:start w:val="1"/>
      <w:numFmt w:val="lowerLetter"/>
      <w:lvlText w:val="%8."/>
      <w:lvlJc w:val="left"/>
      <w:pPr>
        <w:ind w:left="5760" w:hanging="360"/>
      </w:pPr>
    </w:lvl>
    <w:lvl w:ilvl="8" w:tplc="D696EC1E">
      <w:start w:val="1"/>
      <w:numFmt w:val="lowerRoman"/>
      <w:lvlText w:val="%9."/>
      <w:lvlJc w:val="right"/>
      <w:pPr>
        <w:ind w:left="6480" w:hanging="180"/>
      </w:pPr>
    </w:lvl>
  </w:abstractNum>
  <w:abstractNum w:abstractNumId="26" w15:restartNumberingAfterBreak="0">
    <w:nsid w:val="339B0668"/>
    <w:multiLevelType w:val="hybridMultilevel"/>
    <w:tmpl w:val="C7CC5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C411A3"/>
    <w:multiLevelType w:val="hybridMultilevel"/>
    <w:tmpl w:val="997E24D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2A3739"/>
    <w:multiLevelType w:val="hybridMultilevel"/>
    <w:tmpl w:val="ACC2040E"/>
    <w:lvl w:ilvl="0" w:tplc="DBE6A3D4">
      <w:start w:val="1"/>
      <w:numFmt w:val="bullet"/>
      <w:lvlText w:val=""/>
      <w:lvlJc w:val="left"/>
      <w:pPr>
        <w:ind w:left="1800" w:hanging="360"/>
      </w:pPr>
      <w:rPr>
        <w:rFonts w:ascii="Symbol" w:hAnsi="Symbol"/>
      </w:rPr>
    </w:lvl>
    <w:lvl w:ilvl="1" w:tplc="AC6071AA">
      <w:start w:val="1"/>
      <w:numFmt w:val="bullet"/>
      <w:lvlText w:val=""/>
      <w:lvlJc w:val="left"/>
      <w:pPr>
        <w:ind w:left="1800" w:hanging="360"/>
      </w:pPr>
      <w:rPr>
        <w:rFonts w:ascii="Symbol" w:hAnsi="Symbol"/>
      </w:rPr>
    </w:lvl>
    <w:lvl w:ilvl="2" w:tplc="2A5686D0">
      <w:start w:val="1"/>
      <w:numFmt w:val="bullet"/>
      <w:lvlText w:val=""/>
      <w:lvlJc w:val="left"/>
      <w:pPr>
        <w:ind w:left="1800" w:hanging="360"/>
      </w:pPr>
      <w:rPr>
        <w:rFonts w:ascii="Symbol" w:hAnsi="Symbol"/>
      </w:rPr>
    </w:lvl>
    <w:lvl w:ilvl="3" w:tplc="5D586CA0">
      <w:start w:val="1"/>
      <w:numFmt w:val="bullet"/>
      <w:lvlText w:val=""/>
      <w:lvlJc w:val="left"/>
      <w:pPr>
        <w:ind w:left="1800" w:hanging="360"/>
      </w:pPr>
      <w:rPr>
        <w:rFonts w:ascii="Symbol" w:hAnsi="Symbol"/>
      </w:rPr>
    </w:lvl>
    <w:lvl w:ilvl="4" w:tplc="C4F47762">
      <w:start w:val="1"/>
      <w:numFmt w:val="bullet"/>
      <w:lvlText w:val=""/>
      <w:lvlJc w:val="left"/>
      <w:pPr>
        <w:ind w:left="1800" w:hanging="360"/>
      </w:pPr>
      <w:rPr>
        <w:rFonts w:ascii="Symbol" w:hAnsi="Symbol"/>
      </w:rPr>
    </w:lvl>
    <w:lvl w:ilvl="5" w:tplc="680E7F04">
      <w:start w:val="1"/>
      <w:numFmt w:val="bullet"/>
      <w:lvlText w:val=""/>
      <w:lvlJc w:val="left"/>
      <w:pPr>
        <w:ind w:left="1800" w:hanging="360"/>
      </w:pPr>
      <w:rPr>
        <w:rFonts w:ascii="Symbol" w:hAnsi="Symbol"/>
      </w:rPr>
    </w:lvl>
    <w:lvl w:ilvl="6" w:tplc="2D02FDF8">
      <w:start w:val="1"/>
      <w:numFmt w:val="bullet"/>
      <w:lvlText w:val=""/>
      <w:lvlJc w:val="left"/>
      <w:pPr>
        <w:ind w:left="1800" w:hanging="360"/>
      </w:pPr>
      <w:rPr>
        <w:rFonts w:ascii="Symbol" w:hAnsi="Symbol"/>
      </w:rPr>
    </w:lvl>
    <w:lvl w:ilvl="7" w:tplc="CB702DAC">
      <w:start w:val="1"/>
      <w:numFmt w:val="bullet"/>
      <w:lvlText w:val=""/>
      <w:lvlJc w:val="left"/>
      <w:pPr>
        <w:ind w:left="1800" w:hanging="360"/>
      </w:pPr>
      <w:rPr>
        <w:rFonts w:ascii="Symbol" w:hAnsi="Symbol"/>
      </w:rPr>
    </w:lvl>
    <w:lvl w:ilvl="8" w:tplc="7E1EB264">
      <w:start w:val="1"/>
      <w:numFmt w:val="bullet"/>
      <w:lvlText w:val=""/>
      <w:lvlJc w:val="left"/>
      <w:pPr>
        <w:ind w:left="1800" w:hanging="360"/>
      </w:pPr>
      <w:rPr>
        <w:rFonts w:ascii="Symbol" w:hAnsi="Symbol"/>
      </w:rPr>
    </w:lvl>
  </w:abstractNum>
  <w:abstractNum w:abstractNumId="29" w15:restartNumberingAfterBreak="0">
    <w:nsid w:val="38804FDC"/>
    <w:multiLevelType w:val="hybridMultilevel"/>
    <w:tmpl w:val="CACED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C4B4E3F"/>
    <w:multiLevelType w:val="multilevel"/>
    <w:tmpl w:val="1076DF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CC1C3E"/>
    <w:multiLevelType w:val="multilevel"/>
    <w:tmpl w:val="47C4B6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045DCD"/>
    <w:multiLevelType w:val="multilevel"/>
    <w:tmpl w:val="9CA85E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1D2C92"/>
    <w:multiLevelType w:val="hybridMultilevel"/>
    <w:tmpl w:val="19E6F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F445DF"/>
    <w:multiLevelType w:val="multilevel"/>
    <w:tmpl w:val="648A69D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5BAE71"/>
    <w:multiLevelType w:val="hybridMultilevel"/>
    <w:tmpl w:val="FFFFFFFF"/>
    <w:lvl w:ilvl="0" w:tplc="8E8AADD8">
      <w:start w:val="1"/>
      <w:numFmt w:val="decimal"/>
      <w:lvlText w:val="%1)"/>
      <w:lvlJc w:val="left"/>
      <w:pPr>
        <w:ind w:left="720" w:hanging="360"/>
      </w:pPr>
    </w:lvl>
    <w:lvl w:ilvl="1" w:tplc="A2447A84">
      <w:start w:val="1"/>
      <w:numFmt w:val="lowerLetter"/>
      <w:lvlText w:val="%2."/>
      <w:lvlJc w:val="left"/>
      <w:pPr>
        <w:ind w:left="1440" w:hanging="360"/>
      </w:pPr>
    </w:lvl>
    <w:lvl w:ilvl="2" w:tplc="B7B4125A">
      <w:start w:val="1"/>
      <w:numFmt w:val="lowerRoman"/>
      <w:lvlText w:val="%3."/>
      <w:lvlJc w:val="right"/>
      <w:pPr>
        <w:ind w:left="2160" w:hanging="180"/>
      </w:pPr>
    </w:lvl>
    <w:lvl w:ilvl="3" w:tplc="4620AAE4">
      <w:start w:val="1"/>
      <w:numFmt w:val="decimal"/>
      <w:lvlText w:val="%4."/>
      <w:lvlJc w:val="left"/>
      <w:pPr>
        <w:ind w:left="2880" w:hanging="360"/>
      </w:pPr>
    </w:lvl>
    <w:lvl w:ilvl="4" w:tplc="61B83E8C">
      <w:start w:val="1"/>
      <w:numFmt w:val="lowerLetter"/>
      <w:lvlText w:val="%5."/>
      <w:lvlJc w:val="left"/>
      <w:pPr>
        <w:ind w:left="3600" w:hanging="360"/>
      </w:pPr>
    </w:lvl>
    <w:lvl w:ilvl="5" w:tplc="E812775E">
      <w:start w:val="1"/>
      <w:numFmt w:val="lowerRoman"/>
      <w:lvlText w:val="%6."/>
      <w:lvlJc w:val="right"/>
      <w:pPr>
        <w:ind w:left="4320" w:hanging="180"/>
      </w:pPr>
    </w:lvl>
    <w:lvl w:ilvl="6" w:tplc="EA3A3220">
      <w:start w:val="1"/>
      <w:numFmt w:val="decimal"/>
      <w:lvlText w:val="%7."/>
      <w:lvlJc w:val="left"/>
      <w:pPr>
        <w:ind w:left="5040" w:hanging="360"/>
      </w:pPr>
    </w:lvl>
    <w:lvl w:ilvl="7" w:tplc="6BF05524">
      <w:start w:val="1"/>
      <w:numFmt w:val="lowerLetter"/>
      <w:lvlText w:val="%8."/>
      <w:lvlJc w:val="left"/>
      <w:pPr>
        <w:ind w:left="5760" w:hanging="360"/>
      </w:pPr>
    </w:lvl>
    <w:lvl w:ilvl="8" w:tplc="CA4EC12E">
      <w:start w:val="1"/>
      <w:numFmt w:val="lowerRoman"/>
      <w:lvlText w:val="%9."/>
      <w:lvlJc w:val="right"/>
      <w:pPr>
        <w:ind w:left="6480" w:hanging="180"/>
      </w:pPr>
    </w:lvl>
  </w:abstractNum>
  <w:abstractNum w:abstractNumId="36" w15:restartNumberingAfterBreak="0">
    <w:nsid w:val="40F6519F"/>
    <w:multiLevelType w:val="hybridMultilevel"/>
    <w:tmpl w:val="9F10C068"/>
    <w:lvl w:ilvl="0" w:tplc="16DC4E2E">
      <w:start w:val="2"/>
      <w:numFmt w:val="bullet"/>
      <w:lvlText w:val="-"/>
      <w:lvlJc w:val="left"/>
      <w:pPr>
        <w:ind w:left="1800" w:hanging="360"/>
      </w:pPr>
      <w:rPr>
        <w:rFonts w:ascii="Calibri" w:eastAsia="Times New Roman"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41BD3A97"/>
    <w:multiLevelType w:val="multilevel"/>
    <w:tmpl w:val="C9542C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067D7"/>
    <w:multiLevelType w:val="hybridMultilevel"/>
    <w:tmpl w:val="C706E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C31CED"/>
    <w:multiLevelType w:val="hybridMultilevel"/>
    <w:tmpl w:val="6D1E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59C477F"/>
    <w:multiLevelType w:val="multilevel"/>
    <w:tmpl w:val="46B88E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8A388A"/>
    <w:multiLevelType w:val="hybridMultilevel"/>
    <w:tmpl w:val="44F006CA"/>
    <w:lvl w:ilvl="0" w:tplc="04090015">
      <w:start w:val="1"/>
      <w:numFmt w:val="upperLetter"/>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42" w15:restartNumberingAfterBreak="0">
    <w:nsid w:val="48CF737C"/>
    <w:multiLevelType w:val="hybridMultilevel"/>
    <w:tmpl w:val="52D8876C"/>
    <w:lvl w:ilvl="0" w:tplc="AF607606">
      <w:start w:val="1"/>
      <w:numFmt w:val="bullet"/>
      <w:lvlText w:val=""/>
      <w:lvlJc w:val="left"/>
      <w:pPr>
        <w:ind w:left="1440" w:hanging="360"/>
      </w:pPr>
      <w:rPr>
        <w:rFonts w:ascii="Symbol" w:hAnsi="Symbol"/>
      </w:rPr>
    </w:lvl>
    <w:lvl w:ilvl="1" w:tplc="21DC5086">
      <w:start w:val="1"/>
      <w:numFmt w:val="bullet"/>
      <w:lvlText w:val=""/>
      <w:lvlJc w:val="left"/>
      <w:pPr>
        <w:ind w:left="1440" w:hanging="360"/>
      </w:pPr>
      <w:rPr>
        <w:rFonts w:ascii="Symbol" w:hAnsi="Symbol"/>
      </w:rPr>
    </w:lvl>
    <w:lvl w:ilvl="2" w:tplc="BAD29A84">
      <w:start w:val="1"/>
      <w:numFmt w:val="bullet"/>
      <w:lvlText w:val=""/>
      <w:lvlJc w:val="left"/>
      <w:pPr>
        <w:ind w:left="1440" w:hanging="360"/>
      </w:pPr>
      <w:rPr>
        <w:rFonts w:ascii="Symbol" w:hAnsi="Symbol"/>
      </w:rPr>
    </w:lvl>
    <w:lvl w:ilvl="3" w:tplc="409AD45E">
      <w:start w:val="1"/>
      <w:numFmt w:val="bullet"/>
      <w:lvlText w:val=""/>
      <w:lvlJc w:val="left"/>
      <w:pPr>
        <w:ind w:left="1440" w:hanging="360"/>
      </w:pPr>
      <w:rPr>
        <w:rFonts w:ascii="Symbol" w:hAnsi="Symbol"/>
      </w:rPr>
    </w:lvl>
    <w:lvl w:ilvl="4" w:tplc="DAA8E9F6">
      <w:start w:val="1"/>
      <w:numFmt w:val="bullet"/>
      <w:lvlText w:val=""/>
      <w:lvlJc w:val="left"/>
      <w:pPr>
        <w:ind w:left="1440" w:hanging="360"/>
      </w:pPr>
      <w:rPr>
        <w:rFonts w:ascii="Symbol" w:hAnsi="Symbol"/>
      </w:rPr>
    </w:lvl>
    <w:lvl w:ilvl="5" w:tplc="32F2DD9C">
      <w:start w:val="1"/>
      <w:numFmt w:val="bullet"/>
      <w:lvlText w:val=""/>
      <w:lvlJc w:val="left"/>
      <w:pPr>
        <w:ind w:left="1440" w:hanging="360"/>
      </w:pPr>
      <w:rPr>
        <w:rFonts w:ascii="Symbol" w:hAnsi="Symbol"/>
      </w:rPr>
    </w:lvl>
    <w:lvl w:ilvl="6" w:tplc="3726FE80">
      <w:start w:val="1"/>
      <w:numFmt w:val="bullet"/>
      <w:lvlText w:val=""/>
      <w:lvlJc w:val="left"/>
      <w:pPr>
        <w:ind w:left="1440" w:hanging="360"/>
      </w:pPr>
      <w:rPr>
        <w:rFonts w:ascii="Symbol" w:hAnsi="Symbol"/>
      </w:rPr>
    </w:lvl>
    <w:lvl w:ilvl="7" w:tplc="3768FEDE">
      <w:start w:val="1"/>
      <w:numFmt w:val="bullet"/>
      <w:lvlText w:val=""/>
      <w:lvlJc w:val="left"/>
      <w:pPr>
        <w:ind w:left="1440" w:hanging="360"/>
      </w:pPr>
      <w:rPr>
        <w:rFonts w:ascii="Symbol" w:hAnsi="Symbol"/>
      </w:rPr>
    </w:lvl>
    <w:lvl w:ilvl="8" w:tplc="4FDADA32">
      <w:start w:val="1"/>
      <w:numFmt w:val="bullet"/>
      <w:lvlText w:val=""/>
      <w:lvlJc w:val="left"/>
      <w:pPr>
        <w:ind w:left="1440" w:hanging="360"/>
      </w:pPr>
      <w:rPr>
        <w:rFonts w:ascii="Symbol" w:hAnsi="Symbol"/>
      </w:rPr>
    </w:lvl>
  </w:abstractNum>
  <w:abstractNum w:abstractNumId="43" w15:restartNumberingAfterBreak="0">
    <w:nsid w:val="49021681"/>
    <w:multiLevelType w:val="multilevel"/>
    <w:tmpl w:val="2FE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E85588"/>
    <w:multiLevelType w:val="hybridMultilevel"/>
    <w:tmpl w:val="0A7A5C80"/>
    <w:lvl w:ilvl="0" w:tplc="382A2FFC">
      <w:start w:val="1"/>
      <w:numFmt w:val="bullet"/>
      <w:lvlText w:val=""/>
      <w:lvlJc w:val="left"/>
      <w:pPr>
        <w:ind w:left="1080" w:hanging="360"/>
      </w:pPr>
      <w:rPr>
        <w:rFonts w:ascii="Symbol" w:hAnsi="Symbol"/>
      </w:rPr>
    </w:lvl>
    <w:lvl w:ilvl="1" w:tplc="1F766972">
      <w:start w:val="1"/>
      <w:numFmt w:val="bullet"/>
      <w:lvlText w:val=""/>
      <w:lvlJc w:val="left"/>
      <w:pPr>
        <w:ind w:left="1080" w:hanging="360"/>
      </w:pPr>
      <w:rPr>
        <w:rFonts w:ascii="Symbol" w:hAnsi="Symbol"/>
      </w:rPr>
    </w:lvl>
    <w:lvl w:ilvl="2" w:tplc="C27481B2">
      <w:start w:val="1"/>
      <w:numFmt w:val="bullet"/>
      <w:lvlText w:val=""/>
      <w:lvlJc w:val="left"/>
      <w:pPr>
        <w:ind w:left="1080" w:hanging="360"/>
      </w:pPr>
      <w:rPr>
        <w:rFonts w:ascii="Symbol" w:hAnsi="Symbol"/>
      </w:rPr>
    </w:lvl>
    <w:lvl w:ilvl="3" w:tplc="F8AA2A56">
      <w:start w:val="1"/>
      <w:numFmt w:val="bullet"/>
      <w:lvlText w:val=""/>
      <w:lvlJc w:val="left"/>
      <w:pPr>
        <w:ind w:left="1080" w:hanging="360"/>
      </w:pPr>
      <w:rPr>
        <w:rFonts w:ascii="Symbol" w:hAnsi="Symbol"/>
      </w:rPr>
    </w:lvl>
    <w:lvl w:ilvl="4" w:tplc="894484B8">
      <w:start w:val="1"/>
      <w:numFmt w:val="bullet"/>
      <w:lvlText w:val=""/>
      <w:lvlJc w:val="left"/>
      <w:pPr>
        <w:ind w:left="1080" w:hanging="360"/>
      </w:pPr>
      <w:rPr>
        <w:rFonts w:ascii="Symbol" w:hAnsi="Symbol"/>
      </w:rPr>
    </w:lvl>
    <w:lvl w:ilvl="5" w:tplc="2D1E2D96">
      <w:start w:val="1"/>
      <w:numFmt w:val="bullet"/>
      <w:lvlText w:val=""/>
      <w:lvlJc w:val="left"/>
      <w:pPr>
        <w:ind w:left="1080" w:hanging="360"/>
      </w:pPr>
      <w:rPr>
        <w:rFonts w:ascii="Symbol" w:hAnsi="Symbol"/>
      </w:rPr>
    </w:lvl>
    <w:lvl w:ilvl="6" w:tplc="5B0687DE">
      <w:start w:val="1"/>
      <w:numFmt w:val="bullet"/>
      <w:lvlText w:val=""/>
      <w:lvlJc w:val="left"/>
      <w:pPr>
        <w:ind w:left="1080" w:hanging="360"/>
      </w:pPr>
      <w:rPr>
        <w:rFonts w:ascii="Symbol" w:hAnsi="Symbol"/>
      </w:rPr>
    </w:lvl>
    <w:lvl w:ilvl="7" w:tplc="E42CF5F2">
      <w:start w:val="1"/>
      <w:numFmt w:val="bullet"/>
      <w:lvlText w:val=""/>
      <w:lvlJc w:val="left"/>
      <w:pPr>
        <w:ind w:left="1080" w:hanging="360"/>
      </w:pPr>
      <w:rPr>
        <w:rFonts w:ascii="Symbol" w:hAnsi="Symbol"/>
      </w:rPr>
    </w:lvl>
    <w:lvl w:ilvl="8" w:tplc="08B44E86">
      <w:start w:val="1"/>
      <w:numFmt w:val="bullet"/>
      <w:lvlText w:val=""/>
      <w:lvlJc w:val="left"/>
      <w:pPr>
        <w:ind w:left="1080" w:hanging="360"/>
      </w:pPr>
      <w:rPr>
        <w:rFonts w:ascii="Symbol" w:hAnsi="Symbol"/>
      </w:rPr>
    </w:lvl>
  </w:abstractNum>
  <w:abstractNum w:abstractNumId="45" w15:restartNumberingAfterBreak="0">
    <w:nsid w:val="4BFD5BA5"/>
    <w:multiLevelType w:val="multilevel"/>
    <w:tmpl w:val="2EEA46F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D5A46D4"/>
    <w:multiLevelType w:val="multilevel"/>
    <w:tmpl w:val="0CC0653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7E04A7"/>
    <w:multiLevelType w:val="hybridMultilevel"/>
    <w:tmpl w:val="62887A8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48" w15:restartNumberingAfterBreak="0">
    <w:nsid w:val="4F0E1619"/>
    <w:multiLevelType w:val="hybridMultilevel"/>
    <w:tmpl w:val="E8FA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F407E6A"/>
    <w:multiLevelType w:val="multilevel"/>
    <w:tmpl w:val="F34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CE5A8D"/>
    <w:multiLevelType w:val="multilevel"/>
    <w:tmpl w:val="29DAFE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E904F5"/>
    <w:multiLevelType w:val="multilevel"/>
    <w:tmpl w:val="CA76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4B31FD4"/>
    <w:multiLevelType w:val="hybridMultilevel"/>
    <w:tmpl w:val="7F7E682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3" w15:restartNumberingAfterBreak="0">
    <w:nsid w:val="54E928A5"/>
    <w:multiLevelType w:val="hybridMultilevel"/>
    <w:tmpl w:val="EFB8E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614783B"/>
    <w:multiLevelType w:val="hybridMultilevel"/>
    <w:tmpl w:val="B55E6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6F131E5"/>
    <w:multiLevelType w:val="hybridMultilevel"/>
    <w:tmpl w:val="AB009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86A1187"/>
    <w:multiLevelType w:val="multilevel"/>
    <w:tmpl w:val="1986807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9167BE3"/>
    <w:multiLevelType w:val="hybridMultilevel"/>
    <w:tmpl w:val="0FC67A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386935"/>
    <w:multiLevelType w:val="multilevel"/>
    <w:tmpl w:val="BE90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9D4E8C"/>
    <w:multiLevelType w:val="hybridMultilevel"/>
    <w:tmpl w:val="3D86B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C04628"/>
    <w:multiLevelType w:val="multilevel"/>
    <w:tmpl w:val="3C3ACD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516C8D"/>
    <w:multiLevelType w:val="hybridMultilevel"/>
    <w:tmpl w:val="D91E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122224D"/>
    <w:multiLevelType w:val="hybridMultilevel"/>
    <w:tmpl w:val="D91ED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1D20E20"/>
    <w:multiLevelType w:val="hybridMultilevel"/>
    <w:tmpl w:val="39921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638F23B3"/>
    <w:multiLevelType w:val="multilevel"/>
    <w:tmpl w:val="73C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4C860F1"/>
    <w:multiLevelType w:val="hybridMultilevel"/>
    <w:tmpl w:val="0BD2F1F4"/>
    <w:lvl w:ilvl="0" w:tplc="C1AEDD96">
      <w:start w:val="1"/>
      <w:numFmt w:val="bullet"/>
      <w:lvlText w:val=""/>
      <w:lvlJc w:val="left"/>
      <w:pPr>
        <w:ind w:left="720" w:hanging="360"/>
      </w:pPr>
      <w:rPr>
        <w:rFonts w:ascii="Symbol" w:hAnsi="Symbol" w:hint="default"/>
      </w:rPr>
    </w:lvl>
    <w:lvl w:ilvl="1" w:tplc="4DE0E2B8">
      <w:start w:val="1"/>
      <w:numFmt w:val="bullet"/>
      <w:lvlText w:val="o"/>
      <w:lvlJc w:val="left"/>
      <w:pPr>
        <w:ind w:left="1440" w:hanging="360"/>
      </w:pPr>
      <w:rPr>
        <w:rFonts w:ascii="Courier New" w:hAnsi="Courier New" w:hint="default"/>
      </w:rPr>
    </w:lvl>
    <w:lvl w:ilvl="2" w:tplc="2A56A5B4">
      <w:start w:val="1"/>
      <w:numFmt w:val="bullet"/>
      <w:lvlText w:val=""/>
      <w:lvlJc w:val="left"/>
      <w:pPr>
        <w:ind w:left="2160" w:hanging="360"/>
      </w:pPr>
      <w:rPr>
        <w:rFonts w:ascii="Wingdings" w:hAnsi="Wingdings" w:hint="default"/>
      </w:rPr>
    </w:lvl>
    <w:lvl w:ilvl="3" w:tplc="8D764EEC">
      <w:start w:val="1"/>
      <w:numFmt w:val="bullet"/>
      <w:lvlText w:val=""/>
      <w:lvlJc w:val="left"/>
      <w:pPr>
        <w:ind w:left="2880" w:hanging="360"/>
      </w:pPr>
      <w:rPr>
        <w:rFonts w:ascii="Symbol" w:hAnsi="Symbol" w:hint="default"/>
      </w:rPr>
    </w:lvl>
    <w:lvl w:ilvl="4" w:tplc="0CA80B4C">
      <w:start w:val="1"/>
      <w:numFmt w:val="bullet"/>
      <w:lvlText w:val="o"/>
      <w:lvlJc w:val="left"/>
      <w:pPr>
        <w:ind w:left="3600" w:hanging="360"/>
      </w:pPr>
      <w:rPr>
        <w:rFonts w:ascii="Courier New" w:hAnsi="Courier New" w:hint="default"/>
      </w:rPr>
    </w:lvl>
    <w:lvl w:ilvl="5" w:tplc="E67230A6">
      <w:start w:val="1"/>
      <w:numFmt w:val="bullet"/>
      <w:lvlText w:val=""/>
      <w:lvlJc w:val="left"/>
      <w:pPr>
        <w:ind w:left="4320" w:hanging="360"/>
      </w:pPr>
      <w:rPr>
        <w:rFonts w:ascii="Wingdings" w:hAnsi="Wingdings" w:hint="default"/>
      </w:rPr>
    </w:lvl>
    <w:lvl w:ilvl="6" w:tplc="B64C1860">
      <w:start w:val="1"/>
      <w:numFmt w:val="bullet"/>
      <w:lvlText w:val=""/>
      <w:lvlJc w:val="left"/>
      <w:pPr>
        <w:ind w:left="5040" w:hanging="360"/>
      </w:pPr>
      <w:rPr>
        <w:rFonts w:ascii="Symbol" w:hAnsi="Symbol" w:hint="default"/>
      </w:rPr>
    </w:lvl>
    <w:lvl w:ilvl="7" w:tplc="6AD4D694">
      <w:start w:val="1"/>
      <w:numFmt w:val="bullet"/>
      <w:lvlText w:val="o"/>
      <w:lvlJc w:val="left"/>
      <w:pPr>
        <w:ind w:left="5760" w:hanging="360"/>
      </w:pPr>
      <w:rPr>
        <w:rFonts w:ascii="Courier New" w:hAnsi="Courier New" w:hint="default"/>
      </w:rPr>
    </w:lvl>
    <w:lvl w:ilvl="8" w:tplc="8434271C">
      <w:start w:val="1"/>
      <w:numFmt w:val="bullet"/>
      <w:lvlText w:val=""/>
      <w:lvlJc w:val="left"/>
      <w:pPr>
        <w:ind w:left="6480" w:hanging="360"/>
      </w:pPr>
      <w:rPr>
        <w:rFonts w:ascii="Wingdings" w:hAnsi="Wingdings" w:hint="default"/>
      </w:rPr>
    </w:lvl>
  </w:abstractNum>
  <w:abstractNum w:abstractNumId="66" w15:restartNumberingAfterBreak="0">
    <w:nsid w:val="65541481"/>
    <w:multiLevelType w:val="multilevel"/>
    <w:tmpl w:val="7D326A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705D74"/>
    <w:multiLevelType w:val="hybridMultilevel"/>
    <w:tmpl w:val="4D587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8F13AB0"/>
    <w:multiLevelType w:val="hybridMultilevel"/>
    <w:tmpl w:val="2092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3E188D"/>
    <w:multiLevelType w:val="hybridMultilevel"/>
    <w:tmpl w:val="1DD84E40"/>
    <w:lvl w:ilvl="0" w:tplc="12A0F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B277F04"/>
    <w:multiLevelType w:val="multilevel"/>
    <w:tmpl w:val="F5F0B626"/>
    <w:lvl w:ilvl="0">
      <w:start w:val="1"/>
      <w:numFmt w:val="decimal"/>
      <w:lvlText w:val="%1."/>
      <w:lvlJc w:val="left"/>
      <w:pPr>
        <w:tabs>
          <w:tab w:val="num" w:pos="357"/>
        </w:tabs>
        <w:ind w:left="357" w:hanging="357"/>
      </w:pPr>
      <w:rPr>
        <w:b w:val="0"/>
        <w:i w:val="0"/>
        <w:sz w:val="22"/>
      </w:rPr>
    </w:lvl>
    <w:lvl w:ilvl="1">
      <w:start w:val="1"/>
      <w:numFmt w:val="lowerLetter"/>
      <w:lvlText w:val="%2."/>
      <w:lvlJc w:val="left"/>
      <w:pPr>
        <w:tabs>
          <w:tab w:val="num" w:pos="714"/>
        </w:tabs>
        <w:ind w:left="714" w:hanging="357"/>
      </w:pPr>
      <w:rPr>
        <w:rFonts w:hint="default"/>
      </w:rPr>
    </w:lvl>
    <w:lvl w:ilvl="2">
      <w:start w:val="1"/>
      <w:numFmt w:val="lowerRoman"/>
      <w:lvlText w:val="%3."/>
      <w:lvlJc w:val="right"/>
      <w:pPr>
        <w:tabs>
          <w:tab w:val="num" w:pos="1072"/>
        </w:tabs>
        <w:ind w:left="1071" w:hanging="357"/>
      </w:pPr>
      <w:rPr>
        <w:rFonts w:hint="default"/>
      </w:rPr>
    </w:lvl>
    <w:lvl w:ilvl="3">
      <w:start w:val="1"/>
      <w:numFmt w:val="decimal"/>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71" w15:restartNumberingAfterBreak="0">
    <w:nsid w:val="6C041911"/>
    <w:multiLevelType w:val="hybridMultilevel"/>
    <w:tmpl w:val="D0723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C0B3F3F"/>
    <w:multiLevelType w:val="hybridMultilevel"/>
    <w:tmpl w:val="0A1AE7C2"/>
    <w:lvl w:ilvl="0" w:tplc="97982010">
      <w:start w:val="1"/>
      <w:numFmt w:val="bullet"/>
      <w:lvlText w:val=""/>
      <w:lvlJc w:val="left"/>
      <w:pPr>
        <w:ind w:left="720" w:hanging="360"/>
      </w:pPr>
      <w:rPr>
        <w:rFonts w:ascii="Symbol" w:hAnsi="Symbol"/>
      </w:rPr>
    </w:lvl>
    <w:lvl w:ilvl="1" w:tplc="8D04400C">
      <w:start w:val="1"/>
      <w:numFmt w:val="bullet"/>
      <w:lvlText w:val=""/>
      <w:lvlJc w:val="left"/>
      <w:pPr>
        <w:ind w:left="720" w:hanging="360"/>
      </w:pPr>
      <w:rPr>
        <w:rFonts w:ascii="Symbol" w:hAnsi="Symbol"/>
      </w:rPr>
    </w:lvl>
    <w:lvl w:ilvl="2" w:tplc="9D240A12">
      <w:start w:val="1"/>
      <w:numFmt w:val="bullet"/>
      <w:lvlText w:val=""/>
      <w:lvlJc w:val="left"/>
      <w:pPr>
        <w:ind w:left="720" w:hanging="360"/>
      </w:pPr>
      <w:rPr>
        <w:rFonts w:ascii="Symbol" w:hAnsi="Symbol"/>
      </w:rPr>
    </w:lvl>
    <w:lvl w:ilvl="3" w:tplc="C966D268">
      <w:start w:val="1"/>
      <w:numFmt w:val="bullet"/>
      <w:lvlText w:val=""/>
      <w:lvlJc w:val="left"/>
      <w:pPr>
        <w:ind w:left="720" w:hanging="360"/>
      </w:pPr>
      <w:rPr>
        <w:rFonts w:ascii="Symbol" w:hAnsi="Symbol"/>
      </w:rPr>
    </w:lvl>
    <w:lvl w:ilvl="4" w:tplc="A0846506">
      <w:start w:val="1"/>
      <w:numFmt w:val="bullet"/>
      <w:lvlText w:val=""/>
      <w:lvlJc w:val="left"/>
      <w:pPr>
        <w:ind w:left="720" w:hanging="360"/>
      </w:pPr>
      <w:rPr>
        <w:rFonts w:ascii="Symbol" w:hAnsi="Symbol"/>
      </w:rPr>
    </w:lvl>
    <w:lvl w:ilvl="5" w:tplc="0ED459C0">
      <w:start w:val="1"/>
      <w:numFmt w:val="bullet"/>
      <w:lvlText w:val=""/>
      <w:lvlJc w:val="left"/>
      <w:pPr>
        <w:ind w:left="720" w:hanging="360"/>
      </w:pPr>
      <w:rPr>
        <w:rFonts w:ascii="Symbol" w:hAnsi="Symbol"/>
      </w:rPr>
    </w:lvl>
    <w:lvl w:ilvl="6" w:tplc="B0FC52E2">
      <w:start w:val="1"/>
      <w:numFmt w:val="bullet"/>
      <w:lvlText w:val=""/>
      <w:lvlJc w:val="left"/>
      <w:pPr>
        <w:ind w:left="720" w:hanging="360"/>
      </w:pPr>
      <w:rPr>
        <w:rFonts w:ascii="Symbol" w:hAnsi="Symbol"/>
      </w:rPr>
    </w:lvl>
    <w:lvl w:ilvl="7" w:tplc="2AC66F78">
      <w:start w:val="1"/>
      <w:numFmt w:val="bullet"/>
      <w:lvlText w:val=""/>
      <w:lvlJc w:val="left"/>
      <w:pPr>
        <w:ind w:left="720" w:hanging="360"/>
      </w:pPr>
      <w:rPr>
        <w:rFonts w:ascii="Symbol" w:hAnsi="Symbol"/>
      </w:rPr>
    </w:lvl>
    <w:lvl w:ilvl="8" w:tplc="E93E7D18">
      <w:start w:val="1"/>
      <w:numFmt w:val="bullet"/>
      <w:lvlText w:val=""/>
      <w:lvlJc w:val="left"/>
      <w:pPr>
        <w:ind w:left="720" w:hanging="360"/>
      </w:pPr>
      <w:rPr>
        <w:rFonts w:ascii="Symbol" w:hAnsi="Symbol"/>
      </w:rPr>
    </w:lvl>
  </w:abstractNum>
  <w:abstractNum w:abstractNumId="73" w15:restartNumberingAfterBreak="0">
    <w:nsid w:val="6D680770"/>
    <w:multiLevelType w:val="multilevel"/>
    <w:tmpl w:val="01DEF4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923EC6"/>
    <w:multiLevelType w:val="hybridMultilevel"/>
    <w:tmpl w:val="24CAA528"/>
    <w:lvl w:ilvl="0" w:tplc="C9DC85BC">
      <w:start w:val="1"/>
      <w:numFmt w:val="decimal"/>
      <w:pStyle w:val="Listlevel2"/>
      <w:lvlText w:val="%1)"/>
      <w:lvlJc w:val="left"/>
      <w:pPr>
        <w:ind w:left="360" w:hanging="360"/>
      </w:pPr>
      <w:rPr>
        <w:rFonts w:ascii="Times New Roman" w:hAnsi="Times New Roman" w:cs="Times New Roman" w:hint="default"/>
        <w:sz w:val="24"/>
        <w:szCs w:val="24"/>
      </w:rPr>
    </w:lvl>
    <w:lvl w:ilvl="1" w:tplc="6EB0B6E0">
      <w:start w:val="1"/>
      <w:numFmt w:val="bullet"/>
      <w:lvlText w:val=""/>
      <w:lvlJc w:val="left"/>
      <w:pPr>
        <w:ind w:left="720" w:hanging="360"/>
      </w:pPr>
      <w:rPr>
        <w:rFonts w:ascii="Symbol" w:hAnsi="Symbol" w:hint="default"/>
        <w:color w:val="auto"/>
        <w:sz w:val="24"/>
        <w:szCs w:val="24"/>
      </w:rPr>
    </w:lvl>
    <w:lvl w:ilvl="2" w:tplc="04090003">
      <w:start w:val="1"/>
      <w:numFmt w:val="bullet"/>
      <w:lvlText w:val="o"/>
      <w:lvlJc w:val="left"/>
      <w:pPr>
        <w:ind w:left="1620" w:hanging="18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6F4449BF"/>
    <w:multiLevelType w:val="multilevel"/>
    <w:tmpl w:val="C8F4DC68"/>
    <w:lvl w:ilvl="0">
      <w:start w:val="1"/>
      <w:numFmt w:val="decimal"/>
      <w:pStyle w:val="NumbersL1"/>
      <w:lvlText w:val="%1."/>
      <w:lvlJc w:val="left"/>
      <w:pPr>
        <w:tabs>
          <w:tab w:val="num" w:pos="357"/>
        </w:tabs>
        <w:ind w:left="357" w:hanging="357"/>
      </w:pPr>
      <w:rPr>
        <w:rFonts w:asciiTheme="minorHAnsi" w:hAnsiTheme="minorHAnsi" w:hint="default"/>
        <w:b w:val="0"/>
        <w:i w:val="0"/>
        <w:sz w:val="22"/>
      </w:rPr>
    </w:lvl>
    <w:lvl w:ilvl="1">
      <w:start w:val="1"/>
      <w:numFmt w:val="lowerLetter"/>
      <w:pStyle w:val="NumbersL2"/>
      <w:lvlText w:val="%2."/>
      <w:lvlJc w:val="left"/>
      <w:pPr>
        <w:tabs>
          <w:tab w:val="num" w:pos="714"/>
        </w:tabs>
        <w:ind w:left="714" w:hanging="357"/>
      </w:pPr>
      <w:rPr>
        <w:rFonts w:hint="default"/>
      </w:rPr>
    </w:lvl>
    <w:lvl w:ilvl="2">
      <w:start w:val="1"/>
      <w:numFmt w:val="lowerRoman"/>
      <w:pStyle w:val="NumbersL3"/>
      <w:lvlText w:val="%3."/>
      <w:lvlJc w:val="right"/>
      <w:pPr>
        <w:tabs>
          <w:tab w:val="num" w:pos="1072"/>
        </w:tabs>
        <w:ind w:left="1071" w:hanging="357"/>
      </w:pPr>
      <w:rPr>
        <w:rFonts w:hint="default"/>
      </w:rPr>
    </w:lvl>
    <w:lvl w:ilvl="3">
      <w:start w:val="1"/>
      <w:numFmt w:val="decimal"/>
      <w:pStyle w:val="NumbersL4"/>
      <w:lvlText w:val="%4."/>
      <w:lvlJc w:val="left"/>
      <w:pPr>
        <w:tabs>
          <w:tab w:val="num" w:pos="1429"/>
        </w:tabs>
        <w:ind w:left="1428" w:hanging="357"/>
      </w:pPr>
      <w:rPr>
        <w:rFonts w:hint="default"/>
      </w:rPr>
    </w:lvl>
    <w:lvl w:ilvl="4">
      <w:start w:val="1"/>
      <w:numFmt w:val="lowerLetter"/>
      <w:lvlText w:val="%5."/>
      <w:lvlJc w:val="left"/>
      <w:pPr>
        <w:tabs>
          <w:tab w:val="num" w:pos="1962"/>
        </w:tabs>
        <w:ind w:left="1785" w:hanging="357"/>
      </w:pPr>
      <w:rPr>
        <w:rFonts w:hint="default"/>
      </w:rPr>
    </w:lvl>
    <w:lvl w:ilvl="5">
      <w:start w:val="1"/>
      <w:numFmt w:val="lowerRoman"/>
      <w:lvlText w:val="%6."/>
      <w:lvlJc w:val="right"/>
      <w:pPr>
        <w:tabs>
          <w:tab w:val="num" w:pos="2319"/>
        </w:tabs>
        <w:ind w:left="2142" w:hanging="357"/>
      </w:pPr>
      <w:rPr>
        <w:rFonts w:hint="default"/>
      </w:rPr>
    </w:lvl>
    <w:lvl w:ilvl="6">
      <w:start w:val="1"/>
      <w:numFmt w:val="decimal"/>
      <w:lvlText w:val="%7."/>
      <w:lvlJc w:val="left"/>
      <w:pPr>
        <w:tabs>
          <w:tab w:val="num" w:pos="2676"/>
        </w:tabs>
        <w:ind w:left="2499" w:hanging="357"/>
      </w:pPr>
      <w:rPr>
        <w:rFonts w:hint="default"/>
      </w:rPr>
    </w:lvl>
    <w:lvl w:ilvl="7">
      <w:start w:val="1"/>
      <w:numFmt w:val="lowerLetter"/>
      <w:lvlText w:val="%8."/>
      <w:lvlJc w:val="left"/>
      <w:pPr>
        <w:tabs>
          <w:tab w:val="num" w:pos="3033"/>
        </w:tabs>
        <w:ind w:left="2856" w:hanging="357"/>
      </w:pPr>
      <w:rPr>
        <w:rFonts w:hint="default"/>
      </w:rPr>
    </w:lvl>
    <w:lvl w:ilvl="8">
      <w:start w:val="1"/>
      <w:numFmt w:val="lowerRoman"/>
      <w:lvlText w:val="%9."/>
      <w:lvlJc w:val="right"/>
      <w:pPr>
        <w:tabs>
          <w:tab w:val="num" w:pos="3390"/>
        </w:tabs>
        <w:ind w:left="3213" w:hanging="357"/>
      </w:pPr>
      <w:rPr>
        <w:rFonts w:hint="default"/>
      </w:rPr>
    </w:lvl>
  </w:abstractNum>
  <w:abstractNum w:abstractNumId="76" w15:restartNumberingAfterBreak="0">
    <w:nsid w:val="70E30805"/>
    <w:multiLevelType w:val="hybridMultilevel"/>
    <w:tmpl w:val="98068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3B2234"/>
    <w:multiLevelType w:val="hybridMultilevel"/>
    <w:tmpl w:val="BF20D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481360"/>
    <w:multiLevelType w:val="hybridMultilevel"/>
    <w:tmpl w:val="0916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2C1139C"/>
    <w:multiLevelType w:val="multilevel"/>
    <w:tmpl w:val="F510F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2C42BDB"/>
    <w:multiLevelType w:val="hybridMultilevel"/>
    <w:tmpl w:val="21727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2D07617"/>
    <w:multiLevelType w:val="multilevel"/>
    <w:tmpl w:val="2BC809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30C2210"/>
    <w:multiLevelType w:val="hybridMultilevel"/>
    <w:tmpl w:val="FFFFFFFF"/>
    <w:lvl w:ilvl="0" w:tplc="3ACC1A0A">
      <w:start w:val="1"/>
      <w:numFmt w:val="decimal"/>
      <w:lvlText w:val="%1."/>
      <w:lvlJc w:val="left"/>
      <w:pPr>
        <w:ind w:left="720" w:hanging="360"/>
      </w:pPr>
    </w:lvl>
    <w:lvl w:ilvl="1" w:tplc="654CB1FA">
      <w:start w:val="1"/>
      <w:numFmt w:val="lowerLetter"/>
      <w:lvlText w:val="%2."/>
      <w:lvlJc w:val="left"/>
      <w:pPr>
        <w:ind w:left="1440" w:hanging="360"/>
      </w:pPr>
    </w:lvl>
    <w:lvl w:ilvl="2" w:tplc="727ECA52">
      <w:start w:val="1"/>
      <w:numFmt w:val="lowerRoman"/>
      <w:lvlText w:val="%3."/>
      <w:lvlJc w:val="right"/>
      <w:pPr>
        <w:ind w:left="2160" w:hanging="180"/>
      </w:pPr>
    </w:lvl>
    <w:lvl w:ilvl="3" w:tplc="5A84E92E">
      <w:start w:val="1"/>
      <w:numFmt w:val="decimal"/>
      <w:lvlText w:val="%4."/>
      <w:lvlJc w:val="left"/>
      <w:pPr>
        <w:ind w:left="2880" w:hanging="360"/>
      </w:pPr>
    </w:lvl>
    <w:lvl w:ilvl="4" w:tplc="3968D914">
      <w:start w:val="1"/>
      <w:numFmt w:val="lowerLetter"/>
      <w:lvlText w:val="%5."/>
      <w:lvlJc w:val="left"/>
      <w:pPr>
        <w:ind w:left="3600" w:hanging="360"/>
      </w:pPr>
    </w:lvl>
    <w:lvl w:ilvl="5" w:tplc="86165BB6">
      <w:start w:val="1"/>
      <w:numFmt w:val="lowerRoman"/>
      <w:lvlText w:val="%6."/>
      <w:lvlJc w:val="right"/>
      <w:pPr>
        <w:ind w:left="4320" w:hanging="180"/>
      </w:pPr>
    </w:lvl>
    <w:lvl w:ilvl="6" w:tplc="CFE86D80">
      <w:start w:val="1"/>
      <w:numFmt w:val="decimal"/>
      <w:lvlText w:val="%7."/>
      <w:lvlJc w:val="left"/>
      <w:pPr>
        <w:ind w:left="5040" w:hanging="360"/>
      </w:pPr>
    </w:lvl>
    <w:lvl w:ilvl="7" w:tplc="3E6637EA">
      <w:start w:val="1"/>
      <w:numFmt w:val="lowerLetter"/>
      <w:lvlText w:val="%8."/>
      <w:lvlJc w:val="left"/>
      <w:pPr>
        <w:ind w:left="5760" w:hanging="360"/>
      </w:pPr>
    </w:lvl>
    <w:lvl w:ilvl="8" w:tplc="63EE028E">
      <w:start w:val="1"/>
      <w:numFmt w:val="lowerRoman"/>
      <w:lvlText w:val="%9."/>
      <w:lvlJc w:val="right"/>
      <w:pPr>
        <w:ind w:left="6480" w:hanging="180"/>
      </w:pPr>
    </w:lvl>
  </w:abstractNum>
  <w:abstractNum w:abstractNumId="83" w15:restartNumberingAfterBreak="0">
    <w:nsid w:val="75C840B3"/>
    <w:multiLevelType w:val="multilevel"/>
    <w:tmpl w:val="AEE4F45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7A007AA"/>
    <w:multiLevelType w:val="multilevel"/>
    <w:tmpl w:val="521693C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99764F9"/>
    <w:multiLevelType w:val="multilevel"/>
    <w:tmpl w:val="F268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0B7707"/>
    <w:multiLevelType w:val="multilevel"/>
    <w:tmpl w:val="151AE64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46399C"/>
    <w:multiLevelType w:val="multilevel"/>
    <w:tmpl w:val="84B45C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FC60AA"/>
    <w:multiLevelType w:val="multilevel"/>
    <w:tmpl w:val="3888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1217647">
    <w:abstractNumId w:val="82"/>
  </w:num>
  <w:num w:numId="2" w16cid:durableId="976833000">
    <w:abstractNumId w:val="0"/>
    <w:lvlOverride w:ilvl="0">
      <w:startOverride w:val="6"/>
      <w:lvl w:ilvl="0">
        <w:start w:val="6"/>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16cid:durableId="74475717">
    <w:abstractNumId w:val="74"/>
  </w:num>
  <w:num w:numId="4" w16cid:durableId="744188190">
    <w:abstractNumId w:val="51"/>
  </w:num>
  <w:num w:numId="5" w16cid:durableId="2110201740">
    <w:abstractNumId w:val="64"/>
  </w:num>
  <w:num w:numId="6" w16cid:durableId="1997224350">
    <w:abstractNumId w:val="88"/>
  </w:num>
  <w:num w:numId="7" w16cid:durableId="288584882">
    <w:abstractNumId w:val="22"/>
  </w:num>
  <w:num w:numId="8" w16cid:durableId="377432233">
    <w:abstractNumId w:val="23"/>
  </w:num>
  <w:num w:numId="9" w16cid:durableId="113988458">
    <w:abstractNumId w:val="43"/>
  </w:num>
  <w:num w:numId="10" w16cid:durableId="1462729226">
    <w:abstractNumId w:val="10"/>
  </w:num>
  <w:num w:numId="11" w16cid:durableId="498276818">
    <w:abstractNumId w:val="49"/>
  </w:num>
  <w:num w:numId="12" w16cid:durableId="1407462453">
    <w:abstractNumId w:val="16"/>
  </w:num>
  <w:num w:numId="13" w16cid:durableId="954562474">
    <w:abstractNumId w:val="4"/>
  </w:num>
  <w:num w:numId="14" w16cid:durableId="1994407505">
    <w:abstractNumId w:val="67"/>
  </w:num>
  <w:num w:numId="15" w16cid:durableId="1615135159">
    <w:abstractNumId w:val="68"/>
  </w:num>
  <w:num w:numId="16" w16cid:durableId="2017806174">
    <w:abstractNumId w:val="71"/>
  </w:num>
  <w:num w:numId="17" w16cid:durableId="356319391">
    <w:abstractNumId w:val="33"/>
  </w:num>
  <w:num w:numId="18" w16cid:durableId="1874996015">
    <w:abstractNumId w:val="18"/>
  </w:num>
  <w:num w:numId="19" w16cid:durableId="1965888517">
    <w:abstractNumId w:val="77"/>
  </w:num>
  <w:num w:numId="20" w16cid:durableId="712198929">
    <w:abstractNumId w:val="38"/>
  </w:num>
  <w:num w:numId="21" w16cid:durableId="389036805">
    <w:abstractNumId w:val="13"/>
  </w:num>
  <w:num w:numId="22" w16cid:durableId="2113696854">
    <w:abstractNumId w:val="21"/>
  </w:num>
  <w:num w:numId="23" w16cid:durableId="631591412">
    <w:abstractNumId w:val="85"/>
  </w:num>
  <w:num w:numId="24" w16cid:durableId="1058936597">
    <w:abstractNumId w:val="30"/>
  </w:num>
  <w:num w:numId="25" w16cid:durableId="791633312">
    <w:abstractNumId w:val="40"/>
  </w:num>
  <w:num w:numId="26" w16cid:durableId="285891284">
    <w:abstractNumId w:val="46"/>
  </w:num>
  <w:num w:numId="27" w16cid:durableId="1311136196">
    <w:abstractNumId w:val="3"/>
  </w:num>
  <w:num w:numId="28" w16cid:durableId="56363016">
    <w:abstractNumId w:val="60"/>
  </w:num>
  <w:num w:numId="29" w16cid:durableId="1224634945">
    <w:abstractNumId w:val="9"/>
  </w:num>
  <w:num w:numId="30" w16cid:durableId="62484541">
    <w:abstractNumId w:val="6"/>
  </w:num>
  <w:num w:numId="31" w16cid:durableId="321354467">
    <w:abstractNumId w:val="50"/>
  </w:num>
  <w:num w:numId="32" w16cid:durableId="648750308">
    <w:abstractNumId w:val="87"/>
  </w:num>
  <w:num w:numId="33" w16cid:durableId="1747923818">
    <w:abstractNumId w:val="56"/>
  </w:num>
  <w:num w:numId="34" w16cid:durableId="736510076">
    <w:abstractNumId w:val="15"/>
  </w:num>
  <w:num w:numId="35" w16cid:durableId="582378053">
    <w:abstractNumId w:val="7"/>
  </w:num>
  <w:num w:numId="36" w16cid:durableId="1334142776">
    <w:abstractNumId w:val="86"/>
  </w:num>
  <w:num w:numId="37" w16cid:durableId="287972090">
    <w:abstractNumId w:val="81"/>
  </w:num>
  <w:num w:numId="38" w16cid:durableId="637228861">
    <w:abstractNumId w:val="84"/>
  </w:num>
  <w:num w:numId="39" w16cid:durableId="26880625">
    <w:abstractNumId w:val="37"/>
  </w:num>
  <w:num w:numId="40" w16cid:durableId="1876040207">
    <w:abstractNumId w:val="45"/>
  </w:num>
  <w:num w:numId="41" w16cid:durableId="1415200270">
    <w:abstractNumId w:val="83"/>
  </w:num>
  <w:num w:numId="42" w16cid:durableId="1823959969">
    <w:abstractNumId w:val="79"/>
  </w:num>
  <w:num w:numId="43" w16cid:durableId="1006052968">
    <w:abstractNumId w:val="32"/>
  </w:num>
  <w:num w:numId="44" w16cid:durableId="729033911">
    <w:abstractNumId w:val="66"/>
  </w:num>
  <w:num w:numId="45" w16cid:durableId="670530109">
    <w:abstractNumId w:val="17"/>
  </w:num>
  <w:num w:numId="46" w16cid:durableId="1543206966">
    <w:abstractNumId w:val="73"/>
  </w:num>
  <w:num w:numId="47" w16cid:durableId="236940124">
    <w:abstractNumId w:val="31"/>
  </w:num>
  <w:num w:numId="48" w16cid:durableId="1971325883">
    <w:abstractNumId w:val="34"/>
  </w:num>
  <w:num w:numId="49" w16cid:durableId="1758864919">
    <w:abstractNumId w:val="35"/>
  </w:num>
  <w:num w:numId="50" w16cid:durableId="1896508877">
    <w:abstractNumId w:val="25"/>
  </w:num>
  <w:num w:numId="51" w16cid:durableId="1506288977">
    <w:abstractNumId w:val="47"/>
  </w:num>
  <w:num w:numId="52" w16cid:durableId="1108158077">
    <w:abstractNumId w:val="53"/>
  </w:num>
  <w:num w:numId="53" w16cid:durableId="472525741">
    <w:abstractNumId w:val="29"/>
  </w:num>
  <w:num w:numId="54" w16cid:durableId="925457720">
    <w:abstractNumId w:val="72"/>
  </w:num>
  <w:num w:numId="55" w16cid:durableId="2048748486">
    <w:abstractNumId w:val="61"/>
  </w:num>
  <w:num w:numId="56" w16cid:durableId="1795829071">
    <w:abstractNumId w:val="59"/>
  </w:num>
  <w:num w:numId="57" w16cid:durableId="2122260990">
    <w:abstractNumId w:val="52"/>
  </w:num>
  <w:num w:numId="58" w16cid:durableId="973023132">
    <w:abstractNumId w:val="41"/>
  </w:num>
  <w:num w:numId="59" w16cid:durableId="1016928526">
    <w:abstractNumId w:val="54"/>
  </w:num>
  <w:num w:numId="60" w16cid:durableId="642122390">
    <w:abstractNumId w:val="62"/>
  </w:num>
  <w:num w:numId="61" w16cid:durableId="1866090866">
    <w:abstractNumId w:val="65"/>
  </w:num>
  <w:num w:numId="62" w16cid:durableId="1800413697">
    <w:abstractNumId w:val="26"/>
  </w:num>
  <w:num w:numId="63" w16cid:durableId="98524862">
    <w:abstractNumId w:val="78"/>
  </w:num>
  <w:num w:numId="64" w16cid:durableId="1761676835">
    <w:abstractNumId w:val="1"/>
  </w:num>
  <w:num w:numId="65" w16cid:durableId="39745745">
    <w:abstractNumId w:val="39"/>
  </w:num>
  <w:num w:numId="66" w16cid:durableId="1586380620">
    <w:abstractNumId w:val="36"/>
  </w:num>
  <w:num w:numId="67" w16cid:durableId="2110462716">
    <w:abstractNumId w:val="11"/>
  </w:num>
  <w:num w:numId="68" w16cid:durableId="456068256">
    <w:abstractNumId w:val="19"/>
  </w:num>
  <w:num w:numId="69" w16cid:durableId="938368868">
    <w:abstractNumId w:val="58"/>
  </w:num>
  <w:num w:numId="70" w16cid:durableId="647443154">
    <w:abstractNumId w:val="57"/>
  </w:num>
  <w:num w:numId="71" w16cid:durableId="873885532">
    <w:abstractNumId w:val="80"/>
  </w:num>
  <w:num w:numId="72" w16cid:durableId="624628819">
    <w:abstractNumId w:val="69"/>
  </w:num>
  <w:num w:numId="73" w16cid:durableId="1526941828">
    <w:abstractNumId w:val="20"/>
  </w:num>
  <w:num w:numId="74" w16cid:durableId="1109857465">
    <w:abstractNumId w:val="27"/>
  </w:num>
  <w:num w:numId="75" w16cid:durableId="1627931472">
    <w:abstractNumId w:val="5"/>
  </w:num>
  <w:num w:numId="76" w16cid:durableId="605039833">
    <w:abstractNumId w:val="75"/>
  </w:num>
  <w:num w:numId="77" w16cid:durableId="1426030145">
    <w:abstractNumId w:val="48"/>
  </w:num>
  <w:num w:numId="78" w16cid:durableId="557403145">
    <w:abstractNumId w:val="70"/>
  </w:num>
  <w:num w:numId="79" w16cid:durableId="1145899813">
    <w:abstractNumId w:val="14"/>
  </w:num>
  <w:num w:numId="80" w16cid:durableId="1824346022">
    <w:abstractNumId w:val="55"/>
  </w:num>
  <w:num w:numId="81" w16cid:durableId="1010914215">
    <w:abstractNumId w:val="63"/>
  </w:num>
  <w:num w:numId="82" w16cid:durableId="1814709973">
    <w:abstractNumId w:val="44"/>
  </w:num>
  <w:num w:numId="83" w16cid:durableId="685013026">
    <w:abstractNumId w:val="28"/>
  </w:num>
  <w:num w:numId="84" w16cid:durableId="1881892752">
    <w:abstractNumId w:val="2"/>
  </w:num>
  <w:num w:numId="85" w16cid:durableId="391269457">
    <w:abstractNumId w:val="12"/>
  </w:num>
  <w:num w:numId="86" w16cid:durableId="820077458">
    <w:abstractNumId w:val="42"/>
  </w:num>
  <w:num w:numId="87" w16cid:durableId="1776708055">
    <w:abstractNumId w:val="24"/>
  </w:num>
  <w:num w:numId="88" w16cid:durableId="1548563231">
    <w:abstractNumId w:val="8"/>
  </w:num>
  <w:num w:numId="89" w16cid:durableId="479424498">
    <w:abstractNumId w:val="76"/>
  </w:num>
  <w:numIdMacAtCleanup w:val="7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tz, Kristina (CDC/NCEZID/DHQP/SB)">
    <w15:presenceInfo w15:providerId="AD" w15:userId="S::rly7@cdc.gov::5dbb8d36-8da0-4ccd-8091-8526c969f416"/>
  </w15:person>
  <w15:person w15:author="Godfrey, Dominique (CDC/NCEZID/DHQP/SB) (CTR)">
    <w15:presenceInfo w15:providerId="AD" w15:userId="S::nru3@cdc.gov::c951c04e-9912-46cf-af79-7a211dba6c09"/>
  </w15:person>
  <w15:person w15:author="Shehab, Nadine (CDC/NCEZID/DHQP/SB) (CTR)">
    <w15:presenceInfo w15:providerId="AD" w15:userId="S::ftn0@cdc.gov::2ba138b5-e7bd-4d6d-8011-87a451c3076a"/>
  </w15:person>
  <w15:person w15:author="Boswell, LaTasha (CDC/NCEZID/DHQP/SB) (CTR)">
    <w15:presenceInfo w15:providerId="AD" w15:userId="S::nwl7@cdc.gov::8bfca901-555d-4c2d-beb9-c9ea8b89e898"/>
  </w15:person>
  <w15:person w15:author="Dantes, Raymund B. (CDC/NCEZID/DHQP/SB) (CTR)">
    <w15:presenceInfo w15:providerId="AD" w15:userId="S::vic5@cdc.gov::dc3dc36e-1c20-4708-af34-0674f8fbe6f3"/>
  </w15:person>
  <w15:person w15:author="Mendoza, Ana (CDC/NCEZID/DHQP/SB) (CTR)">
    <w15:presenceInfo w15:providerId="AD" w15:userId="S::usp4@cdc.gov::c11e6a50-ebea-46cd-b93d-faef1eed55b0"/>
  </w15:person>
  <w15:person w15:author="McMeen, Marissa (CDC/NCEZID/DHQP/SB) (CTR)">
    <w15:presenceInfo w15:providerId="AD" w15:userId="S::rwu8@cdc.gov::bd4fefef-06f8-4fcb-ba71-d923efb11cff"/>
  </w15:person>
  <w15:person w15:author="Harte, Robyn (CDC/NCEZID/DHQP/SB) (CTR)">
    <w15:presenceInfo w15:providerId="AD" w15:userId="S::xqu6@cdc.gov::e1ea44d5-0afb-4ebe-a7ed-0ad4cd0c588e"/>
  </w15:person>
  <w15:person w15:author="Jones, Karen (CDC/NCEZID/DHQP/SB) (CTR)">
    <w15:presenceInfo w15:providerId="AD" w15:userId="S::fiq5@cdc.gov::af932a5c-3760-45d5-b380-4a0f71b774d1"/>
  </w15:person>
  <w15:person w15:author="Smith, Henrietta (CDC/NCEZID/DHQP/SB)">
    <w15:presenceInfo w15:providerId="AD" w15:userId="S::kju9@cdc.gov::dd4d82a7-87a7-4046-8191-5d4318f6a973"/>
  </w15:person>
  <w15:person w15:author="Donnelly, Jennifer (CDC/NCEZID/DHQP/SB) (CTR)">
    <w15:presenceInfo w15:providerId="AD" w15:userId="S::tpn5@cdc.gov::89fcf246-d1b3-45e9-9c1e-eff021fdd7cc"/>
  </w15:person>
  <w15:person w15:author="Yu, Emma (CDC/NCEZID/DHQP/SB) (CTR)">
    <w15:presenceInfo w15:providerId="AD" w15:userId="S::xnj5@cdc.gov::be75310a-14b4-4b8c-b5b9-40d03e074d6d"/>
  </w15:person>
  <w15:person w15:author="Figueroa, Kimberly (CDC/NCEZID/DHQP/SB) (CTR)">
    <w15:presenceInfo w15:providerId="AD" w15:userId="S::uiw8@cdc.gov::90ca2f22-3a59-4b6e-b2ea-8ce96065ef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0"/>
  <w:defaultTabStop w:val="720"/>
  <w:drawingGridHorizontalSpacing w:val="12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B40"/>
    <w:rsid w:val="00000268"/>
    <w:rsid w:val="0000056C"/>
    <w:rsid w:val="000006CC"/>
    <w:rsid w:val="00000AA7"/>
    <w:rsid w:val="00000D92"/>
    <w:rsid w:val="00001571"/>
    <w:rsid w:val="0000164F"/>
    <w:rsid w:val="000018C1"/>
    <w:rsid w:val="0000212B"/>
    <w:rsid w:val="000024DA"/>
    <w:rsid w:val="00002A61"/>
    <w:rsid w:val="00002AE2"/>
    <w:rsid w:val="00002E65"/>
    <w:rsid w:val="000030AD"/>
    <w:rsid w:val="00003318"/>
    <w:rsid w:val="00003385"/>
    <w:rsid w:val="000034B4"/>
    <w:rsid w:val="0000368E"/>
    <w:rsid w:val="0000372C"/>
    <w:rsid w:val="00003BE4"/>
    <w:rsid w:val="00003D0C"/>
    <w:rsid w:val="00003D3D"/>
    <w:rsid w:val="00003FC7"/>
    <w:rsid w:val="0000498E"/>
    <w:rsid w:val="000049E9"/>
    <w:rsid w:val="00004B7A"/>
    <w:rsid w:val="00004BEC"/>
    <w:rsid w:val="00004CD1"/>
    <w:rsid w:val="000050FC"/>
    <w:rsid w:val="0000510A"/>
    <w:rsid w:val="00005AE0"/>
    <w:rsid w:val="000061AC"/>
    <w:rsid w:val="000064BA"/>
    <w:rsid w:val="00010398"/>
    <w:rsid w:val="000103DB"/>
    <w:rsid w:val="0001077D"/>
    <w:rsid w:val="000108C1"/>
    <w:rsid w:val="0001099F"/>
    <w:rsid w:val="00011552"/>
    <w:rsid w:val="000115E2"/>
    <w:rsid w:val="0001217B"/>
    <w:rsid w:val="000122B7"/>
    <w:rsid w:val="00012447"/>
    <w:rsid w:val="000124F6"/>
    <w:rsid w:val="00012539"/>
    <w:rsid w:val="000125C5"/>
    <w:rsid w:val="000127A4"/>
    <w:rsid w:val="00012810"/>
    <w:rsid w:val="00012E3F"/>
    <w:rsid w:val="00012F20"/>
    <w:rsid w:val="00012FF7"/>
    <w:rsid w:val="0001365D"/>
    <w:rsid w:val="00013757"/>
    <w:rsid w:val="000138D8"/>
    <w:rsid w:val="00014864"/>
    <w:rsid w:val="00014877"/>
    <w:rsid w:val="00014FC6"/>
    <w:rsid w:val="00015393"/>
    <w:rsid w:val="00015F39"/>
    <w:rsid w:val="00016335"/>
    <w:rsid w:val="0001673C"/>
    <w:rsid w:val="00016CF6"/>
    <w:rsid w:val="00016E12"/>
    <w:rsid w:val="00016EA7"/>
    <w:rsid w:val="00016F1D"/>
    <w:rsid w:val="00017196"/>
    <w:rsid w:val="0001724C"/>
    <w:rsid w:val="000175D7"/>
    <w:rsid w:val="000175EE"/>
    <w:rsid w:val="00017C7C"/>
    <w:rsid w:val="000206A4"/>
    <w:rsid w:val="000206A5"/>
    <w:rsid w:val="000208F0"/>
    <w:rsid w:val="00020CD5"/>
    <w:rsid w:val="00020FA8"/>
    <w:rsid w:val="0002114B"/>
    <w:rsid w:val="00021449"/>
    <w:rsid w:val="000219E7"/>
    <w:rsid w:val="00021E74"/>
    <w:rsid w:val="00022168"/>
    <w:rsid w:val="000221F9"/>
    <w:rsid w:val="00022CD9"/>
    <w:rsid w:val="00022DCF"/>
    <w:rsid w:val="00023398"/>
    <w:rsid w:val="0002386A"/>
    <w:rsid w:val="00023A2C"/>
    <w:rsid w:val="00023B4D"/>
    <w:rsid w:val="00023E41"/>
    <w:rsid w:val="000240AD"/>
    <w:rsid w:val="0002467E"/>
    <w:rsid w:val="00024897"/>
    <w:rsid w:val="00024A79"/>
    <w:rsid w:val="00025163"/>
    <w:rsid w:val="00025226"/>
    <w:rsid w:val="0002572C"/>
    <w:rsid w:val="00025E9A"/>
    <w:rsid w:val="00025FA9"/>
    <w:rsid w:val="000268AD"/>
    <w:rsid w:val="000269BA"/>
    <w:rsid w:val="00026E70"/>
    <w:rsid w:val="0002716B"/>
    <w:rsid w:val="0002742C"/>
    <w:rsid w:val="00027501"/>
    <w:rsid w:val="00027E17"/>
    <w:rsid w:val="000306B6"/>
    <w:rsid w:val="00030853"/>
    <w:rsid w:val="00030B99"/>
    <w:rsid w:val="00030D55"/>
    <w:rsid w:val="00030F8E"/>
    <w:rsid w:val="000312B5"/>
    <w:rsid w:val="00031348"/>
    <w:rsid w:val="000314AE"/>
    <w:rsid w:val="000317E6"/>
    <w:rsid w:val="00031832"/>
    <w:rsid w:val="00031C19"/>
    <w:rsid w:val="00031C45"/>
    <w:rsid w:val="00031DCC"/>
    <w:rsid w:val="000320F4"/>
    <w:rsid w:val="000322DC"/>
    <w:rsid w:val="0003246A"/>
    <w:rsid w:val="00032818"/>
    <w:rsid w:val="00032C79"/>
    <w:rsid w:val="00032D6E"/>
    <w:rsid w:val="000331D6"/>
    <w:rsid w:val="000331D7"/>
    <w:rsid w:val="000334F2"/>
    <w:rsid w:val="000339BA"/>
    <w:rsid w:val="00033BE0"/>
    <w:rsid w:val="00034310"/>
    <w:rsid w:val="000345F6"/>
    <w:rsid w:val="00034676"/>
    <w:rsid w:val="0003495D"/>
    <w:rsid w:val="00034E5D"/>
    <w:rsid w:val="00034FDA"/>
    <w:rsid w:val="000353D7"/>
    <w:rsid w:val="000356E1"/>
    <w:rsid w:val="000356EC"/>
    <w:rsid w:val="00035B45"/>
    <w:rsid w:val="00035BD2"/>
    <w:rsid w:val="0003640C"/>
    <w:rsid w:val="00036D64"/>
    <w:rsid w:val="000373DD"/>
    <w:rsid w:val="00037635"/>
    <w:rsid w:val="0003776D"/>
    <w:rsid w:val="0004015F"/>
    <w:rsid w:val="0004041E"/>
    <w:rsid w:val="00040758"/>
    <w:rsid w:val="000408AD"/>
    <w:rsid w:val="00040F9F"/>
    <w:rsid w:val="000410E8"/>
    <w:rsid w:val="0004126B"/>
    <w:rsid w:val="000412E2"/>
    <w:rsid w:val="000413D1"/>
    <w:rsid w:val="0004144D"/>
    <w:rsid w:val="00041661"/>
    <w:rsid w:val="0004170D"/>
    <w:rsid w:val="00041922"/>
    <w:rsid w:val="00041F59"/>
    <w:rsid w:val="000426C7"/>
    <w:rsid w:val="00042735"/>
    <w:rsid w:val="00043078"/>
    <w:rsid w:val="0004320F"/>
    <w:rsid w:val="0004362E"/>
    <w:rsid w:val="00043701"/>
    <w:rsid w:val="00043870"/>
    <w:rsid w:val="00043CB6"/>
    <w:rsid w:val="00043FBA"/>
    <w:rsid w:val="00043FC2"/>
    <w:rsid w:val="00043FF5"/>
    <w:rsid w:val="00044029"/>
    <w:rsid w:val="000441BD"/>
    <w:rsid w:val="00044583"/>
    <w:rsid w:val="00044D7E"/>
    <w:rsid w:val="00044FB7"/>
    <w:rsid w:val="0004508E"/>
    <w:rsid w:val="000455C8"/>
    <w:rsid w:val="00045787"/>
    <w:rsid w:val="0004590A"/>
    <w:rsid w:val="00045D48"/>
    <w:rsid w:val="00046300"/>
    <w:rsid w:val="0004659D"/>
    <w:rsid w:val="000467B9"/>
    <w:rsid w:val="00046A34"/>
    <w:rsid w:val="00047098"/>
    <w:rsid w:val="000478F8"/>
    <w:rsid w:val="00047C65"/>
    <w:rsid w:val="00047D84"/>
    <w:rsid w:val="00050038"/>
    <w:rsid w:val="00050728"/>
    <w:rsid w:val="00050FA4"/>
    <w:rsid w:val="000517A6"/>
    <w:rsid w:val="000526CE"/>
    <w:rsid w:val="00052941"/>
    <w:rsid w:val="00052991"/>
    <w:rsid w:val="00052C3E"/>
    <w:rsid w:val="00052DFD"/>
    <w:rsid w:val="00053134"/>
    <w:rsid w:val="0005322A"/>
    <w:rsid w:val="0005340D"/>
    <w:rsid w:val="000534AC"/>
    <w:rsid w:val="000534BA"/>
    <w:rsid w:val="00053603"/>
    <w:rsid w:val="00053991"/>
    <w:rsid w:val="000539BA"/>
    <w:rsid w:val="00053B2C"/>
    <w:rsid w:val="000543AF"/>
    <w:rsid w:val="000543D7"/>
    <w:rsid w:val="0005445A"/>
    <w:rsid w:val="0005474D"/>
    <w:rsid w:val="00054896"/>
    <w:rsid w:val="000548C2"/>
    <w:rsid w:val="00055014"/>
    <w:rsid w:val="000553E7"/>
    <w:rsid w:val="0005563D"/>
    <w:rsid w:val="00055832"/>
    <w:rsid w:val="00055B23"/>
    <w:rsid w:val="00055BE1"/>
    <w:rsid w:val="00055FAB"/>
    <w:rsid w:val="00056831"/>
    <w:rsid w:val="0005696B"/>
    <w:rsid w:val="00056AF7"/>
    <w:rsid w:val="000570FF"/>
    <w:rsid w:val="000571A9"/>
    <w:rsid w:val="0005788A"/>
    <w:rsid w:val="00057E42"/>
    <w:rsid w:val="000604BF"/>
    <w:rsid w:val="000608D3"/>
    <w:rsid w:val="0006092D"/>
    <w:rsid w:val="00060C9C"/>
    <w:rsid w:val="00060E88"/>
    <w:rsid w:val="000610AD"/>
    <w:rsid w:val="00061468"/>
    <w:rsid w:val="000615A1"/>
    <w:rsid w:val="00061890"/>
    <w:rsid w:val="000620D5"/>
    <w:rsid w:val="0006256B"/>
    <w:rsid w:val="00062784"/>
    <w:rsid w:val="00062A85"/>
    <w:rsid w:val="00062AE0"/>
    <w:rsid w:val="00063239"/>
    <w:rsid w:val="000636B9"/>
    <w:rsid w:val="00063AF0"/>
    <w:rsid w:val="00063BE6"/>
    <w:rsid w:val="00064767"/>
    <w:rsid w:val="00064CE6"/>
    <w:rsid w:val="00064DC1"/>
    <w:rsid w:val="00064FA3"/>
    <w:rsid w:val="000651A1"/>
    <w:rsid w:val="0006587B"/>
    <w:rsid w:val="00065AB0"/>
    <w:rsid w:val="00065E97"/>
    <w:rsid w:val="00066213"/>
    <w:rsid w:val="00066276"/>
    <w:rsid w:val="000668A1"/>
    <w:rsid w:val="00066D90"/>
    <w:rsid w:val="000673D6"/>
    <w:rsid w:val="0006788C"/>
    <w:rsid w:val="0007009A"/>
    <w:rsid w:val="0007048F"/>
    <w:rsid w:val="000706C7"/>
    <w:rsid w:val="000708F2"/>
    <w:rsid w:val="00070B4F"/>
    <w:rsid w:val="000712F9"/>
    <w:rsid w:val="00071A39"/>
    <w:rsid w:val="00071ABC"/>
    <w:rsid w:val="0007201A"/>
    <w:rsid w:val="000721F4"/>
    <w:rsid w:val="0007268B"/>
    <w:rsid w:val="00072C7B"/>
    <w:rsid w:val="00072C7F"/>
    <w:rsid w:val="00072ECB"/>
    <w:rsid w:val="00073002"/>
    <w:rsid w:val="000735BE"/>
    <w:rsid w:val="00073970"/>
    <w:rsid w:val="00073FDC"/>
    <w:rsid w:val="00074145"/>
    <w:rsid w:val="00074741"/>
    <w:rsid w:val="00074ADE"/>
    <w:rsid w:val="00074D16"/>
    <w:rsid w:val="00074FF8"/>
    <w:rsid w:val="00075030"/>
    <w:rsid w:val="00075367"/>
    <w:rsid w:val="0007555A"/>
    <w:rsid w:val="0007558D"/>
    <w:rsid w:val="00075699"/>
    <w:rsid w:val="000758CD"/>
    <w:rsid w:val="00075B9A"/>
    <w:rsid w:val="00076125"/>
    <w:rsid w:val="000768D3"/>
    <w:rsid w:val="000778CB"/>
    <w:rsid w:val="00077930"/>
    <w:rsid w:val="000806B6"/>
    <w:rsid w:val="000807B7"/>
    <w:rsid w:val="00080C45"/>
    <w:rsid w:val="00080E24"/>
    <w:rsid w:val="00080E86"/>
    <w:rsid w:val="0008181B"/>
    <w:rsid w:val="00081A60"/>
    <w:rsid w:val="00082365"/>
    <w:rsid w:val="000826E9"/>
    <w:rsid w:val="000829D6"/>
    <w:rsid w:val="000829EE"/>
    <w:rsid w:val="0008323A"/>
    <w:rsid w:val="000834CC"/>
    <w:rsid w:val="000837C3"/>
    <w:rsid w:val="000838D7"/>
    <w:rsid w:val="000839ED"/>
    <w:rsid w:val="000839F6"/>
    <w:rsid w:val="00083C60"/>
    <w:rsid w:val="0008407F"/>
    <w:rsid w:val="0008408F"/>
    <w:rsid w:val="000841D9"/>
    <w:rsid w:val="00084652"/>
    <w:rsid w:val="000847E1"/>
    <w:rsid w:val="00084957"/>
    <w:rsid w:val="00084A92"/>
    <w:rsid w:val="0008532F"/>
    <w:rsid w:val="00085C83"/>
    <w:rsid w:val="00085D9D"/>
    <w:rsid w:val="00086054"/>
    <w:rsid w:val="00086402"/>
    <w:rsid w:val="000864DF"/>
    <w:rsid w:val="00086B0D"/>
    <w:rsid w:val="00086EA7"/>
    <w:rsid w:val="000875C3"/>
    <w:rsid w:val="000876B6"/>
    <w:rsid w:val="000876D1"/>
    <w:rsid w:val="000876E9"/>
    <w:rsid w:val="000878B2"/>
    <w:rsid w:val="000878D8"/>
    <w:rsid w:val="00087B30"/>
    <w:rsid w:val="000901A1"/>
    <w:rsid w:val="00090368"/>
    <w:rsid w:val="0009070C"/>
    <w:rsid w:val="00090EE4"/>
    <w:rsid w:val="0009202D"/>
    <w:rsid w:val="00092180"/>
    <w:rsid w:val="0009239F"/>
    <w:rsid w:val="000924A6"/>
    <w:rsid w:val="00092DC7"/>
    <w:rsid w:val="000935EE"/>
    <w:rsid w:val="000946C0"/>
    <w:rsid w:val="00094A84"/>
    <w:rsid w:val="00094F64"/>
    <w:rsid w:val="000955C7"/>
    <w:rsid w:val="00095D83"/>
    <w:rsid w:val="000963D5"/>
    <w:rsid w:val="0009650B"/>
    <w:rsid w:val="00096B60"/>
    <w:rsid w:val="00097067"/>
    <w:rsid w:val="000979EE"/>
    <w:rsid w:val="00097AE0"/>
    <w:rsid w:val="00097BCF"/>
    <w:rsid w:val="00097C18"/>
    <w:rsid w:val="000A0036"/>
    <w:rsid w:val="000A0562"/>
    <w:rsid w:val="000A0D58"/>
    <w:rsid w:val="000A1114"/>
    <w:rsid w:val="000A114C"/>
    <w:rsid w:val="000A13BF"/>
    <w:rsid w:val="000A1537"/>
    <w:rsid w:val="000A1742"/>
    <w:rsid w:val="000A190A"/>
    <w:rsid w:val="000A22C9"/>
    <w:rsid w:val="000A22E0"/>
    <w:rsid w:val="000A23FB"/>
    <w:rsid w:val="000A2940"/>
    <w:rsid w:val="000A29C1"/>
    <w:rsid w:val="000A2CD0"/>
    <w:rsid w:val="000A2EE1"/>
    <w:rsid w:val="000A3812"/>
    <w:rsid w:val="000A39D9"/>
    <w:rsid w:val="000A4474"/>
    <w:rsid w:val="000A4AB7"/>
    <w:rsid w:val="000A4AF3"/>
    <w:rsid w:val="000A53F2"/>
    <w:rsid w:val="000A6432"/>
    <w:rsid w:val="000A6511"/>
    <w:rsid w:val="000A6645"/>
    <w:rsid w:val="000A6721"/>
    <w:rsid w:val="000A6B26"/>
    <w:rsid w:val="000A6E12"/>
    <w:rsid w:val="000A71E9"/>
    <w:rsid w:val="000A79BE"/>
    <w:rsid w:val="000A7A89"/>
    <w:rsid w:val="000A7C9C"/>
    <w:rsid w:val="000A7D62"/>
    <w:rsid w:val="000A7E63"/>
    <w:rsid w:val="000B0025"/>
    <w:rsid w:val="000B04A8"/>
    <w:rsid w:val="000B09EB"/>
    <w:rsid w:val="000B1107"/>
    <w:rsid w:val="000B1406"/>
    <w:rsid w:val="000B1700"/>
    <w:rsid w:val="000B1C0B"/>
    <w:rsid w:val="000B2227"/>
    <w:rsid w:val="000B22C3"/>
    <w:rsid w:val="000B2406"/>
    <w:rsid w:val="000B3171"/>
    <w:rsid w:val="000B33EF"/>
    <w:rsid w:val="000B3778"/>
    <w:rsid w:val="000B381B"/>
    <w:rsid w:val="000B3C8E"/>
    <w:rsid w:val="000B3CA7"/>
    <w:rsid w:val="000B3E6A"/>
    <w:rsid w:val="000B3F2C"/>
    <w:rsid w:val="000B4119"/>
    <w:rsid w:val="000B45A8"/>
    <w:rsid w:val="000B4ED0"/>
    <w:rsid w:val="000B518F"/>
    <w:rsid w:val="000B5781"/>
    <w:rsid w:val="000B5E97"/>
    <w:rsid w:val="000B6311"/>
    <w:rsid w:val="000B6864"/>
    <w:rsid w:val="000B6B22"/>
    <w:rsid w:val="000B6C79"/>
    <w:rsid w:val="000B758F"/>
    <w:rsid w:val="000B773F"/>
    <w:rsid w:val="000B79AB"/>
    <w:rsid w:val="000C08F5"/>
    <w:rsid w:val="000C0D92"/>
    <w:rsid w:val="000C0DCD"/>
    <w:rsid w:val="000C10F6"/>
    <w:rsid w:val="000C11DB"/>
    <w:rsid w:val="000C1584"/>
    <w:rsid w:val="000C1D0C"/>
    <w:rsid w:val="000C2251"/>
    <w:rsid w:val="000C256C"/>
    <w:rsid w:val="000C283E"/>
    <w:rsid w:val="000C2925"/>
    <w:rsid w:val="000C2A0C"/>
    <w:rsid w:val="000C2F7F"/>
    <w:rsid w:val="000C33C2"/>
    <w:rsid w:val="000C34D6"/>
    <w:rsid w:val="000C391A"/>
    <w:rsid w:val="000C3A0A"/>
    <w:rsid w:val="000C3B8A"/>
    <w:rsid w:val="000C47A0"/>
    <w:rsid w:val="000C53C0"/>
    <w:rsid w:val="000C53F8"/>
    <w:rsid w:val="000C5C1D"/>
    <w:rsid w:val="000C5C77"/>
    <w:rsid w:val="000C5DFF"/>
    <w:rsid w:val="000C5FED"/>
    <w:rsid w:val="000C6429"/>
    <w:rsid w:val="000C6815"/>
    <w:rsid w:val="000C686E"/>
    <w:rsid w:val="000C68DF"/>
    <w:rsid w:val="000C6DF7"/>
    <w:rsid w:val="000C74B8"/>
    <w:rsid w:val="000C7C83"/>
    <w:rsid w:val="000D02E9"/>
    <w:rsid w:val="000D0311"/>
    <w:rsid w:val="000D06C7"/>
    <w:rsid w:val="000D084F"/>
    <w:rsid w:val="000D0CD8"/>
    <w:rsid w:val="000D0F56"/>
    <w:rsid w:val="000D0F8D"/>
    <w:rsid w:val="000D16D9"/>
    <w:rsid w:val="000D18EA"/>
    <w:rsid w:val="000D1D40"/>
    <w:rsid w:val="000D20B7"/>
    <w:rsid w:val="000D2220"/>
    <w:rsid w:val="000D24EE"/>
    <w:rsid w:val="000D2D71"/>
    <w:rsid w:val="000D2D9E"/>
    <w:rsid w:val="000D2E4A"/>
    <w:rsid w:val="000D32FC"/>
    <w:rsid w:val="000D37FE"/>
    <w:rsid w:val="000D39C7"/>
    <w:rsid w:val="000D3B6E"/>
    <w:rsid w:val="000D51AF"/>
    <w:rsid w:val="000D52DE"/>
    <w:rsid w:val="000D58FB"/>
    <w:rsid w:val="000D5CA5"/>
    <w:rsid w:val="000D6410"/>
    <w:rsid w:val="000D65C0"/>
    <w:rsid w:val="000D6625"/>
    <w:rsid w:val="000D670E"/>
    <w:rsid w:val="000D69D4"/>
    <w:rsid w:val="000D6C40"/>
    <w:rsid w:val="000D6CF1"/>
    <w:rsid w:val="000D783E"/>
    <w:rsid w:val="000D7A53"/>
    <w:rsid w:val="000D7C94"/>
    <w:rsid w:val="000D7D2E"/>
    <w:rsid w:val="000D7F23"/>
    <w:rsid w:val="000E0D4B"/>
    <w:rsid w:val="000E0E39"/>
    <w:rsid w:val="000E161C"/>
    <w:rsid w:val="000E1904"/>
    <w:rsid w:val="000E1B1A"/>
    <w:rsid w:val="000E274D"/>
    <w:rsid w:val="000E291B"/>
    <w:rsid w:val="000E2E85"/>
    <w:rsid w:val="000E308B"/>
    <w:rsid w:val="000E34F5"/>
    <w:rsid w:val="000E3541"/>
    <w:rsid w:val="000E357D"/>
    <w:rsid w:val="000E468F"/>
    <w:rsid w:val="000E48BF"/>
    <w:rsid w:val="000E4A08"/>
    <w:rsid w:val="000E4FE5"/>
    <w:rsid w:val="000E5535"/>
    <w:rsid w:val="000E5A7D"/>
    <w:rsid w:val="000E5BBE"/>
    <w:rsid w:val="000E5C90"/>
    <w:rsid w:val="000E5E5D"/>
    <w:rsid w:val="000E5EF7"/>
    <w:rsid w:val="000E6338"/>
    <w:rsid w:val="000E66B5"/>
    <w:rsid w:val="000E6A5B"/>
    <w:rsid w:val="000E6D07"/>
    <w:rsid w:val="000E6D96"/>
    <w:rsid w:val="000E710B"/>
    <w:rsid w:val="000E75A6"/>
    <w:rsid w:val="000E7E9E"/>
    <w:rsid w:val="000E7F8C"/>
    <w:rsid w:val="000F1047"/>
    <w:rsid w:val="000F160F"/>
    <w:rsid w:val="000F16DD"/>
    <w:rsid w:val="000F1B4A"/>
    <w:rsid w:val="000F2010"/>
    <w:rsid w:val="000F231B"/>
    <w:rsid w:val="000F27A2"/>
    <w:rsid w:val="000F27A8"/>
    <w:rsid w:val="000F2AA4"/>
    <w:rsid w:val="000F2DD6"/>
    <w:rsid w:val="000F2DDE"/>
    <w:rsid w:val="000F32BA"/>
    <w:rsid w:val="000F39F0"/>
    <w:rsid w:val="000F3B22"/>
    <w:rsid w:val="000F3B34"/>
    <w:rsid w:val="000F479F"/>
    <w:rsid w:val="000F488A"/>
    <w:rsid w:val="000F491E"/>
    <w:rsid w:val="000F4A28"/>
    <w:rsid w:val="000F5339"/>
    <w:rsid w:val="000F53E0"/>
    <w:rsid w:val="000F566C"/>
    <w:rsid w:val="000F587F"/>
    <w:rsid w:val="000F5A40"/>
    <w:rsid w:val="000F5E3A"/>
    <w:rsid w:val="000F5EDD"/>
    <w:rsid w:val="000F672C"/>
    <w:rsid w:val="000F6B3A"/>
    <w:rsid w:val="000F6D7A"/>
    <w:rsid w:val="000F7391"/>
    <w:rsid w:val="000F76C4"/>
    <w:rsid w:val="000F76E8"/>
    <w:rsid w:val="000F78FD"/>
    <w:rsid w:val="000F795E"/>
    <w:rsid w:val="000F7B0F"/>
    <w:rsid w:val="000F7C51"/>
    <w:rsid w:val="000F7E72"/>
    <w:rsid w:val="0010040A"/>
    <w:rsid w:val="00100758"/>
    <w:rsid w:val="001007AF"/>
    <w:rsid w:val="00100DB4"/>
    <w:rsid w:val="00100FCB"/>
    <w:rsid w:val="0010160F"/>
    <w:rsid w:val="001017D4"/>
    <w:rsid w:val="001019E8"/>
    <w:rsid w:val="00101A3B"/>
    <w:rsid w:val="00101A9A"/>
    <w:rsid w:val="00101B87"/>
    <w:rsid w:val="001020CB"/>
    <w:rsid w:val="001025F9"/>
    <w:rsid w:val="00102F99"/>
    <w:rsid w:val="00103038"/>
    <w:rsid w:val="0010303E"/>
    <w:rsid w:val="00103628"/>
    <w:rsid w:val="001036E1"/>
    <w:rsid w:val="00103874"/>
    <w:rsid w:val="00103BC6"/>
    <w:rsid w:val="00103BE2"/>
    <w:rsid w:val="00103F2B"/>
    <w:rsid w:val="001041E5"/>
    <w:rsid w:val="00104D8E"/>
    <w:rsid w:val="00104FE7"/>
    <w:rsid w:val="001052FC"/>
    <w:rsid w:val="0010550D"/>
    <w:rsid w:val="001055D1"/>
    <w:rsid w:val="001056D7"/>
    <w:rsid w:val="00105D77"/>
    <w:rsid w:val="00105DEA"/>
    <w:rsid w:val="0010602C"/>
    <w:rsid w:val="0010649D"/>
    <w:rsid w:val="001064BA"/>
    <w:rsid w:val="001065FA"/>
    <w:rsid w:val="00106783"/>
    <w:rsid w:val="0010690B"/>
    <w:rsid w:val="0010706C"/>
    <w:rsid w:val="0010737C"/>
    <w:rsid w:val="001073FC"/>
    <w:rsid w:val="001074B9"/>
    <w:rsid w:val="0010756E"/>
    <w:rsid w:val="00107C3E"/>
    <w:rsid w:val="00107E4E"/>
    <w:rsid w:val="001101BA"/>
    <w:rsid w:val="001105A8"/>
    <w:rsid w:val="00110800"/>
    <w:rsid w:val="00110E41"/>
    <w:rsid w:val="00110F75"/>
    <w:rsid w:val="0011152F"/>
    <w:rsid w:val="0011174F"/>
    <w:rsid w:val="0011182C"/>
    <w:rsid w:val="00111A8B"/>
    <w:rsid w:val="00111BDC"/>
    <w:rsid w:val="0011210F"/>
    <w:rsid w:val="0011218D"/>
    <w:rsid w:val="00112258"/>
    <w:rsid w:val="00112350"/>
    <w:rsid w:val="001123A3"/>
    <w:rsid w:val="001127C3"/>
    <w:rsid w:val="001128E9"/>
    <w:rsid w:val="00112E6C"/>
    <w:rsid w:val="00112FD1"/>
    <w:rsid w:val="0011303B"/>
    <w:rsid w:val="00113299"/>
    <w:rsid w:val="001134AC"/>
    <w:rsid w:val="001138E6"/>
    <w:rsid w:val="00113C28"/>
    <w:rsid w:val="00113CAE"/>
    <w:rsid w:val="00113D2B"/>
    <w:rsid w:val="00113F5A"/>
    <w:rsid w:val="00114476"/>
    <w:rsid w:val="0011495C"/>
    <w:rsid w:val="0011597A"/>
    <w:rsid w:val="00115E50"/>
    <w:rsid w:val="001169E2"/>
    <w:rsid w:val="00116A58"/>
    <w:rsid w:val="00116D23"/>
    <w:rsid w:val="00116F79"/>
    <w:rsid w:val="0011710A"/>
    <w:rsid w:val="0011713B"/>
    <w:rsid w:val="001171C7"/>
    <w:rsid w:val="001173C2"/>
    <w:rsid w:val="00117AA3"/>
    <w:rsid w:val="00117E51"/>
    <w:rsid w:val="0011EA47"/>
    <w:rsid w:val="0012008E"/>
    <w:rsid w:val="0012024A"/>
    <w:rsid w:val="00120519"/>
    <w:rsid w:val="00120AB2"/>
    <w:rsid w:val="00120C06"/>
    <w:rsid w:val="00120C08"/>
    <w:rsid w:val="00120E9B"/>
    <w:rsid w:val="00121612"/>
    <w:rsid w:val="00121CF4"/>
    <w:rsid w:val="00121D61"/>
    <w:rsid w:val="0012232A"/>
    <w:rsid w:val="0012258E"/>
    <w:rsid w:val="001225E2"/>
    <w:rsid w:val="0012266E"/>
    <w:rsid w:val="001226DB"/>
    <w:rsid w:val="0012270E"/>
    <w:rsid w:val="00122DBB"/>
    <w:rsid w:val="00122E38"/>
    <w:rsid w:val="0012304F"/>
    <w:rsid w:val="00123865"/>
    <w:rsid w:val="00123A75"/>
    <w:rsid w:val="00123ECA"/>
    <w:rsid w:val="001241C2"/>
    <w:rsid w:val="0012422F"/>
    <w:rsid w:val="0012457D"/>
    <w:rsid w:val="00124BB1"/>
    <w:rsid w:val="0012563F"/>
    <w:rsid w:val="001258BF"/>
    <w:rsid w:val="00125B74"/>
    <w:rsid w:val="00125F91"/>
    <w:rsid w:val="00125FDA"/>
    <w:rsid w:val="001265B9"/>
    <w:rsid w:val="00126679"/>
    <w:rsid w:val="0012678A"/>
    <w:rsid w:val="00126D73"/>
    <w:rsid w:val="0012727B"/>
    <w:rsid w:val="001272FA"/>
    <w:rsid w:val="001277FA"/>
    <w:rsid w:val="00127F16"/>
    <w:rsid w:val="00130022"/>
    <w:rsid w:val="0013023C"/>
    <w:rsid w:val="00130D21"/>
    <w:rsid w:val="00131AEB"/>
    <w:rsid w:val="00132159"/>
    <w:rsid w:val="0013215C"/>
    <w:rsid w:val="001323D3"/>
    <w:rsid w:val="00132427"/>
    <w:rsid w:val="00132711"/>
    <w:rsid w:val="00132925"/>
    <w:rsid w:val="0013293E"/>
    <w:rsid w:val="00132A28"/>
    <w:rsid w:val="00132D60"/>
    <w:rsid w:val="00133237"/>
    <w:rsid w:val="0013424E"/>
    <w:rsid w:val="00134331"/>
    <w:rsid w:val="00134512"/>
    <w:rsid w:val="0013471C"/>
    <w:rsid w:val="00134F4F"/>
    <w:rsid w:val="00134F65"/>
    <w:rsid w:val="00135268"/>
    <w:rsid w:val="001354FB"/>
    <w:rsid w:val="001356E0"/>
    <w:rsid w:val="00135840"/>
    <w:rsid w:val="00135ABE"/>
    <w:rsid w:val="00135BB8"/>
    <w:rsid w:val="00135D54"/>
    <w:rsid w:val="00136116"/>
    <w:rsid w:val="00136229"/>
    <w:rsid w:val="001369A3"/>
    <w:rsid w:val="00136A05"/>
    <w:rsid w:val="00136AF7"/>
    <w:rsid w:val="00136B33"/>
    <w:rsid w:val="001371C2"/>
    <w:rsid w:val="00137476"/>
    <w:rsid w:val="001376EE"/>
    <w:rsid w:val="00137757"/>
    <w:rsid w:val="00137847"/>
    <w:rsid w:val="0013794F"/>
    <w:rsid w:val="00137A19"/>
    <w:rsid w:val="00137CBF"/>
    <w:rsid w:val="00137DF8"/>
    <w:rsid w:val="00137F1F"/>
    <w:rsid w:val="001402D3"/>
    <w:rsid w:val="0014060E"/>
    <w:rsid w:val="00140647"/>
    <w:rsid w:val="00140A73"/>
    <w:rsid w:val="00140E73"/>
    <w:rsid w:val="001414B3"/>
    <w:rsid w:val="00141D4B"/>
    <w:rsid w:val="00142147"/>
    <w:rsid w:val="00142286"/>
    <w:rsid w:val="0014257E"/>
    <w:rsid w:val="00142631"/>
    <w:rsid w:val="00142929"/>
    <w:rsid w:val="00142BCF"/>
    <w:rsid w:val="00142D32"/>
    <w:rsid w:val="001431C2"/>
    <w:rsid w:val="00143659"/>
    <w:rsid w:val="00143AFF"/>
    <w:rsid w:val="00143B16"/>
    <w:rsid w:val="00144291"/>
    <w:rsid w:val="00144A63"/>
    <w:rsid w:val="00145C99"/>
    <w:rsid w:val="00145CA1"/>
    <w:rsid w:val="00145E06"/>
    <w:rsid w:val="00146894"/>
    <w:rsid w:val="0014690F"/>
    <w:rsid w:val="00146C26"/>
    <w:rsid w:val="00146C86"/>
    <w:rsid w:val="00146F93"/>
    <w:rsid w:val="0014722E"/>
    <w:rsid w:val="001473F7"/>
    <w:rsid w:val="001477A5"/>
    <w:rsid w:val="00147DD0"/>
    <w:rsid w:val="00147E05"/>
    <w:rsid w:val="00150051"/>
    <w:rsid w:val="00150252"/>
    <w:rsid w:val="001505EA"/>
    <w:rsid w:val="0015133D"/>
    <w:rsid w:val="0015152D"/>
    <w:rsid w:val="00151CDD"/>
    <w:rsid w:val="00151E73"/>
    <w:rsid w:val="00151EA0"/>
    <w:rsid w:val="00152021"/>
    <w:rsid w:val="001527DD"/>
    <w:rsid w:val="00152803"/>
    <w:rsid w:val="0015280E"/>
    <w:rsid w:val="00152913"/>
    <w:rsid w:val="00153D27"/>
    <w:rsid w:val="00153E85"/>
    <w:rsid w:val="001540A8"/>
    <w:rsid w:val="00154172"/>
    <w:rsid w:val="00155992"/>
    <w:rsid w:val="00155D60"/>
    <w:rsid w:val="00155EAD"/>
    <w:rsid w:val="001560B6"/>
    <w:rsid w:val="00156382"/>
    <w:rsid w:val="001564EA"/>
    <w:rsid w:val="0015657E"/>
    <w:rsid w:val="001565BC"/>
    <w:rsid w:val="0015672D"/>
    <w:rsid w:val="00156A03"/>
    <w:rsid w:val="00156FC3"/>
    <w:rsid w:val="001572AC"/>
    <w:rsid w:val="00157476"/>
    <w:rsid w:val="001603C6"/>
    <w:rsid w:val="001604B3"/>
    <w:rsid w:val="00160C1D"/>
    <w:rsid w:val="00160D37"/>
    <w:rsid w:val="0016117B"/>
    <w:rsid w:val="0016139E"/>
    <w:rsid w:val="00161515"/>
    <w:rsid w:val="0016158D"/>
    <w:rsid w:val="001616A7"/>
    <w:rsid w:val="00161734"/>
    <w:rsid w:val="00161DEB"/>
    <w:rsid w:val="001620C0"/>
    <w:rsid w:val="001620F7"/>
    <w:rsid w:val="001622FC"/>
    <w:rsid w:val="0016271D"/>
    <w:rsid w:val="00162A5C"/>
    <w:rsid w:val="00162FD9"/>
    <w:rsid w:val="00163134"/>
    <w:rsid w:val="0016398A"/>
    <w:rsid w:val="00163C68"/>
    <w:rsid w:val="00163E54"/>
    <w:rsid w:val="0016425D"/>
    <w:rsid w:val="00164AFD"/>
    <w:rsid w:val="00164B40"/>
    <w:rsid w:val="00165805"/>
    <w:rsid w:val="001659F4"/>
    <w:rsid w:val="001665C3"/>
    <w:rsid w:val="00166C13"/>
    <w:rsid w:val="00166C45"/>
    <w:rsid w:val="00166C77"/>
    <w:rsid w:val="00166CF5"/>
    <w:rsid w:val="00166D6D"/>
    <w:rsid w:val="00166F0A"/>
    <w:rsid w:val="00166F80"/>
    <w:rsid w:val="00167020"/>
    <w:rsid w:val="001670DF"/>
    <w:rsid w:val="001674C3"/>
    <w:rsid w:val="001675F6"/>
    <w:rsid w:val="00167E2D"/>
    <w:rsid w:val="00170852"/>
    <w:rsid w:val="00170BF9"/>
    <w:rsid w:val="00170D2A"/>
    <w:rsid w:val="00170D94"/>
    <w:rsid w:val="00170F83"/>
    <w:rsid w:val="00170FD9"/>
    <w:rsid w:val="00171BE9"/>
    <w:rsid w:val="00171E9F"/>
    <w:rsid w:val="00171FA7"/>
    <w:rsid w:val="0017279A"/>
    <w:rsid w:val="00172BB2"/>
    <w:rsid w:val="00172E95"/>
    <w:rsid w:val="00173453"/>
    <w:rsid w:val="00173A4C"/>
    <w:rsid w:val="00173F1F"/>
    <w:rsid w:val="00173F26"/>
    <w:rsid w:val="0017434D"/>
    <w:rsid w:val="00174BD4"/>
    <w:rsid w:val="00175715"/>
    <w:rsid w:val="001763C7"/>
    <w:rsid w:val="0017668A"/>
    <w:rsid w:val="00176A90"/>
    <w:rsid w:val="00176AED"/>
    <w:rsid w:val="00176E00"/>
    <w:rsid w:val="001771F8"/>
    <w:rsid w:val="001778E8"/>
    <w:rsid w:val="00177BE5"/>
    <w:rsid w:val="00177CB5"/>
    <w:rsid w:val="0018009D"/>
    <w:rsid w:val="00180B63"/>
    <w:rsid w:val="001810FC"/>
    <w:rsid w:val="001815E0"/>
    <w:rsid w:val="001816E0"/>
    <w:rsid w:val="001817B6"/>
    <w:rsid w:val="00181E51"/>
    <w:rsid w:val="001825C9"/>
    <w:rsid w:val="0018296F"/>
    <w:rsid w:val="00182E4B"/>
    <w:rsid w:val="00182F64"/>
    <w:rsid w:val="0018312C"/>
    <w:rsid w:val="0018322F"/>
    <w:rsid w:val="00183C00"/>
    <w:rsid w:val="00184552"/>
    <w:rsid w:val="00184555"/>
    <w:rsid w:val="001845C2"/>
    <w:rsid w:val="00184C2F"/>
    <w:rsid w:val="00184C8A"/>
    <w:rsid w:val="00184D5D"/>
    <w:rsid w:val="00185410"/>
    <w:rsid w:val="00185B9E"/>
    <w:rsid w:val="00185C91"/>
    <w:rsid w:val="00185F13"/>
    <w:rsid w:val="00185F7B"/>
    <w:rsid w:val="001861E0"/>
    <w:rsid w:val="001862AE"/>
    <w:rsid w:val="0018633F"/>
    <w:rsid w:val="0018644E"/>
    <w:rsid w:val="00186D06"/>
    <w:rsid w:val="00187317"/>
    <w:rsid w:val="0018752E"/>
    <w:rsid w:val="001900F7"/>
    <w:rsid w:val="0019029B"/>
    <w:rsid w:val="00190DA7"/>
    <w:rsid w:val="00191371"/>
    <w:rsid w:val="00191491"/>
    <w:rsid w:val="001914AE"/>
    <w:rsid w:val="001916FC"/>
    <w:rsid w:val="00191DDE"/>
    <w:rsid w:val="001926E4"/>
    <w:rsid w:val="00192927"/>
    <w:rsid w:val="00192937"/>
    <w:rsid w:val="00192A2B"/>
    <w:rsid w:val="00192BAA"/>
    <w:rsid w:val="00192C9C"/>
    <w:rsid w:val="00192CBB"/>
    <w:rsid w:val="00192E57"/>
    <w:rsid w:val="00192F1B"/>
    <w:rsid w:val="00192FB6"/>
    <w:rsid w:val="00193092"/>
    <w:rsid w:val="00193114"/>
    <w:rsid w:val="0019366E"/>
    <w:rsid w:val="00193A86"/>
    <w:rsid w:val="001941FB"/>
    <w:rsid w:val="0019465E"/>
    <w:rsid w:val="00194757"/>
    <w:rsid w:val="001948E3"/>
    <w:rsid w:val="0019513B"/>
    <w:rsid w:val="0019542E"/>
    <w:rsid w:val="00195564"/>
    <w:rsid w:val="00195763"/>
    <w:rsid w:val="001957C2"/>
    <w:rsid w:val="00195FA7"/>
    <w:rsid w:val="0019689F"/>
    <w:rsid w:val="00196E00"/>
    <w:rsid w:val="00196ED3"/>
    <w:rsid w:val="0019714C"/>
    <w:rsid w:val="00197371"/>
    <w:rsid w:val="00197517"/>
    <w:rsid w:val="00197929"/>
    <w:rsid w:val="00197AAA"/>
    <w:rsid w:val="00197BFF"/>
    <w:rsid w:val="001A0180"/>
    <w:rsid w:val="001A0593"/>
    <w:rsid w:val="001A082E"/>
    <w:rsid w:val="001A0CE5"/>
    <w:rsid w:val="001A0FE9"/>
    <w:rsid w:val="001A1270"/>
    <w:rsid w:val="001A1287"/>
    <w:rsid w:val="001A1761"/>
    <w:rsid w:val="001A17B5"/>
    <w:rsid w:val="001A1D10"/>
    <w:rsid w:val="001A233C"/>
    <w:rsid w:val="001A2903"/>
    <w:rsid w:val="001A2C84"/>
    <w:rsid w:val="001A2F5C"/>
    <w:rsid w:val="001A3327"/>
    <w:rsid w:val="001A370D"/>
    <w:rsid w:val="001A406D"/>
    <w:rsid w:val="001A41AE"/>
    <w:rsid w:val="001A45BB"/>
    <w:rsid w:val="001A47A2"/>
    <w:rsid w:val="001A55CE"/>
    <w:rsid w:val="001A5722"/>
    <w:rsid w:val="001A5768"/>
    <w:rsid w:val="001A5DF5"/>
    <w:rsid w:val="001A5EE2"/>
    <w:rsid w:val="001A6074"/>
    <w:rsid w:val="001A687C"/>
    <w:rsid w:val="001A6A15"/>
    <w:rsid w:val="001A6EAB"/>
    <w:rsid w:val="001A739D"/>
    <w:rsid w:val="001A743C"/>
    <w:rsid w:val="001A76BB"/>
    <w:rsid w:val="001B0253"/>
    <w:rsid w:val="001B049A"/>
    <w:rsid w:val="001B08E1"/>
    <w:rsid w:val="001B1132"/>
    <w:rsid w:val="001B1477"/>
    <w:rsid w:val="001B175A"/>
    <w:rsid w:val="001B1840"/>
    <w:rsid w:val="001B2669"/>
    <w:rsid w:val="001B291A"/>
    <w:rsid w:val="001B2CB1"/>
    <w:rsid w:val="001B3228"/>
    <w:rsid w:val="001B324B"/>
    <w:rsid w:val="001B3ABD"/>
    <w:rsid w:val="001B3E68"/>
    <w:rsid w:val="001B432B"/>
    <w:rsid w:val="001B43E9"/>
    <w:rsid w:val="001B5018"/>
    <w:rsid w:val="001B56FC"/>
    <w:rsid w:val="001B5A31"/>
    <w:rsid w:val="001B5B97"/>
    <w:rsid w:val="001B5D31"/>
    <w:rsid w:val="001B5D7B"/>
    <w:rsid w:val="001B5EA6"/>
    <w:rsid w:val="001B5FAC"/>
    <w:rsid w:val="001B6032"/>
    <w:rsid w:val="001B6293"/>
    <w:rsid w:val="001B673D"/>
    <w:rsid w:val="001B6CA0"/>
    <w:rsid w:val="001B73FA"/>
    <w:rsid w:val="001B740B"/>
    <w:rsid w:val="001B751A"/>
    <w:rsid w:val="001B7647"/>
    <w:rsid w:val="001C0603"/>
    <w:rsid w:val="001C06A5"/>
    <w:rsid w:val="001C09B6"/>
    <w:rsid w:val="001C0A08"/>
    <w:rsid w:val="001C0A94"/>
    <w:rsid w:val="001C0D38"/>
    <w:rsid w:val="001C0E13"/>
    <w:rsid w:val="001C0E34"/>
    <w:rsid w:val="001C14FE"/>
    <w:rsid w:val="001C1532"/>
    <w:rsid w:val="001C170A"/>
    <w:rsid w:val="001C1BFE"/>
    <w:rsid w:val="001C2B3D"/>
    <w:rsid w:val="001C2ED0"/>
    <w:rsid w:val="001C34A8"/>
    <w:rsid w:val="001C3B90"/>
    <w:rsid w:val="001C3BA0"/>
    <w:rsid w:val="001C3FD0"/>
    <w:rsid w:val="001C42D0"/>
    <w:rsid w:val="001C45E3"/>
    <w:rsid w:val="001C49BB"/>
    <w:rsid w:val="001C5659"/>
    <w:rsid w:val="001C58E4"/>
    <w:rsid w:val="001C5BE2"/>
    <w:rsid w:val="001C5DF7"/>
    <w:rsid w:val="001C5F8D"/>
    <w:rsid w:val="001C5FB6"/>
    <w:rsid w:val="001C61BE"/>
    <w:rsid w:val="001C68CE"/>
    <w:rsid w:val="001C6AA8"/>
    <w:rsid w:val="001C6B66"/>
    <w:rsid w:val="001C6C4F"/>
    <w:rsid w:val="001C71B8"/>
    <w:rsid w:val="001C72A2"/>
    <w:rsid w:val="001C75E1"/>
    <w:rsid w:val="001D01B6"/>
    <w:rsid w:val="001D0636"/>
    <w:rsid w:val="001D0881"/>
    <w:rsid w:val="001D0AD1"/>
    <w:rsid w:val="001D0F9C"/>
    <w:rsid w:val="001D1922"/>
    <w:rsid w:val="001D1EBA"/>
    <w:rsid w:val="001D23D7"/>
    <w:rsid w:val="001D25AF"/>
    <w:rsid w:val="001D2736"/>
    <w:rsid w:val="001D27B4"/>
    <w:rsid w:val="001D2D6E"/>
    <w:rsid w:val="001D2F82"/>
    <w:rsid w:val="001D3E06"/>
    <w:rsid w:val="001D3ED6"/>
    <w:rsid w:val="001D3FF2"/>
    <w:rsid w:val="001D4090"/>
    <w:rsid w:val="001D46E7"/>
    <w:rsid w:val="001D47F3"/>
    <w:rsid w:val="001D487F"/>
    <w:rsid w:val="001D4F44"/>
    <w:rsid w:val="001D4F9B"/>
    <w:rsid w:val="001D5131"/>
    <w:rsid w:val="001D5144"/>
    <w:rsid w:val="001D5228"/>
    <w:rsid w:val="001D5817"/>
    <w:rsid w:val="001D5859"/>
    <w:rsid w:val="001D5A81"/>
    <w:rsid w:val="001D5D00"/>
    <w:rsid w:val="001D6233"/>
    <w:rsid w:val="001D63E9"/>
    <w:rsid w:val="001D69BB"/>
    <w:rsid w:val="001D6AB2"/>
    <w:rsid w:val="001D7480"/>
    <w:rsid w:val="001D7F0D"/>
    <w:rsid w:val="001E03E5"/>
    <w:rsid w:val="001E0875"/>
    <w:rsid w:val="001E0A6F"/>
    <w:rsid w:val="001E181A"/>
    <w:rsid w:val="001E184F"/>
    <w:rsid w:val="001E1A32"/>
    <w:rsid w:val="001E1C08"/>
    <w:rsid w:val="001E1C40"/>
    <w:rsid w:val="001E2100"/>
    <w:rsid w:val="001E2110"/>
    <w:rsid w:val="001E2379"/>
    <w:rsid w:val="001E2677"/>
    <w:rsid w:val="001E2DD5"/>
    <w:rsid w:val="001E2FF9"/>
    <w:rsid w:val="001E3C69"/>
    <w:rsid w:val="001E3EB8"/>
    <w:rsid w:val="001E4731"/>
    <w:rsid w:val="001E4A9B"/>
    <w:rsid w:val="001E4DE5"/>
    <w:rsid w:val="001E4E4C"/>
    <w:rsid w:val="001E5316"/>
    <w:rsid w:val="001E6489"/>
    <w:rsid w:val="001E6715"/>
    <w:rsid w:val="001E6DA1"/>
    <w:rsid w:val="001E73FE"/>
    <w:rsid w:val="001E77C9"/>
    <w:rsid w:val="001E7C23"/>
    <w:rsid w:val="001E7FB7"/>
    <w:rsid w:val="001F06C6"/>
    <w:rsid w:val="001F0AEE"/>
    <w:rsid w:val="001F0C1B"/>
    <w:rsid w:val="001F1433"/>
    <w:rsid w:val="001F175A"/>
    <w:rsid w:val="001F216D"/>
    <w:rsid w:val="001F2844"/>
    <w:rsid w:val="001F2C12"/>
    <w:rsid w:val="001F33E0"/>
    <w:rsid w:val="001F4FDE"/>
    <w:rsid w:val="001F5809"/>
    <w:rsid w:val="001F5B20"/>
    <w:rsid w:val="001F5D2B"/>
    <w:rsid w:val="001F5EE3"/>
    <w:rsid w:val="001F5FE9"/>
    <w:rsid w:val="001F681E"/>
    <w:rsid w:val="001F7284"/>
    <w:rsid w:val="001F7358"/>
    <w:rsid w:val="001F7A75"/>
    <w:rsid w:val="001F7B6C"/>
    <w:rsid w:val="001F7C2C"/>
    <w:rsid w:val="001F7DD1"/>
    <w:rsid w:val="00200376"/>
    <w:rsid w:val="00200423"/>
    <w:rsid w:val="002008A6"/>
    <w:rsid w:val="00200978"/>
    <w:rsid w:val="00200D56"/>
    <w:rsid w:val="002010CD"/>
    <w:rsid w:val="00201724"/>
    <w:rsid w:val="00201AAB"/>
    <w:rsid w:val="00201AFB"/>
    <w:rsid w:val="00201B0C"/>
    <w:rsid w:val="00201BFE"/>
    <w:rsid w:val="00201DFD"/>
    <w:rsid w:val="002024CC"/>
    <w:rsid w:val="002026D2"/>
    <w:rsid w:val="00202F18"/>
    <w:rsid w:val="002034B2"/>
    <w:rsid w:val="00203653"/>
    <w:rsid w:val="00203B6C"/>
    <w:rsid w:val="0020417B"/>
    <w:rsid w:val="002045CF"/>
    <w:rsid w:val="00204944"/>
    <w:rsid w:val="00204972"/>
    <w:rsid w:val="00204C6C"/>
    <w:rsid w:val="00204E4E"/>
    <w:rsid w:val="00204ED2"/>
    <w:rsid w:val="0020518D"/>
    <w:rsid w:val="00205646"/>
    <w:rsid w:val="0020583F"/>
    <w:rsid w:val="00206083"/>
    <w:rsid w:val="00206309"/>
    <w:rsid w:val="00206ECF"/>
    <w:rsid w:val="00206F98"/>
    <w:rsid w:val="002070FC"/>
    <w:rsid w:val="0020721F"/>
    <w:rsid w:val="00207336"/>
    <w:rsid w:val="002073E7"/>
    <w:rsid w:val="00207649"/>
    <w:rsid w:val="00207656"/>
    <w:rsid w:val="00207741"/>
    <w:rsid w:val="0020776D"/>
    <w:rsid w:val="00207914"/>
    <w:rsid w:val="00207DFE"/>
    <w:rsid w:val="00207F35"/>
    <w:rsid w:val="0021070B"/>
    <w:rsid w:val="00210772"/>
    <w:rsid w:val="00210A8A"/>
    <w:rsid w:val="00210D3D"/>
    <w:rsid w:val="0021109C"/>
    <w:rsid w:val="00211370"/>
    <w:rsid w:val="00211512"/>
    <w:rsid w:val="0021170F"/>
    <w:rsid w:val="00211A9A"/>
    <w:rsid w:val="00212083"/>
    <w:rsid w:val="00212111"/>
    <w:rsid w:val="002122B0"/>
    <w:rsid w:val="0021296F"/>
    <w:rsid w:val="00212981"/>
    <w:rsid w:val="00212B12"/>
    <w:rsid w:val="00212C47"/>
    <w:rsid w:val="00212D67"/>
    <w:rsid w:val="002131D5"/>
    <w:rsid w:val="002133B0"/>
    <w:rsid w:val="0021356D"/>
    <w:rsid w:val="002135BE"/>
    <w:rsid w:val="00213700"/>
    <w:rsid w:val="00214612"/>
    <w:rsid w:val="0021470E"/>
    <w:rsid w:val="00214876"/>
    <w:rsid w:val="00214AE9"/>
    <w:rsid w:val="00214E6D"/>
    <w:rsid w:val="00215011"/>
    <w:rsid w:val="00215086"/>
    <w:rsid w:val="00215293"/>
    <w:rsid w:val="002153AA"/>
    <w:rsid w:val="0021544A"/>
    <w:rsid w:val="00215719"/>
    <w:rsid w:val="00215BE1"/>
    <w:rsid w:val="00215C22"/>
    <w:rsid w:val="0021602C"/>
    <w:rsid w:val="002164D9"/>
    <w:rsid w:val="0021661F"/>
    <w:rsid w:val="0021678F"/>
    <w:rsid w:val="00216DAC"/>
    <w:rsid w:val="00216FD7"/>
    <w:rsid w:val="00216FF4"/>
    <w:rsid w:val="002170E4"/>
    <w:rsid w:val="0021720E"/>
    <w:rsid w:val="00217431"/>
    <w:rsid w:val="002174DD"/>
    <w:rsid w:val="00217510"/>
    <w:rsid w:val="002178F4"/>
    <w:rsid w:val="00217922"/>
    <w:rsid w:val="00217A02"/>
    <w:rsid w:val="002209D8"/>
    <w:rsid w:val="00220D9E"/>
    <w:rsid w:val="00220DC0"/>
    <w:rsid w:val="002214B6"/>
    <w:rsid w:val="002215F5"/>
    <w:rsid w:val="00221699"/>
    <w:rsid w:val="002219B2"/>
    <w:rsid w:val="002226C5"/>
    <w:rsid w:val="00222B38"/>
    <w:rsid w:val="00222C00"/>
    <w:rsid w:val="00222C13"/>
    <w:rsid w:val="00222FDA"/>
    <w:rsid w:val="002236C7"/>
    <w:rsid w:val="00223A11"/>
    <w:rsid w:val="00223ED7"/>
    <w:rsid w:val="00224425"/>
    <w:rsid w:val="00224D38"/>
    <w:rsid w:val="00224D50"/>
    <w:rsid w:val="00225643"/>
    <w:rsid w:val="00225688"/>
    <w:rsid w:val="00225AD2"/>
    <w:rsid w:val="00225EF1"/>
    <w:rsid w:val="002264A1"/>
    <w:rsid w:val="002265E1"/>
    <w:rsid w:val="002269DB"/>
    <w:rsid w:val="00226CFC"/>
    <w:rsid w:val="00227467"/>
    <w:rsid w:val="00227A98"/>
    <w:rsid w:val="00230303"/>
    <w:rsid w:val="00230962"/>
    <w:rsid w:val="002319E6"/>
    <w:rsid w:val="002320F5"/>
    <w:rsid w:val="00232616"/>
    <w:rsid w:val="00232BFF"/>
    <w:rsid w:val="0023380F"/>
    <w:rsid w:val="00233B0B"/>
    <w:rsid w:val="00233D30"/>
    <w:rsid w:val="00233D7D"/>
    <w:rsid w:val="00233EC3"/>
    <w:rsid w:val="0023427C"/>
    <w:rsid w:val="0023489B"/>
    <w:rsid w:val="00234AE6"/>
    <w:rsid w:val="002357B1"/>
    <w:rsid w:val="0023594F"/>
    <w:rsid w:val="00235B93"/>
    <w:rsid w:val="00235BC7"/>
    <w:rsid w:val="00236812"/>
    <w:rsid w:val="00236AAF"/>
    <w:rsid w:val="0023732C"/>
    <w:rsid w:val="00237419"/>
    <w:rsid w:val="002374D6"/>
    <w:rsid w:val="00237541"/>
    <w:rsid w:val="00237733"/>
    <w:rsid w:val="002378FE"/>
    <w:rsid w:val="00237CB2"/>
    <w:rsid w:val="00237DE2"/>
    <w:rsid w:val="00237E1B"/>
    <w:rsid w:val="0024016B"/>
    <w:rsid w:val="002402FD"/>
    <w:rsid w:val="002405CA"/>
    <w:rsid w:val="002407F1"/>
    <w:rsid w:val="0024090F"/>
    <w:rsid w:val="00240F44"/>
    <w:rsid w:val="0024142A"/>
    <w:rsid w:val="0024142D"/>
    <w:rsid w:val="002419F5"/>
    <w:rsid w:val="002423B0"/>
    <w:rsid w:val="0024242C"/>
    <w:rsid w:val="00242B8C"/>
    <w:rsid w:val="002433AB"/>
    <w:rsid w:val="002433B4"/>
    <w:rsid w:val="00243650"/>
    <w:rsid w:val="00243CF8"/>
    <w:rsid w:val="00244323"/>
    <w:rsid w:val="0024442D"/>
    <w:rsid w:val="0024451A"/>
    <w:rsid w:val="0024455C"/>
    <w:rsid w:val="002446CA"/>
    <w:rsid w:val="002446F6"/>
    <w:rsid w:val="002447B2"/>
    <w:rsid w:val="002447D2"/>
    <w:rsid w:val="00244AF8"/>
    <w:rsid w:val="00244C22"/>
    <w:rsid w:val="00244C54"/>
    <w:rsid w:val="0024580A"/>
    <w:rsid w:val="00245955"/>
    <w:rsid w:val="00245BF4"/>
    <w:rsid w:val="0024622E"/>
    <w:rsid w:val="0024651E"/>
    <w:rsid w:val="002474A5"/>
    <w:rsid w:val="00247C3A"/>
    <w:rsid w:val="0025002E"/>
    <w:rsid w:val="00250A2A"/>
    <w:rsid w:val="00250AA4"/>
    <w:rsid w:val="00250D65"/>
    <w:rsid w:val="00250F93"/>
    <w:rsid w:val="002514DE"/>
    <w:rsid w:val="00251938"/>
    <w:rsid w:val="00251CB0"/>
    <w:rsid w:val="00251D7A"/>
    <w:rsid w:val="0025208D"/>
    <w:rsid w:val="002520D4"/>
    <w:rsid w:val="002520ED"/>
    <w:rsid w:val="002520FC"/>
    <w:rsid w:val="002526C6"/>
    <w:rsid w:val="00252FE5"/>
    <w:rsid w:val="00253608"/>
    <w:rsid w:val="002538C4"/>
    <w:rsid w:val="002538CB"/>
    <w:rsid w:val="00254605"/>
    <w:rsid w:val="00255736"/>
    <w:rsid w:val="00256401"/>
    <w:rsid w:val="002565A9"/>
    <w:rsid w:val="00256D51"/>
    <w:rsid w:val="00257023"/>
    <w:rsid w:val="0025739B"/>
    <w:rsid w:val="002573B3"/>
    <w:rsid w:val="002576F7"/>
    <w:rsid w:val="0025778D"/>
    <w:rsid w:val="002578D5"/>
    <w:rsid w:val="0026045F"/>
    <w:rsid w:val="002607FC"/>
    <w:rsid w:val="00260AF0"/>
    <w:rsid w:val="00260EFF"/>
    <w:rsid w:val="002611E5"/>
    <w:rsid w:val="0026187C"/>
    <w:rsid w:val="0026192A"/>
    <w:rsid w:val="00261CE4"/>
    <w:rsid w:val="00261F61"/>
    <w:rsid w:val="00262341"/>
    <w:rsid w:val="0026268B"/>
    <w:rsid w:val="002627EB"/>
    <w:rsid w:val="00262FE2"/>
    <w:rsid w:val="002636B9"/>
    <w:rsid w:val="0026378A"/>
    <w:rsid w:val="00263796"/>
    <w:rsid w:val="00263929"/>
    <w:rsid w:val="00263939"/>
    <w:rsid w:val="00263E0B"/>
    <w:rsid w:val="002646C5"/>
    <w:rsid w:val="00264815"/>
    <w:rsid w:val="00264D70"/>
    <w:rsid w:val="00264F7A"/>
    <w:rsid w:val="0026541C"/>
    <w:rsid w:val="00265650"/>
    <w:rsid w:val="00265AD2"/>
    <w:rsid w:val="0026652B"/>
    <w:rsid w:val="002668E1"/>
    <w:rsid w:val="00266950"/>
    <w:rsid w:val="00266A04"/>
    <w:rsid w:val="00266A7B"/>
    <w:rsid w:val="00266BA2"/>
    <w:rsid w:val="0026755D"/>
    <w:rsid w:val="0026756A"/>
    <w:rsid w:val="002678BA"/>
    <w:rsid w:val="00267A26"/>
    <w:rsid w:val="002706DB"/>
    <w:rsid w:val="002708A9"/>
    <w:rsid w:val="002708E8"/>
    <w:rsid w:val="00270F97"/>
    <w:rsid w:val="0027143C"/>
    <w:rsid w:val="00271474"/>
    <w:rsid w:val="002716AC"/>
    <w:rsid w:val="00272358"/>
    <w:rsid w:val="0027249D"/>
    <w:rsid w:val="00272870"/>
    <w:rsid w:val="00272B59"/>
    <w:rsid w:val="00272C43"/>
    <w:rsid w:val="00273A4B"/>
    <w:rsid w:val="00273AE4"/>
    <w:rsid w:val="00273EFB"/>
    <w:rsid w:val="00273F50"/>
    <w:rsid w:val="00274827"/>
    <w:rsid w:val="00274D60"/>
    <w:rsid w:val="00275B52"/>
    <w:rsid w:val="00275E2C"/>
    <w:rsid w:val="00276737"/>
    <w:rsid w:val="00277679"/>
    <w:rsid w:val="00277AD4"/>
    <w:rsid w:val="00277AEB"/>
    <w:rsid w:val="00277B52"/>
    <w:rsid w:val="00277EFA"/>
    <w:rsid w:val="0028043E"/>
    <w:rsid w:val="00280A22"/>
    <w:rsid w:val="00280A2A"/>
    <w:rsid w:val="00280C39"/>
    <w:rsid w:val="00280CE3"/>
    <w:rsid w:val="00281896"/>
    <w:rsid w:val="002818F4"/>
    <w:rsid w:val="00281AB3"/>
    <w:rsid w:val="00281C28"/>
    <w:rsid w:val="00281CFC"/>
    <w:rsid w:val="00281E05"/>
    <w:rsid w:val="00282084"/>
    <w:rsid w:val="00282406"/>
    <w:rsid w:val="00282A28"/>
    <w:rsid w:val="00282F8C"/>
    <w:rsid w:val="00283312"/>
    <w:rsid w:val="0028362B"/>
    <w:rsid w:val="0028379E"/>
    <w:rsid w:val="00283863"/>
    <w:rsid w:val="00283E5B"/>
    <w:rsid w:val="0028450B"/>
    <w:rsid w:val="002847E9"/>
    <w:rsid w:val="00284908"/>
    <w:rsid w:val="00284D7D"/>
    <w:rsid w:val="002850BB"/>
    <w:rsid w:val="002852C2"/>
    <w:rsid w:val="0028540A"/>
    <w:rsid w:val="00285889"/>
    <w:rsid w:val="00285C8F"/>
    <w:rsid w:val="00286085"/>
    <w:rsid w:val="00286181"/>
    <w:rsid w:val="00286FDC"/>
    <w:rsid w:val="0028714E"/>
    <w:rsid w:val="00287453"/>
    <w:rsid w:val="00287510"/>
    <w:rsid w:val="00287694"/>
    <w:rsid w:val="002879C3"/>
    <w:rsid w:val="00287AA9"/>
    <w:rsid w:val="00287CF9"/>
    <w:rsid w:val="00290106"/>
    <w:rsid w:val="002901CF"/>
    <w:rsid w:val="002902AA"/>
    <w:rsid w:val="0029047E"/>
    <w:rsid w:val="002905E2"/>
    <w:rsid w:val="00290BBF"/>
    <w:rsid w:val="00290FCF"/>
    <w:rsid w:val="00291003"/>
    <w:rsid w:val="002910A2"/>
    <w:rsid w:val="002914EB"/>
    <w:rsid w:val="00291621"/>
    <w:rsid w:val="002918A1"/>
    <w:rsid w:val="00291B2D"/>
    <w:rsid w:val="00291BAA"/>
    <w:rsid w:val="00291BDD"/>
    <w:rsid w:val="00291FBF"/>
    <w:rsid w:val="00292244"/>
    <w:rsid w:val="002923A5"/>
    <w:rsid w:val="00292483"/>
    <w:rsid w:val="00292B2A"/>
    <w:rsid w:val="00292E7F"/>
    <w:rsid w:val="002930D6"/>
    <w:rsid w:val="002932B0"/>
    <w:rsid w:val="00293645"/>
    <w:rsid w:val="002936FF"/>
    <w:rsid w:val="00293F4A"/>
    <w:rsid w:val="0029419F"/>
    <w:rsid w:val="002949B7"/>
    <w:rsid w:val="00294BD7"/>
    <w:rsid w:val="00294D56"/>
    <w:rsid w:val="00295285"/>
    <w:rsid w:val="002954F2"/>
    <w:rsid w:val="0029552A"/>
    <w:rsid w:val="002966E2"/>
    <w:rsid w:val="00296824"/>
    <w:rsid w:val="00296BEA"/>
    <w:rsid w:val="00296EF6"/>
    <w:rsid w:val="0029703F"/>
    <w:rsid w:val="0029706E"/>
    <w:rsid w:val="002972B1"/>
    <w:rsid w:val="00297379"/>
    <w:rsid w:val="00297CB3"/>
    <w:rsid w:val="002A0512"/>
    <w:rsid w:val="002A0DD1"/>
    <w:rsid w:val="002A0FDB"/>
    <w:rsid w:val="002A1139"/>
    <w:rsid w:val="002A157C"/>
    <w:rsid w:val="002A1756"/>
    <w:rsid w:val="002A1B53"/>
    <w:rsid w:val="002A1CE0"/>
    <w:rsid w:val="002A1F28"/>
    <w:rsid w:val="002A2187"/>
    <w:rsid w:val="002A24A5"/>
    <w:rsid w:val="002A2720"/>
    <w:rsid w:val="002A27A0"/>
    <w:rsid w:val="002A28EB"/>
    <w:rsid w:val="002A2DBD"/>
    <w:rsid w:val="002A2EF3"/>
    <w:rsid w:val="002A34BC"/>
    <w:rsid w:val="002A34D9"/>
    <w:rsid w:val="002A352F"/>
    <w:rsid w:val="002A3D5D"/>
    <w:rsid w:val="002A5470"/>
    <w:rsid w:val="002A5F80"/>
    <w:rsid w:val="002A602E"/>
    <w:rsid w:val="002A6276"/>
    <w:rsid w:val="002A6BD8"/>
    <w:rsid w:val="002A6CC9"/>
    <w:rsid w:val="002A6CDB"/>
    <w:rsid w:val="002A6E6C"/>
    <w:rsid w:val="002A70B9"/>
    <w:rsid w:val="002A7269"/>
    <w:rsid w:val="002A7524"/>
    <w:rsid w:val="002A7A9F"/>
    <w:rsid w:val="002A7DC4"/>
    <w:rsid w:val="002A7F98"/>
    <w:rsid w:val="002B0045"/>
    <w:rsid w:val="002B016A"/>
    <w:rsid w:val="002B08CA"/>
    <w:rsid w:val="002B0EC0"/>
    <w:rsid w:val="002B14F8"/>
    <w:rsid w:val="002B1766"/>
    <w:rsid w:val="002B17B1"/>
    <w:rsid w:val="002B190C"/>
    <w:rsid w:val="002B1A3F"/>
    <w:rsid w:val="002B1CDB"/>
    <w:rsid w:val="002B21FB"/>
    <w:rsid w:val="002B27A8"/>
    <w:rsid w:val="002B33D9"/>
    <w:rsid w:val="002B37D2"/>
    <w:rsid w:val="002B3858"/>
    <w:rsid w:val="002B3877"/>
    <w:rsid w:val="002B3972"/>
    <w:rsid w:val="002B39A1"/>
    <w:rsid w:val="002B3C82"/>
    <w:rsid w:val="002B3E26"/>
    <w:rsid w:val="002B415A"/>
    <w:rsid w:val="002B4488"/>
    <w:rsid w:val="002B458A"/>
    <w:rsid w:val="002B4720"/>
    <w:rsid w:val="002B4A5A"/>
    <w:rsid w:val="002B4BF3"/>
    <w:rsid w:val="002B5758"/>
    <w:rsid w:val="002B5770"/>
    <w:rsid w:val="002B5888"/>
    <w:rsid w:val="002B5F27"/>
    <w:rsid w:val="002B6157"/>
    <w:rsid w:val="002B6518"/>
    <w:rsid w:val="002B65B4"/>
    <w:rsid w:val="002B65E0"/>
    <w:rsid w:val="002B6A53"/>
    <w:rsid w:val="002B6F06"/>
    <w:rsid w:val="002B7152"/>
    <w:rsid w:val="002B75ED"/>
    <w:rsid w:val="002B766C"/>
    <w:rsid w:val="002B788D"/>
    <w:rsid w:val="002B78EC"/>
    <w:rsid w:val="002B7A44"/>
    <w:rsid w:val="002B7C8F"/>
    <w:rsid w:val="002B7D36"/>
    <w:rsid w:val="002B7EB3"/>
    <w:rsid w:val="002C023A"/>
    <w:rsid w:val="002C04FC"/>
    <w:rsid w:val="002C0753"/>
    <w:rsid w:val="002C07E1"/>
    <w:rsid w:val="002C10A9"/>
    <w:rsid w:val="002C140D"/>
    <w:rsid w:val="002C15FE"/>
    <w:rsid w:val="002C1C85"/>
    <w:rsid w:val="002C1F6A"/>
    <w:rsid w:val="002C244B"/>
    <w:rsid w:val="002C2458"/>
    <w:rsid w:val="002C2697"/>
    <w:rsid w:val="002C2A13"/>
    <w:rsid w:val="002C2F28"/>
    <w:rsid w:val="002C3205"/>
    <w:rsid w:val="002C32BF"/>
    <w:rsid w:val="002C3309"/>
    <w:rsid w:val="002C33BE"/>
    <w:rsid w:val="002C36A0"/>
    <w:rsid w:val="002C3961"/>
    <w:rsid w:val="002C4756"/>
    <w:rsid w:val="002C4797"/>
    <w:rsid w:val="002C53BC"/>
    <w:rsid w:val="002C5881"/>
    <w:rsid w:val="002C599F"/>
    <w:rsid w:val="002C5B22"/>
    <w:rsid w:val="002C661B"/>
    <w:rsid w:val="002C6AD1"/>
    <w:rsid w:val="002C6BEE"/>
    <w:rsid w:val="002C71F0"/>
    <w:rsid w:val="002C72C5"/>
    <w:rsid w:val="002C7333"/>
    <w:rsid w:val="002C77CE"/>
    <w:rsid w:val="002C7B25"/>
    <w:rsid w:val="002D0A55"/>
    <w:rsid w:val="002D0DDB"/>
    <w:rsid w:val="002D0F87"/>
    <w:rsid w:val="002D100A"/>
    <w:rsid w:val="002D13B4"/>
    <w:rsid w:val="002D16B9"/>
    <w:rsid w:val="002D1C5C"/>
    <w:rsid w:val="002D1D0F"/>
    <w:rsid w:val="002D25B1"/>
    <w:rsid w:val="002D27B9"/>
    <w:rsid w:val="002D298B"/>
    <w:rsid w:val="002D2B05"/>
    <w:rsid w:val="002D2B12"/>
    <w:rsid w:val="002D2CBA"/>
    <w:rsid w:val="002D315B"/>
    <w:rsid w:val="002D3443"/>
    <w:rsid w:val="002D37C3"/>
    <w:rsid w:val="002D3A02"/>
    <w:rsid w:val="002D3A89"/>
    <w:rsid w:val="002D3BAE"/>
    <w:rsid w:val="002D3CB2"/>
    <w:rsid w:val="002D3EF4"/>
    <w:rsid w:val="002D4187"/>
    <w:rsid w:val="002D47B6"/>
    <w:rsid w:val="002D4BF3"/>
    <w:rsid w:val="002D50E9"/>
    <w:rsid w:val="002D5459"/>
    <w:rsid w:val="002D57B2"/>
    <w:rsid w:val="002D57D1"/>
    <w:rsid w:val="002D5B63"/>
    <w:rsid w:val="002D6247"/>
    <w:rsid w:val="002D647A"/>
    <w:rsid w:val="002D65B2"/>
    <w:rsid w:val="002D6759"/>
    <w:rsid w:val="002D6EDC"/>
    <w:rsid w:val="002D71DA"/>
    <w:rsid w:val="002D7231"/>
    <w:rsid w:val="002D74D0"/>
    <w:rsid w:val="002D77C9"/>
    <w:rsid w:val="002D78DA"/>
    <w:rsid w:val="002D7942"/>
    <w:rsid w:val="002D7BE5"/>
    <w:rsid w:val="002E00B2"/>
    <w:rsid w:val="002E038D"/>
    <w:rsid w:val="002E0469"/>
    <w:rsid w:val="002E05E1"/>
    <w:rsid w:val="002E08BB"/>
    <w:rsid w:val="002E0CBC"/>
    <w:rsid w:val="002E0E07"/>
    <w:rsid w:val="002E0E92"/>
    <w:rsid w:val="002E0F6B"/>
    <w:rsid w:val="002E13E1"/>
    <w:rsid w:val="002E181F"/>
    <w:rsid w:val="002E18B6"/>
    <w:rsid w:val="002E263E"/>
    <w:rsid w:val="002E2E2A"/>
    <w:rsid w:val="002E318A"/>
    <w:rsid w:val="002E3398"/>
    <w:rsid w:val="002E34B9"/>
    <w:rsid w:val="002E3DEA"/>
    <w:rsid w:val="002E42FD"/>
    <w:rsid w:val="002E5554"/>
    <w:rsid w:val="002E5818"/>
    <w:rsid w:val="002E5983"/>
    <w:rsid w:val="002E64A8"/>
    <w:rsid w:val="002E66AD"/>
    <w:rsid w:val="002E6719"/>
    <w:rsid w:val="002E748B"/>
    <w:rsid w:val="002E7556"/>
    <w:rsid w:val="002E7664"/>
    <w:rsid w:val="002E768F"/>
    <w:rsid w:val="002E7837"/>
    <w:rsid w:val="002E78B8"/>
    <w:rsid w:val="002E7B8D"/>
    <w:rsid w:val="002E7E29"/>
    <w:rsid w:val="002F0332"/>
    <w:rsid w:val="002F0AEC"/>
    <w:rsid w:val="002F1484"/>
    <w:rsid w:val="002F17FC"/>
    <w:rsid w:val="002F195A"/>
    <w:rsid w:val="002F1FD5"/>
    <w:rsid w:val="002F23A5"/>
    <w:rsid w:val="002F27BF"/>
    <w:rsid w:val="002F3367"/>
    <w:rsid w:val="002F3497"/>
    <w:rsid w:val="002F367E"/>
    <w:rsid w:val="002F39B1"/>
    <w:rsid w:val="002F3C52"/>
    <w:rsid w:val="002F40C1"/>
    <w:rsid w:val="002F4163"/>
    <w:rsid w:val="002F41B4"/>
    <w:rsid w:val="002F4B69"/>
    <w:rsid w:val="002F54C8"/>
    <w:rsid w:val="002F5A69"/>
    <w:rsid w:val="002F5DF6"/>
    <w:rsid w:val="002F5FE1"/>
    <w:rsid w:val="002F6242"/>
    <w:rsid w:val="002F6247"/>
    <w:rsid w:val="002F6371"/>
    <w:rsid w:val="002F64ED"/>
    <w:rsid w:val="002F69B3"/>
    <w:rsid w:val="002F69E1"/>
    <w:rsid w:val="002F6BA1"/>
    <w:rsid w:val="002F6C61"/>
    <w:rsid w:val="002F6F93"/>
    <w:rsid w:val="002F71D9"/>
    <w:rsid w:val="002F780A"/>
    <w:rsid w:val="002F790D"/>
    <w:rsid w:val="002F79F8"/>
    <w:rsid w:val="002F7AB0"/>
    <w:rsid w:val="002F7BF4"/>
    <w:rsid w:val="002F7FF8"/>
    <w:rsid w:val="0030003E"/>
    <w:rsid w:val="003001CE"/>
    <w:rsid w:val="00300DAB"/>
    <w:rsid w:val="00300DFD"/>
    <w:rsid w:val="003012D9"/>
    <w:rsid w:val="0030140A"/>
    <w:rsid w:val="00301D37"/>
    <w:rsid w:val="00301D78"/>
    <w:rsid w:val="00301F58"/>
    <w:rsid w:val="00302263"/>
    <w:rsid w:val="00302D0E"/>
    <w:rsid w:val="0030347A"/>
    <w:rsid w:val="003034B9"/>
    <w:rsid w:val="00304031"/>
    <w:rsid w:val="00304128"/>
    <w:rsid w:val="00304216"/>
    <w:rsid w:val="003046D6"/>
    <w:rsid w:val="00304A28"/>
    <w:rsid w:val="003054C4"/>
    <w:rsid w:val="003056C5"/>
    <w:rsid w:val="00305828"/>
    <w:rsid w:val="00305D47"/>
    <w:rsid w:val="00306407"/>
    <w:rsid w:val="003065A3"/>
    <w:rsid w:val="00306BCD"/>
    <w:rsid w:val="00307360"/>
    <w:rsid w:val="00307686"/>
    <w:rsid w:val="003077DA"/>
    <w:rsid w:val="003078DA"/>
    <w:rsid w:val="00307966"/>
    <w:rsid w:val="00307E44"/>
    <w:rsid w:val="00310147"/>
    <w:rsid w:val="00310343"/>
    <w:rsid w:val="00310A53"/>
    <w:rsid w:val="00310D2D"/>
    <w:rsid w:val="00310E72"/>
    <w:rsid w:val="0031113C"/>
    <w:rsid w:val="00311E44"/>
    <w:rsid w:val="00311FBD"/>
    <w:rsid w:val="0031254F"/>
    <w:rsid w:val="00312703"/>
    <w:rsid w:val="00312CD8"/>
    <w:rsid w:val="00313213"/>
    <w:rsid w:val="00313D15"/>
    <w:rsid w:val="00314289"/>
    <w:rsid w:val="003145C0"/>
    <w:rsid w:val="00314A01"/>
    <w:rsid w:val="00314A50"/>
    <w:rsid w:val="00314B44"/>
    <w:rsid w:val="00314EF4"/>
    <w:rsid w:val="00315083"/>
    <w:rsid w:val="0031548E"/>
    <w:rsid w:val="003154C3"/>
    <w:rsid w:val="00315539"/>
    <w:rsid w:val="00315D37"/>
    <w:rsid w:val="00315EB3"/>
    <w:rsid w:val="00315F48"/>
    <w:rsid w:val="00315F67"/>
    <w:rsid w:val="00316359"/>
    <w:rsid w:val="003166B4"/>
    <w:rsid w:val="00316B4E"/>
    <w:rsid w:val="0031724E"/>
    <w:rsid w:val="00317847"/>
    <w:rsid w:val="00317851"/>
    <w:rsid w:val="00320844"/>
    <w:rsid w:val="00320C3C"/>
    <w:rsid w:val="0032160B"/>
    <w:rsid w:val="00321F98"/>
    <w:rsid w:val="00322126"/>
    <w:rsid w:val="003226F1"/>
    <w:rsid w:val="003228AF"/>
    <w:rsid w:val="0032294B"/>
    <w:rsid w:val="00322CDC"/>
    <w:rsid w:val="003232C5"/>
    <w:rsid w:val="00323B94"/>
    <w:rsid w:val="00324388"/>
    <w:rsid w:val="0032465F"/>
    <w:rsid w:val="0032496D"/>
    <w:rsid w:val="00325124"/>
    <w:rsid w:val="003253B2"/>
    <w:rsid w:val="0032558A"/>
    <w:rsid w:val="00325681"/>
    <w:rsid w:val="0032589A"/>
    <w:rsid w:val="003259F3"/>
    <w:rsid w:val="00326373"/>
    <w:rsid w:val="00326ABD"/>
    <w:rsid w:val="00326B4E"/>
    <w:rsid w:val="00326C03"/>
    <w:rsid w:val="003271AD"/>
    <w:rsid w:val="00327497"/>
    <w:rsid w:val="003277E4"/>
    <w:rsid w:val="00327846"/>
    <w:rsid w:val="003307AC"/>
    <w:rsid w:val="0033081A"/>
    <w:rsid w:val="00330A44"/>
    <w:rsid w:val="00330B5E"/>
    <w:rsid w:val="00330D5B"/>
    <w:rsid w:val="00330E13"/>
    <w:rsid w:val="0033136C"/>
    <w:rsid w:val="0033181E"/>
    <w:rsid w:val="00331A0F"/>
    <w:rsid w:val="00331D31"/>
    <w:rsid w:val="00331D97"/>
    <w:rsid w:val="003325C2"/>
    <w:rsid w:val="00332D5C"/>
    <w:rsid w:val="0033329D"/>
    <w:rsid w:val="00333B11"/>
    <w:rsid w:val="00333B81"/>
    <w:rsid w:val="00334117"/>
    <w:rsid w:val="003341F1"/>
    <w:rsid w:val="00334CF6"/>
    <w:rsid w:val="0033512D"/>
    <w:rsid w:val="00335B69"/>
    <w:rsid w:val="00335CA0"/>
    <w:rsid w:val="003361B2"/>
    <w:rsid w:val="003361FA"/>
    <w:rsid w:val="003362A2"/>
    <w:rsid w:val="003365AF"/>
    <w:rsid w:val="003367F1"/>
    <w:rsid w:val="00336875"/>
    <w:rsid w:val="00337254"/>
    <w:rsid w:val="003372D2"/>
    <w:rsid w:val="003373A5"/>
    <w:rsid w:val="00337870"/>
    <w:rsid w:val="00337B27"/>
    <w:rsid w:val="00337FED"/>
    <w:rsid w:val="003401A5"/>
    <w:rsid w:val="00340241"/>
    <w:rsid w:val="0034067D"/>
    <w:rsid w:val="00340DC8"/>
    <w:rsid w:val="00341721"/>
    <w:rsid w:val="00341F9F"/>
    <w:rsid w:val="00342225"/>
    <w:rsid w:val="0034226A"/>
    <w:rsid w:val="00343463"/>
    <w:rsid w:val="003434DD"/>
    <w:rsid w:val="003439BA"/>
    <w:rsid w:val="00343B25"/>
    <w:rsid w:val="00343B91"/>
    <w:rsid w:val="00343DE9"/>
    <w:rsid w:val="0034433C"/>
    <w:rsid w:val="0034480E"/>
    <w:rsid w:val="00344C06"/>
    <w:rsid w:val="00344D18"/>
    <w:rsid w:val="00344D6E"/>
    <w:rsid w:val="003453CA"/>
    <w:rsid w:val="0034571E"/>
    <w:rsid w:val="003458B2"/>
    <w:rsid w:val="00345BF4"/>
    <w:rsid w:val="00345CDD"/>
    <w:rsid w:val="00345DB2"/>
    <w:rsid w:val="00345DE0"/>
    <w:rsid w:val="00346808"/>
    <w:rsid w:val="00346968"/>
    <w:rsid w:val="00346B69"/>
    <w:rsid w:val="00346BC1"/>
    <w:rsid w:val="00346CD2"/>
    <w:rsid w:val="00346F25"/>
    <w:rsid w:val="0034783B"/>
    <w:rsid w:val="00347C72"/>
    <w:rsid w:val="00347FC7"/>
    <w:rsid w:val="00350035"/>
    <w:rsid w:val="0035005B"/>
    <w:rsid w:val="003501EE"/>
    <w:rsid w:val="003508D8"/>
    <w:rsid w:val="00350E10"/>
    <w:rsid w:val="0035146F"/>
    <w:rsid w:val="003516DF"/>
    <w:rsid w:val="00351999"/>
    <w:rsid w:val="00351BFC"/>
    <w:rsid w:val="003522FF"/>
    <w:rsid w:val="003526AA"/>
    <w:rsid w:val="0035272C"/>
    <w:rsid w:val="00352764"/>
    <w:rsid w:val="00353796"/>
    <w:rsid w:val="00353D78"/>
    <w:rsid w:val="00353E45"/>
    <w:rsid w:val="00354088"/>
    <w:rsid w:val="003540F6"/>
    <w:rsid w:val="003543D5"/>
    <w:rsid w:val="00354454"/>
    <w:rsid w:val="003544D3"/>
    <w:rsid w:val="00354A25"/>
    <w:rsid w:val="00354F8B"/>
    <w:rsid w:val="003554C9"/>
    <w:rsid w:val="003556FC"/>
    <w:rsid w:val="00355CC4"/>
    <w:rsid w:val="00355E61"/>
    <w:rsid w:val="00355FAD"/>
    <w:rsid w:val="00355FD2"/>
    <w:rsid w:val="00355FE8"/>
    <w:rsid w:val="003567F5"/>
    <w:rsid w:val="003567FF"/>
    <w:rsid w:val="00356A4E"/>
    <w:rsid w:val="00357100"/>
    <w:rsid w:val="0035712F"/>
    <w:rsid w:val="003574D4"/>
    <w:rsid w:val="0035750C"/>
    <w:rsid w:val="003579BE"/>
    <w:rsid w:val="003579CE"/>
    <w:rsid w:val="00357D43"/>
    <w:rsid w:val="00357E06"/>
    <w:rsid w:val="00357F1D"/>
    <w:rsid w:val="003601ED"/>
    <w:rsid w:val="003601FA"/>
    <w:rsid w:val="003602B0"/>
    <w:rsid w:val="0036080A"/>
    <w:rsid w:val="003608E4"/>
    <w:rsid w:val="00361A8D"/>
    <w:rsid w:val="00361AB2"/>
    <w:rsid w:val="003621A5"/>
    <w:rsid w:val="00362273"/>
    <w:rsid w:val="003625FA"/>
    <w:rsid w:val="00363100"/>
    <w:rsid w:val="0036316B"/>
    <w:rsid w:val="00363402"/>
    <w:rsid w:val="003638C8"/>
    <w:rsid w:val="00363CA4"/>
    <w:rsid w:val="00363EDE"/>
    <w:rsid w:val="00364047"/>
    <w:rsid w:val="003641BE"/>
    <w:rsid w:val="00364429"/>
    <w:rsid w:val="003647F5"/>
    <w:rsid w:val="00364AAF"/>
    <w:rsid w:val="00364AEE"/>
    <w:rsid w:val="00364E60"/>
    <w:rsid w:val="0036510F"/>
    <w:rsid w:val="00365937"/>
    <w:rsid w:val="00365942"/>
    <w:rsid w:val="003659A7"/>
    <w:rsid w:val="003661F5"/>
    <w:rsid w:val="00366325"/>
    <w:rsid w:val="0036638E"/>
    <w:rsid w:val="00366D7A"/>
    <w:rsid w:val="00366FCB"/>
    <w:rsid w:val="003670CE"/>
    <w:rsid w:val="0036731E"/>
    <w:rsid w:val="00367D2A"/>
    <w:rsid w:val="0037051C"/>
    <w:rsid w:val="0037053C"/>
    <w:rsid w:val="0037073A"/>
    <w:rsid w:val="003707E5"/>
    <w:rsid w:val="00370A57"/>
    <w:rsid w:val="00370E03"/>
    <w:rsid w:val="003712A5"/>
    <w:rsid w:val="003713A5"/>
    <w:rsid w:val="0037189C"/>
    <w:rsid w:val="00371B93"/>
    <w:rsid w:val="00372018"/>
    <w:rsid w:val="003729D4"/>
    <w:rsid w:val="00372B9C"/>
    <w:rsid w:val="00372D46"/>
    <w:rsid w:val="00372F6C"/>
    <w:rsid w:val="0037484B"/>
    <w:rsid w:val="00374B98"/>
    <w:rsid w:val="00374D3D"/>
    <w:rsid w:val="00374F8D"/>
    <w:rsid w:val="003754C9"/>
    <w:rsid w:val="00375529"/>
    <w:rsid w:val="00375E5B"/>
    <w:rsid w:val="003761A6"/>
    <w:rsid w:val="00377159"/>
    <w:rsid w:val="003771B6"/>
    <w:rsid w:val="003774AE"/>
    <w:rsid w:val="00377588"/>
    <w:rsid w:val="00377B65"/>
    <w:rsid w:val="00377B8D"/>
    <w:rsid w:val="003806DB"/>
    <w:rsid w:val="0038072E"/>
    <w:rsid w:val="0038079F"/>
    <w:rsid w:val="00380828"/>
    <w:rsid w:val="0038115A"/>
    <w:rsid w:val="003812CB"/>
    <w:rsid w:val="00381394"/>
    <w:rsid w:val="003815FF"/>
    <w:rsid w:val="00381929"/>
    <w:rsid w:val="003821DA"/>
    <w:rsid w:val="00382822"/>
    <w:rsid w:val="00382C24"/>
    <w:rsid w:val="00382FA5"/>
    <w:rsid w:val="00383051"/>
    <w:rsid w:val="003831C4"/>
    <w:rsid w:val="0038342B"/>
    <w:rsid w:val="00384427"/>
    <w:rsid w:val="0038451A"/>
    <w:rsid w:val="00384622"/>
    <w:rsid w:val="00384C63"/>
    <w:rsid w:val="00384E5F"/>
    <w:rsid w:val="003860DD"/>
    <w:rsid w:val="00386792"/>
    <w:rsid w:val="00386CE1"/>
    <w:rsid w:val="003878B0"/>
    <w:rsid w:val="00387AB3"/>
    <w:rsid w:val="0039020B"/>
    <w:rsid w:val="00390C04"/>
    <w:rsid w:val="003917E9"/>
    <w:rsid w:val="00391C1D"/>
    <w:rsid w:val="00391E0B"/>
    <w:rsid w:val="00392239"/>
    <w:rsid w:val="003925C4"/>
    <w:rsid w:val="00392817"/>
    <w:rsid w:val="003928DD"/>
    <w:rsid w:val="00392974"/>
    <w:rsid w:val="00392C72"/>
    <w:rsid w:val="003931CC"/>
    <w:rsid w:val="003938E9"/>
    <w:rsid w:val="0039487A"/>
    <w:rsid w:val="003948B8"/>
    <w:rsid w:val="00394CD2"/>
    <w:rsid w:val="00395788"/>
    <w:rsid w:val="00395A8F"/>
    <w:rsid w:val="00395DFB"/>
    <w:rsid w:val="00395E2B"/>
    <w:rsid w:val="00395EB2"/>
    <w:rsid w:val="00396884"/>
    <w:rsid w:val="00396CFF"/>
    <w:rsid w:val="00396D1B"/>
    <w:rsid w:val="00396E08"/>
    <w:rsid w:val="0039768B"/>
    <w:rsid w:val="00397972"/>
    <w:rsid w:val="00397A09"/>
    <w:rsid w:val="003A0305"/>
    <w:rsid w:val="003A0668"/>
    <w:rsid w:val="003A0680"/>
    <w:rsid w:val="003A0689"/>
    <w:rsid w:val="003A0B8B"/>
    <w:rsid w:val="003A0EBE"/>
    <w:rsid w:val="003A1014"/>
    <w:rsid w:val="003A1526"/>
    <w:rsid w:val="003A180E"/>
    <w:rsid w:val="003A18FC"/>
    <w:rsid w:val="003A1E8F"/>
    <w:rsid w:val="003A20FB"/>
    <w:rsid w:val="003A23AA"/>
    <w:rsid w:val="003A27D7"/>
    <w:rsid w:val="003A32F1"/>
    <w:rsid w:val="003A3B30"/>
    <w:rsid w:val="003A49EC"/>
    <w:rsid w:val="003A4B8F"/>
    <w:rsid w:val="003A4CFD"/>
    <w:rsid w:val="003A5028"/>
    <w:rsid w:val="003A54EA"/>
    <w:rsid w:val="003A578B"/>
    <w:rsid w:val="003A5E36"/>
    <w:rsid w:val="003A5F0D"/>
    <w:rsid w:val="003A644E"/>
    <w:rsid w:val="003A650D"/>
    <w:rsid w:val="003A65A6"/>
    <w:rsid w:val="003A76FC"/>
    <w:rsid w:val="003A7D81"/>
    <w:rsid w:val="003B04FA"/>
    <w:rsid w:val="003B05E1"/>
    <w:rsid w:val="003B0653"/>
    <w:rsid w:val="003B06E0"/>
    <w:rsid w:val="003B07E9"/>
    <w:rsid w:val="003B0B0B"/>
    <w:rsid w:val="003B1EEE"/>
    <w:rsid w:val="003B2173"/>
    <w:rsid w:val="003B251D"/>
    <w:rsid w:val="003B27F2"/>
    <w:rsid w:val="003B2851"/>
    <w:rsid w:val="003B28FD"/>
    <w:rsid w:val="003B2B39"/>
    <w:rsid w:val="003B2B97"/>
    <w:rsid w:val="003B3122"/>
    <w:rsid w:val="003B44AD"/>
    <w:rsid w:val="003B490A"/>
    <w:rsid w:val="003B4A82"/>
    <w:rsid w:val="003B4BAA"/>
    <w:rsid w:val="003B4EFB"/>
    <w:rsid w:val="003B4F88"/>
    <w:rsid w:val="003B50F7"/>
    <w:rsid w:val="003B55DD"/>
    <w:rsid w:val="003B56BE"/>
    <w:rsid w:val="003B5A94"/>
    <w:rsid w:val="003B5EC6"/>
    <w:rsid w:val="003B61B4"/>
    <w:rsid w:val="003B6227"/>
    <w:rsid w:val="003B660C"/>
    <w:rsid w:val="003B7091"/>
    <w:rsid w:val="003B71AF"/>
    <w:rsid w:val="003B784B"/>
    <w:rsid w:val="003B7BA9"/>
    <w:rsid w:val="003B7D2D"/>
    <w:rsid w:val="003B7D7B"/>
    <w:rsid w:val="003C0139"/>
    <w:rsid w:val="003C0151"/>
    <w:rsid w:val="003C058C"/>
    <w:rsid w:val="003C07DF"/>
    <w:rsid w:val="003C0959"/>
    <w:rsid w:val="003C0F25"/>
    <w:rsid w:val="003C111C"/>
    <w:rsid w:val="003C14FC"/>
    <w:rsid w:val="003C1554"/>
    <w:rsid w:val="003C19E5"/>
    <w:rsid w:val="003C1AB2"/>
    <w:rsid w:val="003C21C2"/>
    <w:rsid w:val="003C2594"/>
    <w:rsid w:val="003C2A52"/>
    <w:rsid w:val="003C2DE2"/>
    <w:rsid w:val="003C2E09"/>
    <w:rsid w:val="003C3589"/>
    <w:rsid w:val="003C3CFF"/>
    <w:rsid w:val="003C3EA4"/>
    <w:rsid w:val="003C4AB0"/>
    <w:rsid w:val="003C4B0D"/>
    <w:rsid w:val="003C4B87"/>
    <w:rsid w:val="003C500C"/>
    <w:rsid w:val="003C58E4"/>
    <w:rsid w:val="003C5EF4"/>
    <w:rsid w:val="003C6356"/>
    <w:rsid w:val="003C6A31"/>
    <w:rsid w:val="003C6F5A"/>
    <w:rsid w:val="003C713E"/>
    <w:rsid w:val="003C7C45"/>
    <w:rsid w:val="003C7EF3"/>
    <w:rsid w:val="003D04BE"/>
    <w:rsid w:val="003D052F"/>
    <w:rsid w:val="003D0FE0"/>
    <w:rsid w:val="003D1059"/>
    <w:rsid w:val="003D111D"/>
    <w:rsid w:val="003D122B"/>
    <w:rsid w:val="003D126A"/>
    <w:rsid w:val="003D1FA8"/>
    <w:rsid w:val="003D1FB3"/>
    <w:rsid w:val="003D206B"/>
    <w:rsid w:val="003D21B0"/>
    <w:rsid w:val="003D223B"/>
    <w:rsid w:val="003D2480"/>
    <w:rsid w:val="003D2702"/>
    <w:rsid w:val="003D310B"/>
    <w:rsid w:val="003D3299"/>
    <w:rsid w:val="003D3A8A"/>
    <w:rsid w:val="003D3BE9"/>
    <w:rsid w:val="003D3DDA"/>
    <w:rsid w:val="003D3EFA"/>
    <w:rsid w:val="003D40FB"/>
    <w:rsid w:val="003D47F1"/>
    <w:rsid w:val="003D48FC"/>
    <w:rsid w:val="003D4924"/>
    <w:rsid w:val="003D49B7"/>
    <w:rsid w:val="003D4E79"/>
    <w:rsid w:val="003D4E91"/>
    <w:rsid w:val="003D50C7"/>
    <w:rsid w:val="003D5317"/>
    <w:rsid w:val="003D549B"/>
    <w:rsid w:val="003D5566"/>
    <w:rsid w:val="003D59FC"/>
    <w:rsid w:val="003D654F"/>
    <w:rsid w:val="003D6A92"/>
    <w:rsid w:val="003D6CA5"/>
    <w:rsid w:val="003D6CF0"/>
    <w:rsid w:val="003D6D38"/>
    <w:rsid w:val="003D74B5"/>
    <w:rsid w:val="003D7869"/>
    <w:rsid w:val="003D7991"/>
    <w:rsid w:val="003D7B2B"/>
    <w:rsid w:val="003D7D81"/>
    <w:rsid w:val="003D7EAD"/>
    <w:rsid w:val="003E02F6"/>
    <w:rsid w:val="003E0537"/>
    <w:rsid w:val="003E07B4"/>
    <w:rsid w:val="003E0BE8"/>
    <w:rsid w:val="003E0DF3"/>
    <w:rsid w:val="003E1585"/>
    <w:rsid w:val="003E1805"/>
    <w:rsid w:val="003E1AF3"/>
    <w:rsid w:val="003E1D51"/>
    <w:rsid w:val="003E1F30"/>
    <w:rsid w:val="003E1F5B"/>
    <w:rsid w:val="003E208E"/>
    <w:rsid w:val="003E2353"/>
    <w:rsid w:val="003E242F"/>
    <w:rsid w:val="003E243F"/>
    <w:rsid w:val="003E28B5"/>
    <w:rsid w:val="003E299B"/>
    <w:rsid w:val="003E2FBD"/>
    <w:rsid w:val="003E33F9"/>
    <w:rsid w:val="003E4535"/>
    <w:rsid w:val="003E4754"/>
    <w:rsid w:val="003E5014"/>
    <w:rsid w:val="003E55AB"/>
    <w:rsid w:val="003E58C9"/>
    <w:rsid w:val="003E5D2B"/>
    <w:rsid w:val="003E61BC"/>
    <w:rsid w:val="003E61D2"/>
    <w:rsid w:val="003E6223"/>
    <w:rsid w:val="003E6241"/>
    <w:rsid w:val="003E675E"/>
    <w:rsid w:val="003E67C3"/>
    <w:rsid w:val="003E702B"/>
    <w:rsid w:val="003E7056"/>
    <w:rsid w:val="003E7093"/>
    <w:rsid w:val="003E7B7F"/>
    <w:rsid w:val="003E7CA3"/>
    <w:rsid w:val="003F0446"/>
    <w:rsid w:val="003F0EEB"/>
    <w:rsid w:val="003F10EB"/>
    <w:rsid w:val="003F1358"/>
    <w:rsid w:val="003F25BF"/>
    <w:rsid w:val="003F26BC"/>
    <w:rsid w:val="003F2737"/>
    <w:rsid w:val="003F29CF"/>
    <w:rsid w:val="003F2AD4"/>
    <w:rsid w:val="003F2ED4"/>
    <w:rsid w:val="003F38F6"/>
    <w:rsid w:val="003F3EF3"/>
    <w:rsid w:val="003F41B7"/>
    <w:rsid w:val="003F422E"/>
    <w:rsid w:val="003F42B5"/>
    <w:rsid w:val="003F43B0"/>
    <w:rsid w:val="003F43FD"/>
    <w:rsid w:val="003F4B27"/>
    <w:rsid w:val="003F4D4A"/>
    <w:rsid w:val="003F4EE9"/>
    <w:rsid w:val="003F5287"/>
    <w:rsid w:val="003F545A"/>
    <w:rsid w:val="003F563E"/>
    <w:rsid w:val="003F58B8"/>
    <w:rsid w:val="003F5BF8"/>
    <w:rsid w:val="003F5C0C"/>
    <w:rsid w:val="003F5ED5"/>
    <w:rsid w:val="003F6002"/>
    <w:rsid w:val="003F6886"/>
    <w:rsid w:val="003F6AC7"/>
    <w:rsid w:val="003F6B0F"/>
    <w:rsid w:val="003F6B1D"/>
    <w:rsid w:val="003F6C70"/>
    <w:rsid w:val="003F6C7E"/>
    <w:rsid w:val="003F6D94"/>
    <w:rsid w:val="004000BA"/>
    <w:rsid w:val="0040044A"/>
    <w:rsid w:val="004006FB"/>
    <w:rsid w:val="0040070A"/>
    <w:rsid w:val="004008EB"/>
    <w:rsid w:val="00400DEC"/>
    <w:rsid w:val="0040136F"/>
    <w:rsid w:val="00401508"/>
    <w:rsid w:val="004018DE"/>
    <w:rsid w:val="004019C9"/>
    <w:rsid w:val="00401D3C"/>
    <w:rsid w:val="00401E91"/>
    <w:rsid w:val="00401EA0"/>
    <w:rsid w:val="00402000"/>
    <w:rsid w:val="004025B8"/>
    <w:rsid w:val="0040263C"/>
    <w:rsid w:val="00402A86"/>
    <w:rsid w:val="00402C43"/>
    <w:rsid w:val="00403E6D"/>
    <w:rsid w:val="00403EA2"/>
    <w:rsid w:val="0040421A"/>
    <w:rsid w:val="004043A9"/>
    <w:rsid w:val="00404462"/>
    <w:rsid w:val="00404C8E"/>
    <w:rsid w:val="00405D95"/>
    <w:rsid w:val="004060AC"/>
    <w:rsid w:val="004064BF"/>
    <w:rsid w:val="004069F9"/>
    <w:rsid w:val="00406E0F"/>
    <w:rsid w:val="00406E5B"/>
    <w:rsid w:val="0040703D"/>
    <w:rsid w:val="004071E8"/>
    <w:rsid w:val="00407404"/>
    <w:rsid w:val="004074EE"/>
    <w:rsid w:val="00407990"/>
    <w:rsid w:val="00407FA1"/>
    <w:rsid w:val="004100C5"/>
    <w:rsid w:val="004103FD"/>
    <w:rsid w:val="00410695"/>
    <w:rsid w:val="00410889"/>
    <w:rsid w:val="00410976"/>
    <w:rsid w:val="00410D1D"/>
    <w:rsid w:val="0041109D"/>
    <w:rsid w:val="0041122A"/>
    <w:rsid w:val="004113EF"/>
    <w:rsid w:val="004118D1"/>
    <w:rsid w:val="0041193F"/>
    <w:rsid w:val="00412122"/>
    <w:rsid w:val="00412487"/>
    <w:rsid w:val="004124AA"/>
    <w:rsid w:val="00412DA3"/>
    <w:rsid w:val="00412E59"/>
    <w:rsid w:val="004133B8"/>
    <w:rsid w:val="00413466"/>
    <w:rsid w:val="0041358D"/>
    <w:rsid w:val="004136EA"/>
    <w:rsid w:val="004142D1"/>
    <w:rsid w:val="004147D4"/>
    <w:rsid w:val="00415014"/>
    <w:rsid w:val="00415017"/>
    <w:rsid w:val="004152B9"/>
    <w:rsid w:val="0041549B"/>
    <w:rsid w:val="00415649"/>
    <w:rsid w:val="0041573E"/>
    <w:rsid w:val="004159AF"/>
    <w:rsid w:val="0041608C"/>
    <w:rsid w:val="004164AD"/>
    <w:rsid w:val="004164B0"/>
    <w:rsid w:val="004164C6"/>
    <w:rsid w:val="004164F3"/>
    <w:rsid w:val="00416598"/>
    <w:rsid w:val="00416846"/>
    <w:rsid w:val="00416915"/>
    <w:rsid w:val="00416F18"/>
    <w:rsid w:val="00417047"/>
    <w:rsid w:val="00417830"/>
    <w:rsid w:val="0042048F"/>
    <w:rsid w:val="00420692"/>
    <w:rsid w:val="00420D87"/>
    <w:rsid w:val="00420F0B"/>
    <w:rsid w:val="00421275"/>
    <w:rsid w:val="004222C3"/>
    <w:rsid w:val="0042238E"/>
    <w:rsid w:val="004228DB"/>
    <w:rsid w:val="00423042"/>
    <w:rsid w:val="00423369"/>
    <w:rsid w:val="0042367A"/>
    <w:rsid w:val="00423730"/>
    <w:rsid w:val="00423A76"/>
    <w:rsid w:val="00423C84"/>
    <w:rsid w:val="00423F1B"/>
    <w:rsid w:val="0042421E"/>
    <w:rsid w:val="00424497"/>
    <w:rsid w:val="004244CC"/>
    <w:rsid w:val="004246AC"/>
    <w:rsid w:val="00425215"/>
    <w:rsid w:val="0042575F"/>
    <w:rsid w:val="00425D14"/>
    <w:rsid w:val="00425FCC"/>
    <w:rsid w:val="004260F8"/>
    <w:rsid w:val="00426906"/>
    <w:rsid w:val="00426BB2"/>
    <w:rsid w:val="004271EB"/>
    <w:rsid w:val="004272BB"/>
    <w:rsid w:val="004276A7"/>
    <w:rsid w:val="00427958"/>
    <w:rsid w:val="0043031F"/>
    <w:rsid w:val="0043040A"/>
    <w:rsid w:val="00430566"/>
    <w:rsid w:val="0043090D"/>
    <w:rsid w:val="00431325"/>
    <w:rsid w:val="00431375"/>
    <w:rsid w:val="00431453"/>
    <w:rsid w:val="0043190C"/>
    <w:rsid w:val="00431B0D"/>
    <w:rsid w:val="00431CDC"/>
    <w:rsid w:val="00432120"/>
    <w:rsid w:val="00432549"/>
    <w:rsid w:val="00432889"/>
    <w:rsid w:val="00432BF5"/>
    <w:rsid w:val="0043372B"/>
    <w:rsid w:val="00433A2D"/>
    <w:rsid w:val="00433B6A"/>
    <w:rsid w:val="00434439"/>
    <w:rsid w:val="004346B4"/>
    <w:rsid w:val="004348E1"/>
    <w:rsid w:val="00434ADA"/>
    <w:rsid w:val="00434BF8"/>
    <w:rsid w:val="00435063"/>
    <w:rsid w:val="0043513E"/>
    <w:rsid w:val="00435361"/>
    <w:rsid w:val="00435840"/>
    <w:rsid w:val="00435D0F"/>
    <w:rsid w:val="00435EAA"/>
    <w:rsid w:val="00436B37"/>
    <w:rsid w:val="00436BCD"/>
    <w:rsid w:val="00436BE0"/>
    <w:rsid w:val="00436D05"/>
    <w:rsid w:val="00437141"/>
    <w:rsid w:val="00437161"/>
    <w:rsid w:val="00437568"/>
    <w:rsid w:val="0043761D"/>
    <w:rsid w:val="00437CF1"/>
    <w:rsid w:val="00437DAD"/>
    <w:rsid w:val="00437E2C"/>
    <w:rsid w:val="00437E90"/>
    <w:rsid w:val="00440738"/>
    <w:rsid w:val="00440C38"/>
    <w:rsid w:val="00440CA9"/>
    <w:rsid w:val="00440CAA"/>
    <w:rsid w:val="00440FC6"/>
    <w:rsid w:val="00441058"/>
    <w:rsid w:val="00441329"/>
    <w:rsid w:val="00441366"/>
    <w:rsid w:val="00441B26"/>
    <w:rsid w:val="00441FEA"/>
    <w:rsid w:val="00442277"/>
    <w:rsid w:val="00442381"/>
    <w:rsid w:val="004425BC"/>
    <w:rsid w:val="00442B6B"/>
    <w:rsid w:val="00442D57"/>
    <w:rsid w:val="00442D8A"/>
    <w:rsid w:val="00442EC3"/>
    <w:rsid w:val="00443283"/>
    <w:rsid w:val="00443C1E"/>
    <w:rsid w:val="00443CA9"/>
    <w:rsid w:val="00443CB6"/>
    <w:rsid w:val="00443FF3"/>
    <w:rsid w:val="00444153"/>
    <w:rsid w:val="004443C9"/>
    <w:rsid w:val="00444850"/>
    <w:rsid w:val="004448D3"/>
    <w:rsid w:val="00444ACE"/>
    <w:rsid w:val="00444B02"/>
    <w:rsid w:val="00444D35"/>
    <w:rsid w:val="00444D74"/>
    <w:rsid w:val="00444EEE"/>
    <w:rsid w:val="00444F0C"/>
    <w:rsid w:val="00445001"/>
    <w:rsid w:val="00445145"/>
    <w:rsid w:val="00445181"/>
    <w:rsid w:val="00445281"/>
    <w:rsid w:val="004456A0"/>
    <w:rsid w:val="00445F52"/>
    <w:rsid w:val="00445F87"/>
    <w:rsid w:val="004467A0"/>
    <w:rsid w:val="00446905"/>
    <w:rsid w:val="004471B4"/>
    <w:rsid w:val="00447223"/>
    <w:rsid w:val="00447669"/>
    <w:rsid w:val="00447C11"/>
    <w:rsid w:val="0045085E"/>
    <w:rsid w:val="00450A45"/>
    <w:rsid w:val="00450BE8"/>
    <w:rsid w:val="00450F64"/>
    <w:rsid w:val="00451436"/>
    <w:rsid w:val="00451920"/>
    <w:rsid w:val="00451961"/>
    <w:rsid w:val="0045226F"/>
    <w:rsid w:val="004528E5"/>
    <w:rsid w:val="00452BA0"/>
    <w:rsid w:val="00452D7B"/>
    <w:rsid w:val="0045323A"/>
    <w:rsid w:val="00453587"/>
    <w:rsid w:val="00453588"/>
    <w:rsid w:val="00453729"/>
    <w:rsid w:val="004537DB"/>
    <w:rsid w:val="004538B7"/>
    <w:rsid w:val="00454B72"/>
    <w:rsid w:val="004558B2"/>
    <w:rsid w:val="0045594D"/>
    <w:rsid w:val="004559B2"/>
    <w:rsid w:val="00455FB9"/>
    <w:rsid w:val="0045602D"/>
    <w:rsid w:val="004560B8"/>
    <w:rsid w:val="0045615D"/>
    <w:rsid w:val="00456456"/>
    <w:rsid w:val="00456731"/>
    <w:rsid w:val="004568ED"/>
    <w:rsid w:val="00456DE1"/>
    <w:rsid w:val="00456F8D"/>
    <w:rsid w:val="004570BB"/>
    <w:rsid w:val="00457514"/>
    <w:rsid w:val="00457629"/>
    <w:rsid w:val="0045774C"/>
    <w:rsid w:val="00457FD7"/>
    <w:rsid w:val="00460190"/>
    <w:rsid w:val="00460900"/>
    <w:rsid w:val="00461693"/>
    <w:rsid w:val="0046188E"/>
    <w:rsid w:val="00461B60"/>
    <w:rsid w:val="00461BFD"/>
    <w:rsid w:val="00461E60"/>
    <w:rsid w:val="00462DCA"/>
    <w:rsid w:val="0046303D"/>
    <w:rsid w:val="00463109"/>
    <w:rsid w:val="00463522"/>
    <w:rsid w:val="00463922"/>
    <w:rsid w:val="00463A64"/>
    <w:rsid w:val="00464149"/>
    <w:rsid w:val="004641A6"/>
    <w:rsid w:val="00464DE9"/>
    <w:rsid w:val="004650B3"/>
    <w:rsid w:val="004652B0"/>
    <w:rsid w:val="0046565C"/>
    <w:rsid w:val="004658BA"/>
    <w:rsid w:val="00465E64"/>
    <w:rsid w:val="00465EBA"/>
    <w:rsid w:val="004660F8"/>
    <w:rsid w:val="004665D7"/>
    <w:rsid w:val="0046683D"/>
    <w:rsid w:val="00466FC6"/>
    <w:rsid w:val="00467298"/>
    <w:rsid w:val="00467BA7"/>
    <w:rsid w:val="00467CD8"/>
    <w:rsid w:val="00467DD6"/>
    <w:rsid w:val="0047067C"/>
    <w:rsid w:val="004707FE"/>
    <w:rsid w:val="00470E96"/>
    <w:rsid w:val="00470F60"/>
    <w:rsid w:val="004710DB"/>
    <w:rsid w:val="00471484"/>
    <w:rsid w:val="004717E7"/>
    <w:rsid w:val="004724A1"/>
    <w:rsid w:val="00472C28"/>
    <w:rsid w:val="00472E85"/>
    <w:rsid w:val="0047300E"/>
    <w:rsid w:val="004733A1"/>
    <w:rsid w:val="00473855"/>
    <w:rsid w:val="00473DC8"/>
    <w:rsid w:val="00473FA1"/>
    <w:rsid w:val="00474172"/>
    <w:rsid w:val="004743AC"/>
    <w:rsid w:val="004743EC"/>
    <w:rsid w:val="00474565"/>
    <w:rsid w:val="0047463C"/>
    <w:rsid w:val="004749AA"/>
    <w:rsid w:val="00474C95"/>
    <w:rsid w:val="00474D53"/>
    <w:rsid w:val="00474EB0"/>
    <w:rsid w:val="004752E1"/>
    <w:rsid w:val="004758E4"/>
    <w:rsid w:val="004761D6"/>
    <w:rsid w:val="0047635E"/>
    <w:rsid w:val="00476371"/>
    <w:rsid w:val="00476636"/>
    <w:rsid w:val="00476D42"/>
    <w:rsid w:val="00476E19"/>
    <w:rsid w:val="00477729"/>
    <w:rsid w:val="0047785E"/>
    <w:rsid w:val="00477A87"/>
    <w:rsid w:val="00477AC4"/>
    <w:rsid w:val="00477CEE"/>
    <w:rsid w:val="004802B4"/>
    <w:rsid w:val="0048084E"/>
    <w:rsid w:val="0048093F"/>
    <w:rsid w:val="00480BB8"/>
    <w:rsid w:val="00480BF2"/>
    <w:rsid w:val="00480C6A"/>
    <w:rsid w:val="004813BF"/>
    <w:rsid w:val="0048176F"/>
    <w:rsid w:val="00481B27"/>
    <w:rsid w:val="0048212C"/>
    <w:rsid w:val="00482164"/>
    <w:rsid w:val="004823BC"/>
    <w:rsid w:val="00482F62"/>
    <w:rsid w:val="00483211"/>
    <w:rsid w:val="00483F1A"/>
    <w:rsid w:val="004846C8"/>
    <w:rsid w:val="00484BA1"/>
    <w:rsid w:val="00484E5A"/>
    <w:rsid w:val="00485149"/>
    <w:rsid w:val="00485166"/>
    <w:rsid w:val="00485703"/>
    <w:rsid w:val="004858C2"/>
    <w:rsid w:val="00485AAC"/>
    <w:rsid w:val="00485C2B"/>
    <w:rsid w:val="00485E57"/>
    <w:rsid w:val="00486326"/>
    <w:rsid w:val="00486351"/>
    <w:rsid w:val="004863FC"/>
    <w:rsid w:val="00486545"/>
    <w:rsid w:val="00486638"/>
    <w:rsid w:val="004867BE"/>
    <w:rsid w:val="0048698F"/>
    <w:rsid w:val="004869F6"/>
    <w:rsid w:val="00486C97"/>
    <w:rsid w:val="00487AE8"/>
    <w:rsid w:val="00487CC4"/>
    <w:rsid w:val="00487F60"/>
    <w:rsid w:val="0049061E"/>
    <w:rsid w:val="004908E4"/>
    <w:rsid w:val="00490C1A"/>
    <w:rsid w:val="00491419"/>
    <w:rsid w:val="004917E3"/>
    <w:rsid w:val="00491F8C"/>
    <w:rsid w:val="0049228B"/>
    <w:rsid w:val="00493088"/>
    <w:rsid w:val="00493281"/>
    <w:rsid w:val="00493437"/>
    <w:rsid w:val="004937B7"/>
    <w:rsid w:val="00493910"/>
    <w:rsid w:val="00493991"/>
    <w:rsid w:val="00493F13"/>
    <w:rsid w:val="004945A2"/>
    <w:rsid w:val="004945E8"/>
    <w:rsid w:val="004949AD"/>
    <w:rsid w:val="00494A15"/>
    <w:rsid w:val="00494ABA"/>
    <w:rsid w:val="00495074"/>
    <w:rsid w:val="00495552"/>
    <w:rsid w:val="004957C3"/>
    <w:rsid w:val="0049581B"/>
    <w:rsid w:val="004958F7"/>
    <w:rsid w:val="00495EA9"/>
    <w:rsid w:val="00495FAD"/>
    <w:rsid w:val="00495FE5"/>
    <w:rsid w:val="004961AE"/>
    <w:rsid w:val="00496245"/>
    <w:rsid w:val="0049625F"/>
    <w:rsid w:val="0049626A"/>
    <w:rsid w:val="004963A7"/>
    <w:rsid w:val="00496994"/>
    <w:rsid w:val="00496A1D"/>
    <w:rsid w:val="00496A52"/>
    <w:rsid w:val="00496BB6"/>
    <w:rsid w:val="00497221"/>
    <w:rsid w:val="004979FF"/>
    <w:rsid w:val="00497CBD"/>
    <w:rsid w:val="00497DA8"/>
    <w:rsid w:val="004A003E"/>
    <w:rsid w:val="004A00AA"/>
    <w:rsid w:val="004A0178"/>
    <w:rsid w:val="004A0438"/>
    <w:rsid w:val="004A076A"/>
    <w:rsid w:val="004A0828"/>
    <w:rsid w:val="004A0860"/>
    <w:rsid w:val="004A0A1E"/>
    <w:rsid w:val="004A0BFB"/>
    <w:rsid w:val="004A0CE2"/>
    <w:rsid w:val="004A12BB"/>
    <w:rsid w:val="004A17C5"/>
    <w:rsid w:val="004A1F8E"/>
    <w:rsid w:val="004A24E4"/>
    <w:rsid w:val="004A2808"/>
    <w:rsid w:val="004A29E6"/>
    <w:rsid w:val="004A3084"/>
    <w:rsid w:val="004A30AC"/>
    <w:rsid w:val="004A3280"/>
    <w:rsid w:val="004A329A"/>
    <w:rsid w:val="004A3E4A"/>
    <w:rsid w:val="004A40C7"/>
    <w:rsid w:val="004A42A6"/>
    <w:rsid w:val="004A433F"/>
    <w:rsid w:val="004A4897"/>
    <w:rsid w:val="004A4997"/>
    <w:rsid w:val="004A4ADA"/>
    <w:rsid w:val="004A4F2C"/>
    <w:rsid w:val="004A5116"/>
    <w:rsid w:val="004A527F"/>
    <w:rsid w:val="004A532B"/>
    <w:rsid w:val="004A54FA"/>
    <w:rsid w:val="004A5780"/>
    <w:rsid w:val="004A59C7"/>
    <w:rsid w:val="004A5B45"/>
    <w:rsid w:val="004A5E51"/>
    <w:rsid w:val="004A5F0C"/>
    <w:rsid w:val="004A64E6"/>
    <w:rsid w:val="004A6CB0"/>
    <w:rsid w:val="004A6D30"/>
    <w:rsid w:val="004A757A"/>
    <w:rsid w:val="004B0729"/>
    <w:rsid w:val="004B0823"/>
    <w:rsid w:val="004B0944"/>
    <w:rsid w:val="004B0E5F"/>
    <w:rsid w:val="004B1744"/>
    <w:rsid w:val="004B1840"/>
    <w:rsid w:val="004B1BA8"/>
    <w:rsid w:val="004B1EA1"/>
    <w:rsid w:val="004B213C"/>
    <w:rsid w:val="004B2198"/>
    <w:rsid w:val="004B2864"/>
    <w:rsid w:val="004B2AE6"/>
    <w:rsid w:val="004B2C41"/>
    <w:rsid w:val="004B2EBE"/>
    <w:rsid w:val="004B3C9C"/>
    <w:rsid w:val="004B42F4"/>
    <w:rsid w:val="004B443B"/>
    <w:rsid w:val="004B46E0"/>
    <w:rsid w:val="004B4B76"/>
    <w:rsid w:val="004B4B88"/>
    <w:rsid w:val="004B4BD8"/>
    <w:rsid w:val="004B4FC8"/>
    <w:rsid w:val="004B50B3"/>
    <w:rsid w:val="004B5118"/>
    <w:rsid w:val="004B5454"/>
    <w:rsid w:val="004B5551"/>
    <w:rsid w:val="004B55CD"/>
    <w:rsid w:val="004B5B61"/>
    <w:rsid w:val="004B5CE8"/>
    <w:rsid w:val="004B5E92"/>
    <w:rsid w:val="004B6387"/>
    <w:rsid w:val="004B6410"/>
    <w:rsid w:val="004B6893"/>
    <w:rsid w:val="004B69E8"/>
    <w:rsid w:val="004B7298"/>
    <w:rsid w:val="004B7460"/>
    <w:rsid w:val="004B7A58"/>
    <w:rsid w:val="004B7BB1"/>
    <w:rsid w:val="004C01D1"/>
    <w:rsid w:val="004C0552"/>
    <w:rsid w:val="004C0BA4"/>
    <w:rsid w:val="004C0F04"/>
    <w:rsid w:val="004C10BA"/>
    <w:rsid w:val="004C1313"/>
    <w:rsid w:val="004C1683"/>
    <w:rsid w:val="004C175F"/>
    <w:rsid w:val="004C17D5"/>
    <w:rsid w:val="004C1B2E"/>
    <w:rsid w:val="004C2016"/>
    <w:rsid w:val="004C212B"/>
    <w:rsid w:val="004C2B61"/>
    <w:rsid w:val="004C2E5E"/>
    <w:rsid w:val="004C2E9D"/>
    <w:rsid w:val="004C32B6"/>
    <w:rsid w:val="004C3A4E"/>
    <w:rsid w:val="004C3B10"/>
    <w:rsid w:val="004C3CEC"/>
    <w:rsid w:val="004C3D1C"/>
    <w:rsid w:val="004C3E01"/>
    <w:rsid w:val="004C49C4"/>
    <w:rsid w:val="004C4A1C"/>
    <w:rsid w:val="004C4DF1"/>
    <w:rsid w:val="004C503C"/>
    <w:rsid w:val="004C50FD"/>
    <w:rsid w:val="004C53A0"/>
    <w:rsid w:val="004C552E"/>
    <w:rsid w:val="004C55C7"/>
    <w:rsid w:val="004C571D"/>
    <w:rsid w:val="004C5801"/>
    <w:rsid w:val="004C58C2"/>
    <w:rsid w:val="004C59A9"/>
    <w:rsid w:val="004C5B14"/>
    <w:rsid w:val="004C6052"/>
    <w:rsid w:val="004C6245"/>
    <w:rsid w:val="004C6707"/>
    <w:rsid w:val="004C6829"/>
    <w:rsid w:val="004C6F65"/>
    <w:rsid w:val="004C77D0"/>
    <w:rsid w:val="004C78C3"/>
    <w:rsid w:val="004C78DB"/>
    <w:rsid w:val="004C7A68"/>
    <w:rsid w:val="004C7B23"/>
    <w:rsid w:val="004D056A"/>
    <w:rsid w:val="004D0732"/>
    <w:rsid w:val="004D07D6"/>
    <w:rsid w:val="004D0B80"/>
    <w:rsid w:val="004D0D07"/>
    <w:rsid w:val="004D0D7A"/>
    <w:rsid w:val="004D0E30"/>
    <w:rsid w:val="004D18B1"/>
    <w:rsid w:val="004D243C"/>
    <w:rsid w:val="004D29F1"/>
    <w:rsid w:val="004D2AAF"/>
    <w:rsid w:val="004D2B50"/>
    <w:rsid w:val="004D32FA"/>
    <w:rsid w:val="004D3480"/>
    <w:rsid w:val="004D3578"/>
    <w:rsid w:val="004D35C8"/>
    <w:rsid w:val="004D3BA1"/>
    <w:rsid w:val="004D41D5"/>
    <w:rsid w:val="004D473A"/>
    <w:rsid w:val="004D47A4"/>
    <w:rsid w:val="004D4BDA"/>
    <w:rsid w:val="004D4E7F"/>
    <w:rsid w:val="004D5479"/>
    <w:rsid w:val="004D54BF"/>
    <w:rsid w:val="004D5588"/>
    <w:rsid w:val="004D55E2"/>
    <w:rsid w:val="004D5854"/>
    <w:rsid w:val="004D5862"/>
    <w:rsid w:val="004D6340"/>
    <w:rsid w:val="004D6736"/>
    <w:rsid w:val="004D6FA3"/>
    <w:rsid w:val="004D7443"/>
    <w:rsid w:val="004D75C2"/>
    <w:rsid w:val="004D78CF"/>
    <w:rsid w:val="004D78DE"/>
    <w:rsid w:val="004D792C"/>
    <w:rsid w:val="004D7BB3"/>
    <w:rsid w:val="004D7BEE"/>
    <w:rsid w:val="004D7DA9"/>
    <w:rsid w:val="004E03A4"/>
    <w:rsid w:val="004E042D"/>
    <w:rsid w:val="004E087C"/>
    <w:rsid w:val="004E0D49"/>
    <w:rsid w:val="004E0F44"/>
    <w:rsid w:val="004E1AFB"/>
    <w:rsid w:val="004E1E19"/>
    <w:rsid w:val="004E1E2F"/>
    <w:rsid w:val="004E20DC"/>
    <w:rsid w:val="004E2369"/>
    <w:rsid w:val="004E2905"/>
    <w:rsid w:val="004E2D2B"/>
    <w:rsid w:val="004E3051"/>
    <w:rsid w:val="004E3260"/>
    <w:rsid w:val="004E339A"/>
    <w:rsid w:val="004E36F2"/>
    <w:rsid w:val="004E3F03"/>
    <w:rsid w:val="004E4491"/>
    <w:rsid w:val="004E49DB"/>
    <w:rsid w:val="004E4E0F"/>
    <w:rsid w:val="004E5547"/>
    <w:rsid w:val="004E5972"/>
    <w:rsid w:val="004E5B9C"/>
    <w:rsid w:val="004E5DB8"/>
    <w:rsid w:val="004E5DFC"/>
    <w:rsid w:val="004E6602"/>
    <w:rsid w:val="004E70B1"/>
    <w:rsid w:val="004E76CB"/>
    <w:rsid w:val="004E781D"/>
    <w:rsid w:val="004E7CF9"/>
    <w:rsid w:val="004E7DE6"/>
    <w:rsid w:val="004E7F54"/>
    <w:rsid w:val="004F02F0"/>
    <w:rsid w:val="004F0760"/>
    <w:rsid w:val="004F0806"/>
    <w:rsid w:val="004F09F2"/>
    <w:rsid w:val="004F0D7F"/>
    <w:rsid w:val="004F0E35"/>
    <w:rsid w:val="004F0F74"/>
    <w:rsid w:val="004F10AE"/>
    <w:rsid w:val="004F178B"/>
    <w:rsid w:val="004F19B3"/>
    <w:rsid w:val="004F1DB0"/>
    <w:rsid w:val="004F20F0"/>
    <w:rsid w:val="004F21C5"/>
    <w:rsid w:val="004F234E"/>
    <w:rsid w:val="004F257E"/>
    <w:rsid w:val="004F28A5"/>
    <w:rsid w:val="004F2ADC"/>
    <w:rsid w:val="004F3396"/>
    <w:rsid w:val="004F3454"/>
    <w:rsid w:val="004F3661"/>
    <w:rsid w:val="004F36A5"/>
    <w:rsid w:val="004F3C0B"/>
    <w:rsid w:val="004F3D07"/>
    <w:rsid w:val="004F3D57"/>
    <w:rsid w:val="004F4CD8"/>
    <w:rsid w:val="004F50E7"/>
    <w:rsid w:val="004F5198"/>
    <w:rsid w:val="004F5612"/>
    <w:rsid w:val="004F572F"/>
    <w:rsid w:val="004F5B92"/>
    <w:rsid w:val="004F5C50"/>
    <w:rsid w:val="004F5E91"/>
    <w:rsid w:val="004F62A6"/>
    <w:rsid w:val="004F666F"/>
    <w:rsid w:val="004F6B91"/>
    <w:rsid w:val="004F6DCB"/>
    <w:rsid w:val="004F7007"/>
    <w:rsid w:val="004F731F"/>
    <w:rsid w:val="004F7444"/>
    <w:rsid w:val="004F79A3"/>
    <w:rsid w:val="004F7C38"/>
    <w:rsid w:val="004F7F48"/>
    <w:rsid w:val="005000A1"/>
    <w:rsid w:val="0050025A"/>
    <w:rsid w:val="005008DF"/>
    <w:rsid w:val="005018A6"/>
    <w:rsid w:val="00501D35"/>
    <w:rsid w:val="00501E9D"/>
    <w:rsid w:val="00501ECF"/>
    <w:rsid w:val="00501F64"/>
    <w:rsid w:val="005029E0"/>
    <w:rsid w:val="005029E2"/>
    <w:rsid w:val="00502BD6"/>
    <w:rsid w:val="00502D50"/>
    <w:rsid w:val="00502DB1"/>
    <w:rsid w:val="00502FCC"/>
    <w:rsid w:val="0050362B"/>
    <w:rsid w:val="005039AD"/>
    <w:rsid w:val="00503EFC"/>
    <w:rsid w:val="00503FFF"/>
    <w:rsid w:val="00504195"/>
    <w:rsid w:val="00504225"/>
    <w:rsid w:val="0050514D"/>
    <w:rsid w:val="00505AA3"/>
    <w:rsid w:val="00505EB4"/>
    <w:rsid w:val="00506421"/>
    <w:rsid w:val="00506B05"/>
    <w:rsid w:val="00507C8C"/>
    <w:rsid w:val="0051021A"/>
    <w:rsid w:val="0051085D"/>
    <w:rsid w:val="00510A8E"/>
    <w:rsid w:val="00510BE1"/>
    <w:rsid w:val="0051117D"/>
    <w:rsid w:val="005113E0"/>
    <w:rsid w:val="00511A02"/>
    <w:rsid w:val="00511E2A"/>
    <w:rsid w:val="005129DE"/>
    <w:rsid w:val="005133ED"/>
    <w:rsid w:val="00513908"/>
    <w:rsid w:val="00513EF4"/>
    <w:rsid w:val="005146BE"/>
    <w:rsid w:val="00514C48"/>
    <w:rsid w:val="00514D1B"/>
    <w:rsid w:val="00514D36"/>
    <w:rsid w:val="00514F1E"/>
    <w:rsid w:val="00514F91"/>
    <w:rsid w:val="00514FD7"/>
    <w:rsid w:val="00515155"/>
    <w:rsid w:val="00515161"/>
    <w:rsid w:val="005153B5"/>
    <w:rsid w:val="00515805"/>
    <w:rsid w:val="005159E4"/>
    <w:rsid w:val="00515B18"/>
    <w:rsid w:val="00516290"/>
    <w:rsid w:val="005169F2"/>
    <w:rsid w:val="0051722B"/>
    <w:rsid w:val="0051734F"/>
    <w:rsid w:val="00517FCE"/>
    <w:rsid w:val="005201A1"/>
    <w:rsid w:val="0052035E"/>
    <w:rsid w:val="00520915"/>
    <w:rsid w:val="00520A6E"/>
    <w:rsid w:val="00520ACD"/>
    <w:rsid w:val="00520C2E"/>
    <w:rsid w:val="00521E21"/>
    <w:rsid w:val="00521F0C"/>
    <w:rsid w:val="00522644"/>
    <w:rsid w:val="005226F9"/>
    <w:rsid w:val="005229FA"/>
    <w:rsid w:val="0052312A"/>
    <w:rsid w:val="0052326F"/>
    <w:rsid w:val="00523550"/>
    <w:rsid w:val="005236D9"/>
    <w:rsid w:val="00523F9F"/>
    <w:rsid w:val="00524136"/>
    <w:rsid w:val="00524D78"/>
    <w:rsid w:val="00525257"/>
    <w:rsid w:val="00525632"/>
    <w:rsid w:val="005256D0"/>
    <w:rsid w:val="005256E1"/>
    <w:rsid w:val="0052572A"/>
    <w:rsid w:val="005257DE"/>
    <w:rsid w:val="005258A0"/>
    <w:rsid w:val="00525DBB"/>
    <w:rsid w:val="0052634B"/>
    <w:rsid w:val="00526706"/>
    <w:rsid w:val="005267EF"/>
    <w:rsid w:val="00526AD1"/>
    <w:rsid w:val="00526CF4"/>
    <w:rsid w:val="00527153"/>
    <w:rsid w:val="00527B3C"/>
    <w:rsid w:val="00527CEB"/>
    <w:rsid w:val="00530E6E"/>
    <w:rsid w:val="0053117C"/>
    <w:rsid w:val="0053162D"/>
    <w:rsid w:val="00531752"/>
    <w:rsid w:val="00531AC7"/>
    <w:rsid w:val="00531BCD"/>
    <w:rsid w:val="00531DD3"/>
    <w:rsid w:val="00531E2D"/>
    <w:rsid w:val="00532C92"/>
    <w:rsid w:val="00532F64"/>
    <w:rsid w:val="00532F8F"/>
    <w:rsid w:val="00533276"/>
    <w:rsid w:val="00533310"/>
    <w:rsid w:val="00533346"/>
    <w:rsid w:val="005337DF"/>
    <w:rsid w:val="00534E85"/>
    <w:rsid w:val="00534FC3"/>
    <w:rsid w:val="00535296"/>
    <w:rsid w:val="0053539C"/>
    <w:rsid w:val="00535553"/>
    <w:rsid w:val="00535AB2"/>
    <w:rsid w:val="005365A3"/>
    <w:rsid w:val="00536DDB"/>
    <w:rsid w:val="00536FA7"/>
    <w:rsid w:val="00536FBB"/>
    <w:rsid w:val="005373F0"/>
    <w:rsid w:val="0053743B"/>
    <w:rsid w:val="005377BA"/>
    <w:rsid w:val="00537C71"/>
    <w:rsid w:val="0054078A"/>
    <w:rsid w:val="00541321"/>
    <w:rsid w:val="00541481"/>
    <w:rsid w:val="00541E5B"/>
    <w:rsid w:val="00541F7C"/>
    <w:rsid w:val="00542015"/>
    <w:rsid w:val="005421CA"/>
    <w:rsid w:val="005426C1"/>
    <w:rsid w:val="005427A0"/>
    <w:rsid w:val="005430A4"/>
    <w:rsid w:val="005432EE"/>
    <w:rsid w:val="00543316"/>
    <w:rsid w:val="00543502"/>
    <w:rsid w:val="00543958"/>
    <w:rsid w:val="005439D3"/>
    <w:rsid w:val="00543AF6"/>
    <w:rsid w:val="00543BDF"/>
    <w:rsid w:val="00543C16"/>
    <w:rsid w:val="00544165"/>
    <w:rsid w:val="005445BF"/>
    <w:rsid w:val="005445D6"/>
    <w:rsid w:val="0054474D"/>
    <w:rsid w:val="00544875"/>
    <w:rsid w:val="0054507B"/>
    <w:rsid w:val="0054555A"/>
    <w:rsid w:val="00545716"/>
    <w:rsid w:val="00545766"/>
    <w:rsid w:val="005458BF"/>
    <w:rsid w:val="00545BAC"/>
    <w:rsid w:val="00545BAD"/>
    <w:rsid w:val="00545BBF"/>
    <w:rsid w:val="00545BED"/>
    <w:rsid w:val="00545E2C"/>
    <w:rsid w:val="005460C8"/>
    <w:rsid w:val="00546250"/>
    <w:rsid w:val="00546A4F"/>
    <w:rsid w:val="00546E39"/>
    <w:rsid w:val="005478D4"/>
    <w:rsid w:val="00547E20"/>
    <w:rsid w:val="00547E2A"/>
    <w:rsid w:val="005506B7"/>
    <w:rsid w:val="005509E1"/>
    <w:rsid w:val="00550DE2"/>
    <w:rsid w:val="00550FD7"/>
    <w:rsid w:val="00551D37"/>
    <w:rsid w:val="00552025"/>
    <w:rsid w:val="005526B4"/>
    <w:rsid w:val="00552AE2"/>
    <w:rsid w:val="00552CC2"/>
    <w:rsid w:val="0055373B"/>
    <w:rsid w:val="0055384A"/>
    <w:rsid w:val="00553C32"/>
    <w:rsid w:val="00553DF4"/>
    <w:rsid w:val="00554AFF"/>
    <w:rsid w:val="00554B84"/>
    <w:rsid w:val="0055504D"/>
    <w:rsid w:val="005556A4"/>
    <w:rsid w:val="005556D4"/>
    <w:rsid w:val="0055585C"/>
    <w:rsid w:val="0055597A"/>
    <w:rsid w:val="00555A45"/>
    <w:rsid w:val="00555EC8"/>
    <w:rsid w:val="00556A3C"/>
    <w:rsid w:val="00556AE0"/>
    <w:rsid w:val="00556E26"/>
    <w:rsid w:val="005571B7"/>
    <w:rsid w:val="00557AC3"/>
    <w:rsid w:val="00560090"/>
    <w:rsid w:val="005607B9"/>
    <w:rsid w:val="00560DED"/>
    <w:rsid w:val="00560EE5"/>
    <w:rsid w:val="005613D4"/>
    <w:rsid w:val="005615AC"/>
    <w:rsid w:val="0056162A"/>
    <w:rsid w:val="0056167E"/>
    <w:rsid w:val="0056191A"/>
    <w:rsid w:val="00561A64"/>
    <w:rsid w:val="00562BBA"/>
    <w:rsid w:val="0056332A"/>
    <w:rsid w:val="005634BA"/>
    <w:rsid w:val="0056373E"/>
    <w:rsid w:val="0056375F"/>
    <w:rsid w:val="00563B58"/>
    <w:rsid w:val="00563D68"/>
    <w:rsid w:val="00563F8C"/>
    <w:rsid w:val="0056401C"/>
    <w:rsid w:val="00564602"/>
    <w:rsid w:val="0056463B"/>
    <w:rsid w:val="0056472B"/>
    <w:rsid w:val="00564BC8"/>
    <w:rsid w:val="00564BDE"/>
    <w:rsid w:val="00565192"/>
    <w:rsid w:val="005653CC"/>
    <w:rsid w:val="00565D57"/>
    <w:rsid w:val="00565DE9"/>
    <w:rsid w:val="005662F8"/>
    <w:rsid w:val="0056693C"/>
    <w:rsid w:val="00566C29"/>
    <w:rsid w:val="00566EC5"/>
    <w:rsid w:val="005674D6"/>
    <w:rsid w:val="005675FC"/>
    <w:rsid w:val="00567F4D"/>
    <w:rsid w:val="005701C3"/>
    <w:rsid w:val="005701F3"/>
    <w:rsid w:val="005702B2"/>
    <w:rsid w:val="0057060E"/>
    <w:rsid w:val="005707DB"/>
    <w:rsid w:val="005709BB"/>
    <w:rsid w:val="00570C92"/>
    <w:rsid w:val="00570E19"/>
    <w:rsid w:val="00570FF1"/>
    <w:rsid w:val="005716D4"/>
    <w:rsid w:val="00571E40"/>
    <w:rsid w:val="00571F25"/>
    <w:rsid w:val="00571F99"/>
    <w:rsid w:val="00572203"/>
    <w:rsid w:val="0057230F"/>
    <w:rsid w:val="00572727"/>
    <w:rsid w:val="00572AB5"/>
    <w:rsid w:val="00572C0C"/>
    <w:rsid w:val="00573808"/>
    <w:rsid w:val="005739D0"/>
    <w:rsid w:val="00573B29"/>
    <w:rsid w:val="00573E0C"/>
    <w:rsid w:val="0057457D"/>
    <w:rsid w:val="00574BA4"/>
    <w:rsid w:val="00574F93"/>
    <w:rsid w:val="00575046"/>
    <w:rsid w:val="00575799"/>
    <w:rsid w:val="00575DBD"/>
    <w:rsid w:val="00575E15"/>
    <w:rsid w:val="0057716C"/>
    <w:rsid w:val="005774CE"/>
    <w:rsid w:val="0057793F"/>
    <w:rsid w:val="00577A45"/>
    <w:rsid w:val="00577C14"/>
    <w:rsid w:val="00577C42"/>
    <w:rsid w:val="00577DA6"/>
    <w:rsid w:val="005804E0"/>
    <w:rsid w:val="005806B6"/>
    <w:rsid w:val="0058071C"/>
    <w:rsid w:val="0058073E"/>
    <w:rsid w:val="00580920"/>
    <w:rsid w:val="00581133"/>
    <w:rsid w:val="005811DC"/>
    <w:rsid w:val="00581383"/>
    <w:rsid w:val="0058165B"/>
    <w:rsid w:val="00581999"/>
    <w:rsid w:val="00581D3A"/>
    <w:rsid w:val="005823D9"/>
    <w:rsid w:val="005826FA"/>
    <w:rsid w:val="005827B8"/>
    <w:rsid w:val="00582A54"/>
    <w:rsid w:val="00582C14"/>
    <w:rsid w:val="00582CA6"/>
    <w:rsid w:val="00582D19"/>
    <w:rsid w:val="00582DF8"/>
    <w:rsid w:val="00583378"/>
    <w:rsid w:val="00583386"/>
    <w:rsid w:val="005833DF"/>
    <w:rsid w:val="00584086"/>
    <w:rsid w:val="00584987"/>
    <w:rsid w:val="00584F85"/>
    <w:rsid w:val="0058525F"/>
    <w:rsid w:val="005852F7"/>
    <w:rsid w:val="00585AD3"/>
    <w:rsid w:val="0058604D"/>
    <w:rsid w:val="005862A4"/>
    <w:rsid w:val="005864BE"/>
    <w:rsid w:val="00586943"/>
    <w:rsid w:val="00586BEA"/>
    <w:rsid w:val="00586C0F"/>
    <w:rsid w:val="00586CEF"/>
    <w:rsid w:val="00586F01"/>
    <w:rsid w:val="00587402"/>
    <w:rsid w:val="005879DB"/>
    <w:rsid w:val="0059012B"/>
    <w:rsid w:val="00590358"/>
    <w:rsid w:val="0059049E"/>
    <w:rsid w:val="00590567"/>
    <w:rsid w:val="00590D0C"/>
    <w:rsid w:val="00590D73"/>
    <w:rsid w:val="0059105C"/>
    <w:rsid w:val="0059170D"/>
    <w:rsid w:val="005918D4"/>
    <w:rsid w:val="00591B39"/>
    <w:rsid w:val="00591D89"/>
    <w:rsid w:val="005921C6"/>
    <w:rsid w:val="0059283D"/>
    <w:rsid w:val="00592B28"/>
    <w:rsid w:val="00592DC2"/>
    <w:rsid w:val="00592E6E"/>
    <w:rsid w:val="00592F14"/>
    <w:rsid w:val="0059313B"/>
    <w:rsid w:val="005931C0"/>
    <w:rsid w:val="00593280"/>
    <w:rsid w:val="00593948"/>
    <w:rsid w:val="00593AD8"/>
    <w:rsid w:val="00593B05"/>
    <w:rsid w:val="005945AF"/>
    <w:rsid w:val="005945D7"/>
    <w:rsid w:val="00594B1F"/>
    <w:rsid w:val="00594B45"/>
    <w:rsid w:val="00594BFE"/>
    <w:rsid w:val="005950FC"/>
    <w:rsid w:val="005951CC"/>
    <w:rsid w:val="00595380"/>
    <w:rsid w:val="005954CC"/>
    <w:rsid w:val="00595AC2"/>
    <w:rsid w:val="00595EC7"/>
    <w:rsid w:val="0059607C"/>
    <w:rsid w:val="00596265"/>
    <w:rsid w:val="00596483"/>
    <w:rsid w:val="0059674E"/>
    <w:rsid w:val="005968B2"/>
    <w:rsid w:val="00596A3D"/>
    <w:rsid w:val="0059709C"/>
    <w:rsid w:val="005974C5"/>
    <w:rsid w:val="00597536"/>
    <w:rsid w:val="00597649"/>
    <w:rsid w:val="00597913"/>
    <w:rsid w:val="00597C4C"/>
    <w:rsid w:val="00597E91"/>
    <w:rsid w:val="005A03F7"/>
    <w:rsid w:val="005A0763"/>
    <w:rsid w:val="005A07D5"/>
    <w:rsid w:val="005A09E0"/>
    <w:rsid w:val="005A0E41"/>
    <w:rsid w:val="005A0EA1"/>
    <w:rsid w:val="005A104D"/>
    <w:rsid w:val="005A11EE"/>
    <w:rsid w:val="005A15B0"/>
    <w:rsid w:val="005A160A"/>
    <w:rsid w:val="005A1A94"/>
    <w:rsid w:val="005A2021"/>
    <w:rsid w:val="005A20DF"/>
    <w:rsid w:val="005A252D"/>
    <w:rsid w:val="005A362A"/>
    <w:rsid w:val="005A3632"/>
    <w:rsid w:val="005A36DC"/>
    <w:rsid w:val="005A36DE"/>
    <w:rsid w:val="005A3A1D"/>
    <w:rsid w:val="005A3D0A"/>
    <w:rsid w:val="005A405E"/>
    <w:rsid w:val="005A446B"/>
    <w:rsid w:val="005A4579"/>
    <w:rsid w:val="005A4738"/>
    <w:rsid w:val="005A48CA"/>
    <w:rsid w:val="005A4AD8"/>
    <w:rsid w:val="005A5541"/>
    <w:rsid w:val="005A5A6F"/>
    <w:rsid w:val="005A5CD3"/>
    <w:rsid w:val="005A60B4"/>
    <w:rsid w:val="005A66B2"/>
    <w:rsid w:val="005A6EBF"/>
    <w:rsid w:val="005A7669"/>
    <w:rsid w:val="005A7F7F"/>
    <w:rsid w:val="005B0706"/>
    <w:rsid w:val="005B0BC4"/>
    <w:rsid w:val="005B104B"/>
    <w:rsid w:val="005B113F"/>
    <w:rsid w:val="005B186B"/>
    <w:rsid w:val="005B1FEE"/>
    <w:rsid w:val="005B20CD"/>
    <w:rsid w:val="005B2187"/>
    <w:rsid w:val="005B23B9"/>
    <w:rsid w:val="005B2826"/>
    <w:rsid w:val="005B2B9F"/>
    <w:rsid w:val="005B2D2D"/>
    <w:rsid w:val="005B333D"/>
    <w:rsid w:val="005B351B"/>
    <w:rsid w:val="005B3A92"/>
    <w:rsid w:val="005B3E68"/>
    <w:rsid w:val="005B454C"/>
    <w:rsid w:val="005B4635"/>
    <w:rsid w:val="005B482D"/>
    <w:rsid w:val="005B4DE5"/>
    <w:rsid w:val="005B515C"/>
    <w:rsid w:val="005B527A"/>
    <w:rsid w:val="005B585B"/>
    <w:rsid w:val="005B5A36"/>
    <w:rsid w:val="005B5BA3"/>
    <w:rsid w:val="005B5F20"/>
    <w:rsid w:val="005B6320"/>
    <w:rsid w:val="005B6439"/>
    <w:rsid w:val="005B6CB2"/>
    <w:rsid w:val="005B6DB2"/>
    <w:rsid w:val="005B74BF"/>
    <w:rsid w:val="005B74C2"/>
    <w:rsid w:val="005B75EB"/>
    <w:rsid w:val="005B7633"/>
    <w:rsid w:val="005B77C7"/>
    <w:rsid w:val="005C0455"/>
    <w:rsid w:val="005C0536"/>
    <w:rsid w:val="005C08AC"/>
    <w:rsid w:val="005C09BC"/>
    <w:rsid w:val="005C0B00"/>
    <w:rsid w:val="005C1040"/>
    <w:rsid w:val="005C15C5"/>
    <w:rsid w:val="005C1655"/>
    <w:rsid w:val="005C19AE"/>
    <w:rsid w:val="005C1A00"/>
    <w:rsid w:val="005C1C82"/>
    <w:rsid w:val="005C1DFF"/>
    <w:rsid w:val="005C2213"/>
    <w:rsid w:val="005C24B6"/>
    <w:rsid w:val="005C3A5F"/>
    <w:rsid w:val="005C40D3"/>
    <w:rsid w:val="005C41D5"/>
    <w:rsid w:val="005C420F"/>
    <w:rsid w:val="005C4497"/>
    <w:rsid w:val="005C4979"/>
    <w:rsid w:val="005C4A36"/>
    <w:rsid w:val="005C4F95"/>
    <w:rsid w:val="005C5018"/>
    <w:rsid w:val="005C5119"/>
    <w:rsid w:val="005C51EF"/>
    <w:rsid w:val="005C5804"/>
    <w:rsid w:val="005C60F0"/>
    <w:rsid w:val="005C705B"/>
    <w:rsid w:val="005C7415"/>
    <w:rsid w:val="005C770D"/>
    <w:rsid w:val="005C78A4"/>
    <w:rsid w:val="005C7B32"/>
    <w:rsid w:val="005C7FD0"/>
    <w:rsid w:val="005D093D"/>
    <w:rsid w:val="005D0F3E"/>
    <w:rsid w:val="005D115D"/>
    <w:rsid w:val="005D12DC"/>
    <w:rsid w:val="005D13EB"/>
    <w:rsid w:val="005D17C6"/>
    <w:rsid w:val="005D18F7"/>
    <w:rsid w:val="005D1CB1"/>
    <w:rsid w:val="005D2725"/>
    <w:rsid w:val="005D2F6C"/>
    <w:rsid w:val="005D3674"/>
    <w:rsid w:val="005D3845"/>
    <w:rsid w:val="005D39A1"/>
    <w:rsid w:val="005D3E4C"/>
    <w:rsid w:val="005D3FFC"/>
    <w:rsid w:val="005D42D1"/>
    <w:rsid w:val="005D481F"/>
    <w:rsid w:val="005D4BB1"/>
    <w:rsid w:val="005D4BD4"/>
    <w:rsid w:val="005D4DE6"/>
    <w:rsid w:val="005D4E11"/>
    <w:rsid w:val="005D4E54"/>
    <w:rsid w:val="005D5A69"/>
    <w:rsid w:val="005D5A8A"/>
    <w:rsid w:val="005D6B01"/>
    <w:rsid w:val="005D7DC1"/>
    <w:rsid w:val="005E0102"/>
    <w:rsid w:val="005E0584"/>
    <w:rsid w:val="005E05AE"/>
    <w:rsid w:val="005E0AD2"/>
    <w:rsid w:val="005E0BC6"/>
    <w:rsid w:val="005E0E02"/>
    <w:rsid w:val="005E0F0C"/>
    <w:rsid w:val="005E0F6A"/>
    <w:rsid w:val="005E17F1"/>
    <w:rsid w:val="005E1B18"/>
    <w:rsid w:val="005E21DE"/>
    <w:rsid w:val="005E251A"/>
    <w:rsid w:val="005E28F7"/>
    <w:rsid w:val="005E2979"/>
    <w:rsid w:val="005E2F0C"/>
    <w:rsid w:val="005E33A3"/>
    <w:rsid w:val="005E340A"/>
    <w:rsid w:val="005E3C18"/>
    <w:rsid w:val="005E3E6F"/>
    <w:rsid w:val="005E4645"/>
    <w:rsid w:val="005E51D7"/>
    <w:rsid w:val="005E56FE"/>
    <w:rsid w:val="005E5BD1"/>
    <w:rsid w:val="005E62AB"/>
    <w:rsid w:val="005E6763"/>
    <w:rsid w:val="005E6F23"/>
    <w:rsid w:val="005E7055"/>
    <w:rsid w:val="005E70FC"/>
    <w:rsid w:val="005E7105"/>
    <w:rsid w:val="005E7B9D"/>
    <w:rsid w:val="005E7D6A"/>
    <w:rsid w:val="005F03C4"/>
    <w:rsid w:val="005F097B"/>
    <w:rsid w:val="005F0BA2"/>
    <w:rsid w:val="005F0C69"/>
    <w:rsid w:val="005F100E"/>
    <w:rsid w:val="005F14E6"/>
    <w:rsid w:val="005F1875"/>
    <w:rsid w:val="005F1BA3"/>
    <w:rsid w:val="005F1F74"/>
    <w:rsid w:val="005F2EE2"/>
    <w:rsid w:val="005F2F9E"/>
    <w:rsid w:val="005F3563"/>
    <w:rsid w:val="005F3D62"/>
    <w:rsid w:val="005F3E3F"/>
    <w:rsid w:val="005F4B95"/>
    <w:rsid w:val="005F4C0B"/>
    <w:rsid w:val="005F4C77"/>
    <w:rsid w:val="005F5095"/>
    <w:rsid w:val="005F50D7"/>
    <w:rsid w:val="005F564B"/>
    <w:rsid w:val="005F57B4"/>
    <w:rsid w:val="005F58E5"/>
    <w:rsid w:val="005F5EF5"/>
    <w:rsid w:val="005F5F9D"/>
    <w:rsid w:val="005F631C"/>
    <w:rsid w:val="005F6601"/>
    <w:rsid w:val="005F6853"/>
    <w:rsid w:val="005F6C19"/>
    <w:rsid w:val="005F6C5F"/>
    <w:rsid w:val="005F6EB9"/>
    <w:rsid w:val="005F7014"/>
    <w:rsid w:val="005F79F7"/>
    <w:rsid w:val="005F7DE9"/>
    <w:rsid w:val="006000F9"/>
    <w:rsid w:val="006006F7"/>
    <w:rsid w:val="00600984"/>
    <w:rsid w:val="00600E0E"/>
    <w:rsid w:val="00601178"/>
    <w:rsid w:val="00601245"/>
    <w:rsid w:val="006013CE"/>
    <w:rsid w:val="00601DD3"/>
    <w:rsid w:val="00601E18"/>
    <w:rsid w:val="00601E1E"/>
    <w:rsid w:val="00601F7D"/>
    <w:rsid w:val="00601F96"/>
    <w:rsid w:val="006022DD"/>
    <w:rsid w:val="006028EC"/>
    <w:rsid w:val="00602B40"/>
    <w:rsid w:val="00603186"/>
    <w:rsid w:val="00603C21"/>
    <w:rsid w:val="0060442B"/>
    <w:rsid w:val="0060463F"/>
    <w:rsid w:val="00604CE8"/>
    <w:rsid w:val="00604D9F"/>
    <w:rsid w:val="00605709"/>
    <w:rsid w:val="0060575F"/>
    <w:rsid w:val="006059F3"/>
    <w:rsid w:val="00605ED0"/>
    <w:rsid w:val="00606100"/>
    <w:rsid w:val="0060679E"/>
    <w:rsid w:val="006068A4"/>
    <w:rsid w:val="00606E4E"/>
    <w:rsid w:val="00606F00"/>
    <w:rsid w:val="00606F70"/>
    <w:rsid w:val="006077B2"/>
    <w:rsid w:val="006078CF"/>
    <w:rsid w:val="00610677"/>
    <w:rsid w:val="0061087E"/>
    <w:rsid w:val="00611587"/>
    <w:rsid w:val="006115B3"/>
    <w:rsid w:val="00611AB7"/>
    <w:rsid w:val="00611D7B"/>
    <w:rsid w:val="00611D94"/>
    <w:rsid w:val="006124C7"/>
    <w:rsid w:val="00612576"/>
    <w:rsid w:val="00612DD1"/>
    <w:rsid w:val="0061300F"/>
    <w:rsid w:val="0061395F"/>
    <w:rsid w:val="00613B72"/>
    <w:rsid w:val="00613C58"/>
    <w:rsid w:val="00613CA6"/>
    <w:rsid w:val="0061448F"/>
    <w:rsid w:val="006144DF"/>
    <w:rsid w:val="00614503"/>
    <w:rsid w:val="006148A4"/>
    <w:rsid w:val="0061495C"/>
    <w:rsid w:val="00614B8D"/>
    <w:rsid w:val="00615952"/>
    <w:rsid w:val="0061595B"/>
    <w:rsid w:val="00615F5C"/>
    <w:rsid w:val="0061690A"/>
    <w:rsid w:val="00616AF2"/>
    <w:rsid w:val="00616BD0"/>
    <w:rsid w:val="00616C71"/>
    <w:rsid w:val="00616E9F"/>
    <w:rsid w:val="006173EA"/>
    <w:rsid w:val="00617662"/>
    <w:rsid w:val="00617762"/>
    <w:rsid w:val="006179F4"/>
    <w:rsid w:val="00617A90"/>
    <w:rsid w:val="00617C27"/>
    <w:rsid w:val="00617D37"/>
    <w:rsid w:val="00617E7B"/>
    <w:rsid w:val="00617EF2"/>
    <w:rsid w:val="00620087"/>
    <w:rsid w:val="0062032F"/>
    <w:rsid w:val="006205A0"/>
    <w:rsid w:val="00620951"/>
    <w:rsid w:val="00620AB0"/>
    <w:rsid w:val="00620DE8"/>
    <w:rsid w:val="00621308"/>
    <w:rsid w:val="006216EE"/>
    <w:rsid w:val="006221DF"/>
    <w:rsid w:val="0062276C"/>
    <w:rsid w:val="00622CB9"/>
    <w:rsid w:val="00623101"/>
    <w:rsid w:val="00623280"/>
    <w:rsid w:val="00623302"/>
    <w:rsid w:val="00623759"/>
    <w:rsid w:val="006244F9"/>
    <w:rsid w:val="006247FD"/>
    <w:rsid w:val="00624B9D"/>
    <w:rsid w:val="00624CD8"/>
    <w:rsid w:val="00625242"/>
    <w:rsid w:val="0062554D"/>
    <w:rsid w:val="00625667"/>
    <w:rsid w:val="00625AD5"/>
    <w:rsid w:val="00625D3B"/>
    <w:rsid w:val="00626086"/>
    <w:rsid w:val="00626151"/>
    <w:rsid w:val="00626A13"/>
    <w:rsid w:val="00626B3D"/>
    <w:rsid w:val="00626FB0"/>
    <w:rsid w:val="00627F97"/>
    <w:rsid w:val="00630C86"/>
    <w:rsid w:val="006311D9"/>
    <w:rsid w:val="006312E0"/>
    <w:rsid w:val="00631409"/>
    <w:rsid w:val="00631803"/>
    <w:rsid w:val="00631885"/>
    <w:rsid w:val="00631BC9"/>
    <w:rsid w:val="00631EC4"/>
    <w:rsid w:val="00631FEF"/>
    <w:rsid w:val="006321BB"/>
    <w:rsid w:val="006326D1"/>
    <w:rsid w:val="006327CA"/>
    <w:rsid w:val="0063336B"/>
    <w:rsid w:val="00633A16"/>
    <w:rsid w:val="00633A3B"/>
    <w:rsid w:val="00633BDC"/>
    <w:rsid w:val="00633C32"/>
    <w:rsid w:val="00633E9D"/>
    <w:rsid w:val="0063404D"/>
    <w:rsid w:val="0063412B"/>
    <w:rsid w:val="006341C8"/>
    <w:rsid w:val="0063514C"/>
    <w:rsid w:val="006355F4"/>
    <w:rsid w:val="0063582E"/>
    <w:rsid w:val="00635C5A"/>
    <w:rsid w:val="00636068"/>
    <w:rsid w:val="006369DC"/>
    <w:rsid w:val="00636B67"/>
    <w:rsid w:val="00637312"/>
    <w:rsid w:val="00637AD4"/>
    <w:rsid w:val="00637B14"/>
    <w:rsid w:val="00637BD0"/>
    <w:rsid w:val="006402B5"/>
    <w:rsid w:val="00640687"/>
    <w:rsid w:val="00640BAB"/>
    <w:rsid w:val="00640E85"/>
    <w:rsid w:val="00640FD1"/>
    <w:rsid w:val="006410BC"/>
    <w:rsid w:val="00641810"/>
    <w:rsid w:val="00641E13"/>
    <w:rsid w:val="00641EBB"/>
    <w:rsid w:val="0064227E"/>
    <w:rsid w:val="00642B76"/>
    <w:rsid w:val="00642FCD"/>
    <w:rsid w:val="006432E9"/>
    <w:rsid w:val="00643866"/>
    <w:rsid w:val="006438EC"/>
    <w:rsid w:val="00643927"/>
    <w:rsid w:val="00643AD7"/>
    <w:rsid w:val="00643C9E"/>
    <w:rsid w:val="00644332"/>
    <w:rsid w:val="006449DC"/>
    <w:rsid w:val="00644F87"/>
    <w:rsid w:val="006458B8"/>
    <w:rsid w:val="006459B0"/>
    <w:rsid w:val="006459C4"/>
    <w:rsid w:val="00646130"/>
    <w:rsid w:val="006463A8"/>
    <w:rsid w:val="00646937"/>
    <w:rsid w:val="00646AA6"/>
    <w:rsid w:val="00646C41"/>
    <w:rsid w:val="006473EC"/>
    <w:rsid w:val="006475E8"/>
    <w:rsid w:val="00647C38"/>
    <w:rsid w:val="00647C63"/>
    <w:rsid w:val="00647D69"/>
    <w:rsid w:val="00650208"/>
    <w:rsid w:val="0065025E"/>
    <w:rsid w:val="006504B4"/>
    <w:rsid w:val="00650C34"/>
    <w:rsid w:val="00651082"/>
    <w:rsid w:val="00651412"/>
    <w:rsid w:val="00651B21"/>
    <w:rsid w:val="00651C2E"/>
    <w:rsid w:val="00652083"/>
    <w:rsid w:val="006520AE"/>
    <w:rsid w:val="00652516"/>
    <w:rsid w:val="00652980"/>
    <w:rsid w:val="00652982"/>
    <w:rsid w:val="0065298E"/>
    <w:rsid w:val="006529DF"/>
    <w:rsid w:val="00652C61"/>
    <w:rsid w:val="00652FFB"/>
    <w:rsid w:val="006536A8"/>
    <w:rsid w:val="006539E1"/>
    <w:rsid w:val="00653B65"/>
    <w:rsid w:val="00653DCF"/>
    <w:rsid w:val="0065430A"/>
    <w:rsid w:val="006545F0"/>
    <w:rsid w:val="006548CC"/>
    <w:rsid w:val="00654C0E"/>
    <w:rsid w:val="00654FE0"/>
    <w:rsid w:val="00655256"/>
    <w:rsid w:val="0065554F"/>
    <w:rsid w:val="006557BC"/>
    <w:rsid w:val="0065588E"/>
    <w:rsid w:val="00655D66"/>
    <w:rsid w:val="00656765"/>
    <w:rsid w:val="00657045"/>
    <w:rsid w:val="006574AF"/>
    <w:rsid w:val="0065768B"/>
    <w:rsid w:val="00657FDF"/>
    <w:rsid w:val="006603D8"/>
    <w:rsid w:val="00660B89"/>
    <w:rsid w:val="0066116A"/>
    <w:rsid w:val="006611B0"/>
    <w:rsid w:val="0066145D"/>
    <w:rsid w:val="00662280"/>
    <w:rsid w:val="0066254A"/>
    <w:rsid w:val="006627D0"/>
    <w:rsid w:val="00662D04"/>
    <w:rsid w:val="00663126"/>
    <w:rsid w:val="0066315A"/>
    <w:rsid w:val="00663493"/>
    <w:rsid w:val="006635A9"/>
    <w:rsid w:val="006638F7"/>
    <w:rsid w:val="00663AA7"/>
    <w:rsid w:val="00663C76"/>
    <w:rsid w:val="00663E9D"/>
    <w:rsid w:val="00663EE2"/>
    <w:rsid w:val="0066406C"/>
    <w:rsid w:val="0066407E"/>
    <w:rsid w:val="00664439"/>
    <w:rsid w:val="00664464"/>
    <w:rsid w:val="00664A0A"/>
    <w:rsid w:val="00664D7D"/>
    <w:rsid w:val="00664E7D"/>
    <w:rsid w:val="0066529B"/>
    <w:rsid w:val="00665413"/>
    <w:rsid w:val="00665690"/>
    <w:rsid w:val="00665CE4"/>
    <w:rsid w:val="00665D0D"/>
    <w:rsid w:val="00665DE9"/>
    <w:rsid w:val="00666483"/>
    <w:rsid w:val="006667D9"/>
    <w:rsid w:val="006669C5"/>
    <w:rsid w:val="00667657"/>
    <w:rsid w:val="006678AA"/>
    <w:rsid w:val="00667EB7"/>
    <w:rsid w:val="00667EFC"/>
    <w:rsid w:val="0067004C"/>
    <w:rsid w:val="00670240"/>
    <w:rsid w:val="00670CC1"/>
    <w:rsid w:val="00670DB2"/>
    <w:rsid w:val="00671000"/>
    <w:rsid w:val="00671008"/>
    <w:rsid w:val="00671153"/>
    <w:rsid w:val="0067119F"/>
    <w:rsid w:val="00671898"/>
    <w:rsid w:val="00671ACB"/>
    <w:rsid w:val="00671BEA"/>
    <w:rsid w:val="00671D8D"/>
    <w:rsid w:val="00671F45"/>
    <w:rsid w:val="006720CD"/>
    <w:rsid w:val="00672AF3"/>
    <w:rsid w:val="00672C37"/>
    <w:rsid w:val="00672EE4"/>
    <w:rsid w:val="0067348A"/>
    <w:rsid w:val="006734CA"/>
    <w:rsid w:val="00673C45"/>
    <w:rsid w:val="00673F03"/>
    <w:rsid w:val="00674277"/>
    <w:rsid w:val="00674C12"/>
    <w:rsid w:val="00676BF6"/>
    <w:rsid w:val="00676C32"/>
    <w:rsid w:val="0067727B"/>
    <w:rsid w:val="006773A0"/>
    <w:rsid w:val="00677EAD"/>
    <w:rsid w:val="00680C71"/>
    <w:rsid w:val="00680F88"/>
    <w:rsid w:val="006814A7"/>
    <w:rsid w:val="0068169D"/>
    <w:rsid w:val="00681ABA"/>
    <w:rsid w:val="00681ABB"/>
    <w:rsid w:val="006820DF"/>
    <w:rsid w:val="006822AD"/>
    <w:rsid w:val="00682598"/>
    <w:rsid w:val="006825D0"/>
    <w:rsid w:val="00682650"/>
    <w:rsid w:val="00682A3E"/>
    <w:rsid w:val="00682F07"/>
    <w:rsid w:val="006830B8"/>
    <w:rsid w:val="00683211"/>
    <w:rsid w:val="0068428F"/>
    <w:rsid w:val="006848F1"/>
    <w:rsid w:val="00684D77"/>
    <w:rsid w:val="006852F7"/>
    <w:rsid w:val="00685714"/>
    <w:rsid w:val="00685CA0"/>
    <w:rsid w:val="00685CEE"/>
    <w:rsid w:val="0068600E"/>
    <w:rsid w:val="006860C1"/>
    <w:rsid w:val="006868EE"/>
    <w:rsid w:val="00686C4B"/>
    <w:rsid w:val="00686F68"/>
    <w:rsid w:val="0068703B"/>
    <w:rsid w:val="0068763E"/>
    <w:rsid w:val="00687681"/>
    <w:rsid w:val="00687900"/>
    <w:rsid w:val="00687A00"/>
    <w:rsid w:val="00687E83"/>
    <w:rsid w:val="00687FD7"/>
    <w:rsid w:val="006900C0"/>
    <w:rsid w:val="00690765"/>
    <w:rsid w:val="00690808"/>
    <w:rsid w:val="00690991"/>
    <w:rsid w:val="0069159D"/>
    <w:rsid w:val="00691705"/>
    <w:rsid w:val="00692072"/>
    <w:rsid w:val="0069235A"/>
    <w:rsid w:val="006923F2"/>
    <w:rsid w:val="00692A64"/>
    <w:rsid w:val="00692DE2"/>
    <w:rsid w:val="00693285"/>
    <w:rsid w:val="0069328E"/>
    <w:rsid w:val="00693415"/>
    <w:rsid w:val="00693C70"/>
    <w:rsid w:val="00693D59"/>
    <w:rsid w:val="00694439"/>
    <w:rsid w:val="00694AD3"/>
    <w:rsid w:val="00694C29"/>
    <w:rsid w:val="00694C44"/>
    <w:rsid w:val="00694F8E"/>
    <w:rsid w:val="006957C8"/>
    <w:rsid w:val="006958C1"/>
    <w:rsid w:val="00695C0B"/>
    <w:rsid w:val="00696049"/>
    <w:rsid w:val="006962A9"/>
    <w:rsid w:val="00696D47"/>
    <w:rsid w:val="0069736B"/>
    <w:rsid w:val="006973B9"/>
    <w:rsid w:val="006976FD"/>
    <w:rsid w:val="006977CB"/>
    <w:rsid w:val="00697B39"/>
    <w:rsid w:val="00697F36"/>
    <w:rsid w:val="00697FB4"/>
    <w:rsid w:val="006A044E"/>
    <w:rsid w:val="006A0475"/>
    <w:rsid w:val="006A0C44"/>
    <w:rsid w:val="006A0C88"/>
    <w:rsid w:val="006A0DD2"/>
    <w:rsid w:val="006A1134"/>
    <w:rsid w:val="006A136D"/>
    <w:rsid w:val="006A13FB"/>
    <w:rsid w:val="006A1690"/>
    <w:rsid w:val="006A1AD9"/>
    <w:rsid w:val="006A20FA"/>
    <w:rsid w:val="006A2332"/>
    <w:rsid w:val="006A289A"/>
    <w:rsid w:val="006A2C4D"/>
    <w:rsid w:val="006A3225"/>
    <w:rsid w:val="006A382A"/>
    <w:rsid w:val="006A38A9"/>
    <w:rsid w:val="006A39A1"/>
    <w:rsid w:val="006A3A32"/>
    <w:rsid w:val="006A3D5C"/>
    <w:rsid w:val="006A3D70"/>
    <w:rsid w:val="006A3D8D"/>
    <w:rsid w:val="006A41D9"/>
    <w:rsid w:val="006A45E5"/>
    <w:rsid w:val="006A4622"/>
    <w:rsid w:val="006A4630"/>
    <w:rsid w:val="006A51DD"/>
    <w:rsid w:val="006A532B"/>
    <w:rsid w:val="006A54D2"/>
    <w:rsid w:val="006A55D8"/>
    <w:rsid w:val="006A57CA"/>
    <w:rsid w:val="006A58AE"/>
    <w:rsid w:val="006A58BB"/>
    <w:rsid w:val="006A6582"/>
    <w:rsid w:val="006A6736"/>
    <w:rsid w:val="006A6B1C"/>
    <w:rsid w:val="006A6D9C"/>
    <w:rsid w:val="006A7302"/>
    <w:rsid w:val="006A730D"/>
    <w:rsid w:val="006A73BA"/>
    <w:rsid w:val="006A75CF"/>
    <w:rsid w:val="006A79CE"/>
    <w:rsid w:val="006A7C54"/>
    <w:rsid w:val="006A7E70"/>
    <w:rsid w:val="006B0137"/>
    <w:rsid w:val="006B089E"/>
    <w:rsid w:val="006B0DA7"/>
    <w:rsid w:val="006B1240"/>
    <w:rsid w:val="006B19BE"/>
    <w:rsid w:val="006B20B6"/>
    <w:rsid w:val="006B2307"/>
    <w:rsid w:val="006B2476"/>
    <w:rsid w:val="006B27A9"/>
    <w:rsid w:val="006B289E"/>
    <w:rsid w:val="006B31AE"/>
    <w:rsid w:val="006B329B"/>
    <w:rsid w:val="006B3334"/>
    <w:rsid w:val="006B3B7D"/>
    <w:rsid w:val="006B40A8"/>
    <w:rsid w:val="006B4244"/>
    <w:rsid w:val="006B4B00"/>
    <w:rsid w:val="006B4C6F"/>
    <w:rsid w:val="006B513D"/>
    <w:rsid w:val="006B5C8C"/>
    <w:rsid w:val="006B5FE2"/>
    <w:rsid w:val="006B60A2"/>
    <w:rsid w:val="006B61BB"/>
    <w:rsid w:val="006B62A5"/>
    <w:rsid w:val="006B64A0"/>
    <w:rsid w:val="006B66B1"/>
    <w:rsid w:val="006B685D"/>
    <w:rsid w:val="006B6DA8"/>
    <w:rsid w:val="006B760C"/>
    <w:rsid w:val="006B7E01"/>
    <w:rsid w:val="006C01EC"/>
    <w:rsid w:val="006C057B"/>
    <w:rsid w:val="006C0736"/>
    <w:rsid w:val="006C08C5"/>
    <w:rsid w:val="006C0A93"/>
    <w:rsid w:val="006C1087"/>
    <w:rsid w:val="006C10D5"/>
    <w:rsid w:val="006C111D"/>
    <w:rsid w:val="006C151A"/>
    <w:rsid w:val="006C21EE"/>
    <w:rsid w:val="006C267A"/>
    <w:rsid w:val="006C31BA"/>
    <w:rsid w:val="006C320E"/>
    <w:rsid w:val="006C3294"/>
    <w:rsid w:val="006C329A"/>
    <w:rsid w:val="006C3B0F"/>
    <w:rsid w:val="006C3C73"/>
    <w:rsid w:val="006C3CA9"/>
    <w:rsid w:val="006C3EDD"/>
    <w:rsid w:val="006C450E"/>
    <w:rsid w:val="006C4AC4"/>
    <w:rsid w:val="006C4B19"/>
    <w:rsid w:val="006C587E"/>
    <w:rsid w:val="006C5899"/>
    <w:rsid w:val="006C58BD"/>
    <w:rsid w:val="006C5B18"/>
    <w:rsid w:val="006C5F35"/>
    <w:rsid w:val="006C6274"/>
    <w:rsid w:val="006C6510"/>
    <w:rsid w:val="006C66A4"/>
    <w:rsid w:val="006C70B7"/>
    <w:rsid w:val="006C71E6"/>
    <w:rsid w:val="006C7329"/>
    <w:rsid w:val="006C7397"/>
    <w:rsid w:val="006C78AB"/>
    <w:rsid w:val="006C79F6"/>
    <w:rsid w:val="006C7FBD"/>
    <w:rsid w:val="006D0D62"/>
    <w:rsid w:val="006D1A0C"/>
    <w:rsid w:val="006D1A5D"/>
    <w:rsid w:val="006D1E49"/>
    <w:rsid w:val="006D2324"/>
    <w:rsid w:val="006D2958"/>
    <w:rsid w:val="006D2D42"/>
    <w:rsid w:val="006D338A"/>
    <w:rsid w:val="006D3AC5"/>
    <w:rsid w:val="006D3BAC"/>
    <w:rsid w:val="006D3F47"/>
    <w:rsid w:val="006D4133"/>
    <w:rsid w:val="006D42C3"/>
    <w:rsid w:val="006D4457"/>
    <w:rsid w:val="006D49B8"/>
    <w:rsid w:val="006D4B0A"/>
    <w:rsid w:val="006D4E1B"/>
    <w:rsid w:val="006D4F83"/>
    <w:rsid w:val="006D57F9"/>
    <w:rsid w:val="006D5C09"/>
    <w:rsid w:val="006D5E6C"/>
    <w:rsid w:val="006D6385"/>
    <w:rsid w:val="006D67CD"/>
    <w:rsid w:val="006D7010"/>
    <w:rsid w:val="006D709D"/>
    <w:rsid w:val="006D75C6"/>
    <w:rsid w:val="006D76B2"/>
    <w:rsid w:val="006D79D4"/>
    <w:rsid w:val="006D7E21"/>
    <w:rsid w:val="006E0014"/>
    <w:rsid w:val="006E02A5"/>
    <w:rsid w:val="006E0354"/>
    <w:rsid w:val="006E07D7"/>
    <w:rsid w:val="006E0C51"/>
    <w:rsid w:val="006E14BB"/>
    <w:rsid w:val="006E1790"/>
    <w:rsid w:val="006E18DC"/>
    <w:rsid w:val="006E1E1B"/>
    <w:rsid w:val="006E1F3D"/>
    <w:rsid w:val="006E2814"/>
    <w:rsid w:val="006E28A7"/>
    <w:rsid w:val="006E371E"/>
    <w:rsid w:val="006E37C6"/>
    <w:rsid w:val="006E4137"/>
    <w:rsid w:val="006E41D6"/>
    <w:rsid w:val="006E47CA"/>
    <w:rsid w:val="006E4F12"/>
    <w:rsid w:val="006E5014"/>
    <w:rsid w:val="006E50A3"/>
    <w:rsid w:val="006E5302"/>
    <w:rsid w:val="006E53D0"/>
    <w:rsid w:val="006E54D0"/>
    <w:rsid w:val="006E54FC"/>
    <w:rsid w:val="006E6240"/>
    <w:rsid w:val="006E6499"/>
    <w:rsid w:val="006E65C6"/>
    <w:rsid w:val="006E6E96"/>
    <w:rsid w:val="006E7013"/>
    <w:rsid w:val="006E7285"/>
    <w:rsid w:val="006E793F"/>
    <w:rsid w:val="006E7F3E"/>
    <w:rsid w:val="006F031D"/>
    <w:rsid w:val="006F05EB"/>
    <w:rsid w:val="006F07FC"/>
    <w:rsid w:val="006F0D97"/>
    <w:rsid w:val="006F13B6"/>
    <w:rsid w:val="006F1521"/>
    <w:rsid w:val="006F1712"/>
    <w:rsid w:val="006F1909"/>
    <w:rsid w:val="006F1C40"/>
    <w:rsid w:val="006F22C3"/>
    <w:rsid w:val="006F2457"/>
    <w:rsid w:val="006F3231"/>
    <w:rsid w:val="006F33A1"/>
    <w:rsid w:val="006F33A5"/>
    <w:rsid w:val="006F37D7"/>
    <w:rsid w:val="006F3CE3"/>
    <w:rsid w:val="006F41AF"/>
    <w:rsid w:val="006F4B96"/>
    <w:rsid w:val="006F51E8"/>
    <w:rsid w:val="006F526E"/>
    <w:rsid w:val="006F538E"/>
    <w:rsid w:val="006F598E"/>
    <w:rsid w:val="006F5B44"/>
    <w:rsid w:val="006F60A7"/>
    <w:rsid w:val="006F6204"/>
    <w:rsid w:val="006F6262"/>
    <w:rsid w:val="006F6292"/>
    <w:rsid w:val="006F6483"/>
    <w:rsid w:val="006F65DC"/>
    <w:rsid w:val="006F6970"/>
    <w:rsid w:val="006F6A97"/>
    <w:rsid w:val="006F6D1D"/>
    <w:rsid w:val="006F6F7D"/>
    <w:rsid w:val="006F7321"/>
    <w:rsid w:val="006F73F2"/>
    <w:rsid w:val="006F757C"/>
    <w:rsid w:val="006F77DB"/>
    <w:rsid w:val="006F79C8"/>
    <w:rsid w:val="006F79FA"/>
    <w:rsid w:val="006F7BCA"/>
    <w:rsid w:val="006F7D9D"/>
    <w:rsid w:val="006F7DBC"/>
    <w:rsid w:val="006F7E50"/>
    <w:rsid w:val="006F7FE2"/>
    <w:rsid w:val="00700323"/>
    <w:rsid w:val="007005BB"/>
    <w:rsid w:val="00700C27"/>
    <w:rsid w:val="007010D8"/>
    <w:rsid w:val="007010F8"/>
    <w:rsid w:val="00701594"/>
    <w:rsid w:val="00701896"/>
    <w:rsid w:val="007019CB"/>
    <w:rsid w:val="00701A86"/>
    <w:rsid w:val="007022F9"/>
    <w:rsid w:val="00702440"/>
    <w:rsid w:val="00702540"/>
    <w:rsid w:val="0070288F"/>
    <w:rsid w:val="00702FB6"/>
    <w:rsid w:val="00703355"/>
    <w:rsid w:val="007036F1"/>
    <w:rsid w:val="0070374F"/>
    <w:rsid w:val="00703B52"/>
    <w:rsid w:val="007040D7"/>
    <w:rsid w:val="00704342"/>
    <w:rsid w:val="007044AE"/>
    <w:rsid w:val="00704B43"/>
    <w:rsid w:val="00704D2A"/>
    <w:rsid w:val="00704FEE"/>
    <w:rsid w:val="0070568E"/>
    <w:rsid w:val="007058D2"/>
    <w:rsid w:val="00705A5D"/>
    <w:rsid w:val="00705F18"/>
    <w:rsid w:val="00705F19"/>
    <w:rsid w:val="007061E6"/>
    <w:rsid w:val="0070644B"/>
    <w:rsid w:val="0070722E"/>
    <w:rsid w:val="00707412"/>
    <w:rsid w:val="007075B3"/>
    <w:rsid w:val="00707718"/>
    <w:rsid w:val="00707C45"/>
    <w:rsid w:val="0071007C"/>
    <w:rsid w:val="007105EF"/>
    <w:rsid w:val="00710846"/>
    <w:rsid w:val="007108E8"/>
    <w:rsid w:val="00710A82"/>
    <w:rsid w:val="00710FE0"/>
    <w:rsid w:val="00711182"/>
    <w:rsid w:val="007117C1"/>
    <w:rsid w:val="00711A5F"/>
    <w:rsid w:val="00711B71"/>
    <w:rsid w:val="00711C22"/>
    <w:rsid w:val="00712457"/>
    <w:rsid w:val="00712D51"/>
    <w:rsid w:val="0071352C"/>
    <w:rsid w:val="00713EDB"/>
    <w:rsid w:val="00713EF9"/>
    <w:rsid w:val="007140C1"/>
    <w:rsid w:val="007141FD"/>
    <w:rsid w:val="00715679"/>
    <w:rsid w:val="00715AEE"/>
    <w:rsid w:val="00716426"/>
    <w:rsid w:val="007164FE"/>
    <w:rsid w:val="007168C8"/>
    <w:rsid w:val="00716BFC"/>
    <w:rsid w:val="00716C72"/>
    <w:rsid w:val="007170C2"/>
    <w:rsid w:val="00717588"/>
    <w:rsid w:val="007176A6"/>
    <w:rsid w:val="00717BC4"/>
    <w:rsid w:val="00717E13"/>
    <w:rsid w:val="00720414"/>
    <w:rsid w:val="00720EF0"/>
    <w:rsid w:val="00720F7D"/>
    <w:rsid w:val="0072112C"/>
    <w:rsid w:val="007211B8"/>
    <w:rsid w:val="00721370"/>
    <w:rsid w:val="00721FEC"/>
    <w:rsid w:val="007220C9"/>
    <w:rsid w:val="00722464"/>
    <w:rsid w:val="00722D72"/>
    <w:rsid w:val="00723114"/>
    <w:rsid w:val="00723210"/>
    <w:rsid w:val="007235DE"/>
    <w:rsid w:val="00723F72"/>
    <w:rsid w:val="00724729"/>
    <w:rsid w:val="00724A4E"/>
    <w:rsid w:val="00724FDD"/>
    <w:rsid w:val="007255E2"/>
    <w:rsid w:val="0072567C"/>
    <w:rsid w:val="00725C79"/>
    <w:rsid w:val="00726937"/>
    <w:rsid w:val="00726A58"/>
    <w:rsid w:val="00726B60"/>
    <w:rsid w:val="00727173"/>
    <w:rsid w:val="007271A8"/>
    <w:rsid w:val="00727609"/>
    <w:rsid w:val="007279BE"/>
    <w:rsid w:val="00727D71"/>
    <w:rsid w:val="00730275"/>
    <w:rsid w:val="00730B32"/>
    <w:rsid w:val="00730B34"/>
    <w:rsid w:val="00730DB6"/>
    <w:rsid w:val="00731293"/>
    <w:rsid w:val="00731BF8"/>
    <w:rsid w:val="00731F3E"/>
    <w:rsid w:val="00731F8E"/>
    <w:rsid w:val="00732394"/>
    <w:rsid w:val="0073269C"/>
    <w:rsid w:val="00732A30"/>
    <w:rsid w:val="00732E55"/>
    <w:rsid w:val="00733694"/>
    <w:rsid w:val="00733729"/>
    <w:rsid w:val="0073377E"/>
    <w:rsid w:val="007344CB"/>
    <w:rsid w:val="0073457E"/>
    <w:rsid w:val="00734C2F"/>
    <w:rsid w:val="00736549"/>
    <w:rsid w:val="0073666D"/>
    <w:rsid w:val="007367B1"/>
    <w:rsid w:val="00736A81"/>
    <w:rsid w:val="0073792E"/>
    <w:rsid w:val="00737C82"/>
    <w:rsid w:val="00737FC9"/>
    <w:rsid w:val="0074051E"/>
    <w:rsid w:val="007407D4"/>
    <w:rsid w:val="00740AFD"/>
    <w:rsid w:val="007413CD"/>
    <w:rsid w:val="007414EB"/>
    <w:rsid w:val="0074176F"/>
    <w:rsid w:val="00741815"/>
    <w:rsid w:val="00741C88"/>
    <w:rsid w:val="0074203E"/>
    <w:rsid w:val="007420D2"/>
    <w:rsid w:val="007427F6"/>
    <w:rsid w:val="007429C5"/>
    <w:rsid w:val="007430D6"/>
    <w:rsid w:val="0074311D"/>
    <w:rsid w:val="007434F2"/>
    <w:rsid w:val="0074412F"/>
    <w:rsid w:val="0074469E"/>
    <w:rsid w:val="00744E9A"/>
    <w:rsid w:val="00744FD0"/>
    <w:rsid w:val="00745736"/>
    <w:rsid w:val="00745B88"/>
    <w:rsid w:val="00745F44"/>
    <w:rsid w:val="00746C0F"/>
    <w:rsid w:val="00746D8E"/>
    <w:rsid w:val="007470D0"/>
    <w:rsid w:val="00747996"/>
    <w:rsid w:val="00747DCB"/>
    <w:rsid w:val="00750062"/>
    <w:rsid w:val="007504DF"/>
    <w:rsid w:val="00750910"/>
    <w:rsid w:val="00750912"/>
    <w:rsid w:val="00750A2F"/>
    <w:rsid w:val="00751BE3"/>
    <w:rsid w:val="00751D7F"/>
    <w:rsid w:val="00752450"/>
    <w:rsid w:val="007526AA"/>
    <w:rsid w:val="00752810"/>
    <w:rsid w:val="007528B8"/>
    <w:rsid w:val="00752ACD"/>
    <w:rsid w:val="00752B7D"/>
    <w:rsid w:val="00752F1E"/>
    <w:rsid w:val="00752F80"/>
    <w:rsid w:val="007534E8"/>
    <w:rsid w:val="0075365F"/>
    <w:rsid w:val="00753688"/>
    <w:rsid w:val="0075370D"/>
    <w:rsid w:val="00753768"/>
    <w:rsid w:val="0075411F"/>
    <w:rsid w:val="007542CC"/>
    <w:rsid w:val="00754856"/>
    <w:rsid w:val="00754857"/>
    <w:rsid w:val="00754D10"/>
    <w:rsid w:val="00754D8A"/>
    <w:rsid w:val="00754E23"/>
    <w:rsid w:val="0075566F"/>
    <w:rsid w:val="0075572C"/>
    <w:rsid w:val="00756401"/>
    <w:rsid w:val="00756617"/>
    <w:rsid w:val="00756E35"/>
    <w:rsid w:val="00756E69"/>
    <w:rsid w:val="0075767F"/>
    <w:rsid w:val="00757ABE"/>
    <w:rsid w:val="00757D65"/>
    <w:rsid w:val="00760109"/>
    <w:rsid w:val="00760891"/>
    <w:rsid w:val="0076098B"/>
    <w:rsid w:val="0076106B"/>
    <w:rsid w:val="00761183"/>
    <w:rsid w:val="0076133B"/>
    <w:rsid w:val="007614C2"/>
    <w:rsid w:val="00761602"/>
    <w:rsid w:val="0076192D"/>
    <w:rsid w:val="0076217A"/>
    <w:rsid w:val="0076244B"/>
    <w:rsid w:val="007625EA"/>
    <w:rsid w:val="00762635"/>
    <w:rsid w:val="00762B6A"/>
    <w:rsid w:val="00762C39"/>
    <w:rsid w:val="00763590"/>
    <w:rsid w:val="0076370A"/>
    <w:rsid w:val="0076392C"/>
    <w:rsid w:val="00763BF4"/>
    <w:rsid w:val="00763F2B"/>
    <w:rsid w:val="00763FF0"/>
    <w:rsid w:val="00764096"/>
    <w:rsid w:val="00764230"/>
    <w:rsid w:val="00764564"/>
    <w:rsid w:val="00764CE9"/>
    <w:rsid w:val="00764F0E"/>
    <w:rsid w:val="00765345"/>
    <w:rsid w:val="00765397"/>
    <w:rsid w:val="00765569"/>
    <w:rsid w:val="00765594"/>
    <w:rsid w:val="00765771"/>
    <w:rsid w:val="00765EFD"/>
    <w:rsid w:val="0076607A"/>
    <w:rsid w:val="00766358"/>
    <w:rsid w:val="007664C6"/>
    <w:rsid w:val="00767235"/>
    <w:rsid w:val="00767622"/>
    <w:rsid w:val="0076784F"/>
    <w:rsid w:val="007678C6"/>
    <w:rsid w:val="007700BE"/>
    <w:rsid w:val="0077019A"/>
    <w:rsid w:val="0077021A"/>
    <w:rsid w:val="00770624"/>
    <w:rsid w:val="007706E3"/>
    <w:rsid w:val="00770A05"/>
    <w:rsid w:val="00770D61"/>
    <w:rsid w:val="00770E1D"/>
    <w:rsid w:val="00771202"/>
    <w:rsid w:val="007714EE"/>
    <w:rsid w:val="0077185A"/>
    <w:rsid w:val="00771A6E"/>
    <w:rsid w:val="00771A89"/>
    <w:rsid w:val="00771B22"/>
    <w:rsid w:val="00772188"/>
    <w:rsid w:val="007723EE"/>
    <w:rsid w:val="0077242C"/>
    <w:rsid w:val="007724FC"/>
    <w:rsid w:val="007726D3"/>
    <w:rsid w:val="00772B54"/>
    <w:rsid w:val="00772B59"/>
    <w:rsid w:val="007731B3"/>
    <w:rsid w:val="007732A0"/>
    <w:rsid w:val="00773962"/>
    <w:rsid w:val="00773A4A"/>
    <w:rsid w:val="00773BC8"/>
    <w:rsid w:val="00773C9A"/>
    <w:rsid w:val="00773CC3"/>
    <w:rsid w:val="00773ECE"/>
    <w:rsid w:val="00773EE9"/>
    <w:rsid w:val="00774192"/>
    <w:rsid w:val="007745B1"/>
    <w:rsid w:val="007749B7"/>
    <w:rsid w:val="00774C1E"/>
    <w:rsid w:val="00774F4E"/>
    <w:rsid w:val="00775047"/>
    <w:rsid w:val="0077530F"/>
    <w:rsid w:val="007753CE"/>
    <w:rsid w:val="00775402"/>
    <w:rsid w:val="0077565B"/>
    <w:rsid w:val="00775794"/>
    <w:rsid w:val="00775C76"/>
    <w:rsid w:val="00775DE2"/>
    <w:rsid w:val="007762A4"/>
    <w:rsid w:val="007763D2"/>
    <w:rsid w:val="0077660B"/>
    <w:rsid w:val="00776766"/>
    <w:rsid w:val="007768C1"/>
    <w:rsid w:val="00776971"/>
    <w:rsid w:val="00776AE1"/>
    <w:rsid w:val="00776DEB"/>
    <w:rsid w:val="00776ED1"/>
    <w:rsid w:val="00776F68"/>
    <w:rsid w:val="0077716A"/>
    <w:rsid w:val="0077793D"/>
    <w:rsid w:val="007800EA"/>
    <w:rsid w:val="00780863"/>
    <w:rsid w:val="007808DF"/>
    <w:rsid w:val="007809C0"/>
    <w:rsid w:val="00780B8F"/>
    <w:rsid w:val="00780D7C"/>
    <w:rsid w:val="007812B4"/>
    <w:rsid w:val="00781367"/>
    <w:rsid w:val="007814D5"/>
    <w:rsid w:val="007818C1"/>
    <w:rsid w:val="00781F3E"/>
    <w:rsid w:val="00782523"/>
    <w:rsid w:val="007827D5"/>
    <w:rsid w:val="00782DA0"/>
    <w:rsid w:val="00782F99"/>
    <w:rsid w:val="007835DA"/>
    <w:rsid w:val="007836C6"/>
    <w:rsid w:val="00783980"/>
    <w:rsid w:val="00783D5C"/>
    <w:rsid w:val="00783E76"/>
    <w:rsid w:val="00783EF3"/>
    <w:rsid w:val="0078400A"/>
    <w:rsid w:val="007841AD"/>
    <w:rsid w:val="00784475"/>
    <w:rsid w:val="007849F6"/>
    <w:rsid w:val="00785633"/>
    <w:rsid w:val="00785917"/>
    <w:rsid w:val="00785CE4"/>
    <w:rsid w:val="00785EC4"/>
    <w:rsid w:val="007860CC"/>
    <w:rsid w:val="007861CD"/>
    <w:rsid w:val="007862DA"/>
    <w:rsid w:val="007867C7"/>
    <w:rsid w:val="007869D6"/>
    <w:rsid w:val="0078704B"/>
    <w:rsid w:val="007875B8"/>
    <w:rsid w:val="00787A18"/>
    <w:rsid w:val="00787D8C"/>
    <w:rsid w:val="00787D95"/>
    <w:rsid w:val="0079008A"/>
    <w:rsid w:val="007900A1"/>
    <w:rsid w:val="00790958"/>
    <w:rsid w:val="00790A70"/>
    <w:rsid w:val="00790E00"/>
    <w:rsid w:val="007921EA"/>
    <w:rsid w:val="00792A7C"/>
    <w:rsid w:val="00792ABC"/>
    <w:rsid w:val="00792D65"/>
    <w:rsid w:val="007931AB"/>
    <w:rsid w:val="007933CB"/>
    <w:rsid w:val="00793686"/>
    <w:rsid w:val="00793840"/>
    <w:rsid w:val="0079396E"/>
    <w:rsid w:val="00793BE7"/>
    <w:rsid w:val="00794112"/>
    <w:rsid w:val="00794A59"/>
    <w:rsid w:val="0079522A"/>
    <w:rsid w:val="0079530D"/>
    <w:rsid w:val="00795445"/>
    <w:rsid w:val="00795D0C"/>
    <w:rsid w:val="0079650F"/>
    <w:rsid w:val="0079683B"/>
    <w:rsid w:val="00796844"/>
    <w:rsid w:val="00796BB6"/>
    <w:rsid w:val="00796C15"/>
    <w:rsid w:val="00796D5B"/>
    <w:rsid w:val="00796F91"/>
    <w:rsid w:val="00797AD9"/>
    <w:rsid w:val="007A00CB"/>
    <w:rsid w:val="007A0294"/>
    <w:rsid w:val="007A0687"/>
    <w:rsid w:val="007A0ECE"/>
    <w:rsid w:val="007A1287"/>
    <w:rsid w:val="007A16EE"/>
    <w:rsid w:val="007A1747"/>
    <w:rsid w:val="007A19B4"/>
    <w:rsid w:val="007A1C99"/>
    <w:rsid w:val="007A213F"/>
    <w:rsid w:val="007A2834"/>
    <w:rsid w:val="007A32B6"/>
    <w:rsid w:val="007A4184"/>
    <w:rsid w:val="007A4838"/>
    <w:rsid w:val="007A51FE"/>
    <w:rsid w:val="007A54CE"/>
    <w:rsid w:val="007A5A2E"/>
    <w:rsid w:val="007A5FBC"/>
    <w:rsid w:val="007A6106"/>
    <w:rsid w:val="007A61EF"/>
    <w:rsid w:val="007A6244"/>
    <w:rsid w:val="007A68A5"/>
    <w:rsid w:val="007A69F2"/>
    <w:rsid w:val="007A6E99"/>
    <w:rsid w:val="007A6EF4"/>
    <w:rsid w:val="007A75B3"/>
    <w:rsid w:val="007A7787"/>
    <w:rsid w:val="007A78AB"/>
    <w:rsid w:val="007A7C2A"/>
    <w:rsid w:val="007ABFED"/>
    <w:rsid w:val="007B0560"/>
    <w:rsid w:val="007B0577"/>
    <w:rsid w:val="007B07C9"/>
    <w:rsid w:val="007B08DC"/>
    <w:rsid w:val="007B0A58"/>
    <w:rsid w:val="007B0B0D"/>
    <w:rsid w:val="007B1140"/>
    <w:rsid w:val="007B1F13"/>
    <w:rsid w:val="007B20E1"/>
    <w:rsid w:val="007B2266"/>
    <w:rsid w:val="007B23AD"/>
    <w:rsid w:val="007B247F"/>
    <w:rsid w:val="007B26F8"/>
    <w:rsid w:val="007B324C"/>
    <w:rsid w:val="007B36BE"/>
    <w:rsid w:val="007B39CC"/>
    <w:rsid w:val="007B3F27"/>
    <w:rsid w:val="007B407B"/>
    <w:rsid w:val="007B4242"/>
    <w:rsid w:val="007B43BB"/>
    <w:rsid w:val="007B4524"/>
    <w:rsid w:val="007B462E"/>
    <w:rsid w:val="007B4762"/>
    <w:rsid w:val="007B4A1F"/>
    <w:rsid w:val="007B4A2C"/>
    <w:rsid w:val="007B524D"/>
    <w:rsid w:val="007B5795"/>
    <w:rsid w:val="007B59A1"/>
    <w:rsid w:val="007B5F40"/>
    <w:rsid w:val="007B6639"/>
    <w:rsid w:val="007B672F"/>
    <w:rsid w:val="007B6880"/>
    <w:rsid w:val="007B69F8"/>
    <w:rsid w:val="007B6B20"/>
    <w:rsid w:val="007B6C1C"/>
    <w:rsid w:val="007B6E5F"/>
    <w:rsid w:val="007B7AD8"/>
    <w:rsid w:val="007C02E0"/>
    <w:rsid w:val="007C0347"/>
    <w:rsid w:val="007C06ED"/>
    <w:rsid w:val="007C0AAC"/>
    <w:rsid w:val="007C0D2E"/>
    <w:rsid w:val="007C118C"/>
    <w:rsid w:val="007C1504"/>
    <w:rsid w:val="007C1547"/>
    <w:rsid w:val="007C1726"/>
    <w:rsid w:val="007C1777"/>
    <w:rsid w:val="007C1886"/>
    <w:rsid w:val="007C1BC1"/>
    <w:rsid w:val="007C2765"/>
    <w:rsid w:val="007C27A6"/>
    <w:rsid w:val="007C27CE"/>
    <w:rsid w:val="007C2B56"/>
    <w:rsid w:val="007C33F8"/>
    <w:rsid w:val="007C3473"/>
    <w:rsid w:val="007C3AEE"/>
    <w:rsid w:val="007C3CBC"/>
    <w:rsid w:val="007C3FF3"/>
    <w:rsid w:val="007C43F9"/>
    <w:rsid w:val="007C48F6"/>
    <w:rsid w:val="007C5386"/>
    <w:rsid w:val="007C54F7"/>
    <w:rsid w:val="007C5C63"/>
    <w:rsid w:val="007C5D1D"/>
    <w:rsid w:val="007C5E31"/>
    <w:rsid w:val="007C5F46"/>
    <w:rsid w:val="007C6C52"/>
    <w:rsid w:val="007C77C4"/>
    <w:rsid w:val="007C7863"/>
    <w:rsid w:val="007C7AAF"/>
    <w:rsid w:val="007C7DF2"/>
    <w:rsid w:val="007D0064"/>
    <w:rsid w:val="007D0730"/>
    <w:rsid w:val="007D1162"/>
    <w:rsid w:val="007D136C"/>
    <w:rsid w:val="007D1486"/>
    <w:rsid w:val="007D151D"/>
    <w:rsid w:val="007D1E8A"/>
    <w:rsid w:val="007D2400"/>
    <w:rsid w:val="007D269F"/>
    <w:rsid w:val="007D29D3"/>
    <w:rsid w:val="007D2AB6"/>
    <w:rsid w:val="007D32D8"/>
    <w:rsid w:val="007D3401"/>
    <w:rsid w:val="007D3660"/>
    <w:rsid w:val="007D3ECE"/>
    <w:rsid w:val="007D4022"/>
    <w:rsid w:val="007D413C"/>
    <w:rsid w:val="007D4795"/>
    <w:rsid w:val="007D4C6C"/>
    <w:rsid w:val="007D4F65"/>
    <w:rsid w:val="007D4FC1"/>
    <w:rsid w:val="007D59D9"/>
    <w:rsid w:val="007D5DF4"/>
    <w:rsid w:val="007D6516"/>
    <w:rsid w:val="007D6762"/>
    <w:rsid w:val="007D6A32"/>
    <w:rsid w:val="007D79DE"/>
    <w:rsid w:val="007D7BA2"/>
    <w:rsid w:val="007D7DBE"/>
    <w:rsid w:val="007E0133"/>
    <w:rsid w:val="007E025B"/>
    <w:rsid w:val="007E034D"/>
    <w:rsid w:val="007E03A8"/>
    <w:rsid w:val="007E0673"/>
    <w:rsid w:val="007E0B64"/>
    <w:rsid w:val="007E164F"/>
    <w:rsid w:val="007E1883"/>
    <w:rsid w:val="007E18CA"/>
    <w:rsid w:val="007E18D6"/>
    <w:rsid w:val="007E1DB2"/>
    <w:rsid w:val="007E203B"/>
    <w:rsid w:val="007E2488"/>
    <w:rsid w:val="007E24FE"/>
    <w:rsid w:val="007E2523"/>
    <w:rsid w:val="007E26D1"/>
    <w:rsid w:val="007E2DD3"/>
    <w:rsid w:val="007E2FB1"/>
    <w:rsid w:val="007E3449"/>
    <w:rsid w:val="007E3508"/>
    <w:rsid w:val="007E3959"/>
    <w:rsid w:val="007E4007"/>
    <w:rsid w:val="007E40B2"/>
    <w:rsid w:val="007E45DD"/>
    <w:rsid w:val="007E45FF"/>
    <w:rsid w:val="007E4B00"/>
    <w:rsid w:val="007E5780"/>
    <w:rsid w:val="007E6017"/>
    <w:rsid w:val="007E6145"/>
    <w:rsid w:val="007E64FC"/>
    <w:rsid w:val="007E65D4"/>
    <w:rsid w:val="007E67E5"/>
    <w:rsid w:val="007E68BC"/>
    <w:rsid w:val="007E6AD0"/>
    <w:rsid w:val="007E6BB4"/>
    <w:rsid w:val="007E6C35"/>
    <w:rsid w:val="007E75B8"/>
    <w:rsid w:val="007F00FC"/>
    <w:rsid w:val="007F0155"/>
    <w:rsid w:val="007F039B"/>
    <w:rsid w:val="007F0455"/>
    <w:rsid w:val="007F067C"/>
    <w:rsid w:val="007F0863"/>
    <w:rsid w:val="007F0998"/>
    <w:rsid w:val="007F0AAF"/>
    <w:rsid w:val="007F0CC3"/>
    <w:rsid w:val="007F1038"/>
    <w:rsid w:val="007F12B9"/>
    <w:rsid w:val="007F16B4"/>
    <w:rsid w:val="007F1C01"/>
    <w:rsid w:val="007F1C54"/>
    <w:rsid w:val="007F213D"/>
    <w:rsid w:val="007F2AD1"/>
    <w:rsid w:val="007F30CE"/>
    <w:rsid w:val="007F38B9"/>
    <w:rsid w:val="007F3CA7"/>
    <w:rsid w:val="007F3EF5"/>
    <w:rsid w:val="007F42E9"/>
    <w:rsid w:val="007F49F2"/>
    <w:rsid w:val="007F4A21"/>
    <w:rsid w:val="007F539D"/>
    <w:rsid w:val="007F59B0"/>
    <w:rsid w:val="007F5BF2"/>
    <w:rsid w:val="007F5C7D"/>
    <w:rsid w:val="007F5C92"/>
    <w:rsid w:val="007F5F5B"/>
    <w:rsid w:val="007F6AC7"/>
    <w:rsid w:val="007F6F78"/>
    <w:rsid w:val="007F71DB"/>
    <w:rsid w:val="007F7585"/>
    <w:rsid w:val="007F7745"/>
    <w:rsid w:val="007F77F6"/>
    <w:rsid w:val="007F7CB9"/>
    <w:rsid w:val="00800351"/>
    <w:rsid w:val="008004BA"/>
    <w:rsid w:val="0080084F"/>
    <w:rsid w:val="00800EBD"/>
    <w:rsid w:val="00801366"/>
    <w:rsid w:val="00801815"/>
    <w:rsid w:val="00802536"/>
    <w:rsid w:val="00802691"/>
    <w:rsid w:val="008026C5"/>
    <w:rsid w:val="008027EC"/>
    <w:rsid w:val="00802810"/>
    <w:rsid w:val="00802988"/>
    <w:rsid w:val="00802A89"/>
    <w:rsid w:val="00802E64"/>
    <w:rsid w:val="0080330C"/>
    <w:rsid w:val="00803560"/>
    <w:rsid w:val="0080390F"/>
    <w:rsid w:val="00804231"/>
    <w:rsid w:val="00804665"/>
    <w:rsid w:val="00804741"/>
    <w:rsid w:val="00804BAA"/>
    <w:rsid w:val="008051BE"/>
    <w:rsid w:val="00805339"/>
    <w:rsid w:val="00805502"/>
    <w:rsid w:val="008057BE"/>
    <w:rsid w:val="00805EC5"/>
    <w:rsid w:val="00806509"/>
    <w:rsid w:val="00806BC3"/>
    <w:rsid w:val="00807136"/>
    <w:rsid w:val="008073D2"/>
    <w:rsid w:val="008075B0"/>
    <w:rsid w:val="008077EA"/>
    <w:rsid w:val="00807FAF"/>
    <w:rsid w:val="00810744"/>
    <w:rsid w:val="00810A55"/>
    <w:rsid w:val="00810D4B"/>
    <w:rsid w:val="00811146"/>
    <w:rsid w:val="00811294"/>
    <w:rsid w:val="00811461"/>
    <w:rsid w:val="00812351"/>
    <w:rsid w:val="008125EB"/>
    <w:rsid w:val="0081262B"/>
    <w:rsid w:val="00812642"/>
    <w:rsid w:val="0081269D"/>
    <w:rsid w:val="00812C87"/>
    <w:rsid w:val="008132B6"/>
    <w:rsid w:val="008133AD"/>
    <w:rsid w:val="008136E4"/>
    <w:rsid w:val="00813B8C"/>
    <w:rsid w:val="00813BC9"/>
    <w:rsid w:val="00814027"/>
    <w:rsid w:val="0081419D"/>
    <w:rsid w:val="00814674"/>
    <w:rsid w:val="008147C6"/>
    <w:rsid w:val="00814A6C"/>
    <w:rsid w:val="00814DE0"/>
    <w:rsid w:val="00815106"/>
    <w:rsid w:val="0081523A"/>
    <w:rsid w:val="00815347"/>
    <w:rsid w:val="00815AFA"/>
    <w:rsid w:val="00815B37"/>
    <w:rsid w:val="00815F8A"/>
    <w:rsid w:val="0081622F"/>
    <w:rsid w:val="00816529"/>
    <w:rsid w:val="008171B1"/>
    <w:rsid w:val="00817483"/>
    <w:rsid w:val="00817A68"/>
    <w:rsid w:val="00817A6B"/>
    <w:rsid w:val="00817AB0"/>
    <w:rsid w:val="00817B64"/>
    <w:rsid w:val="00817D51"/>
    <w:rsid w:val="008206DF"/>
    <w:rsid w:val="00821017"/>
    <w:rsid w:val="008210B5"/>
    <w:rsid w:val="008216AA"/>
    <w:rsid w:val="00821739"/>
    <w:rsid w:val="00821C4A"/>
    <w:rsid w:val="00821CC9"/>
    <w:rsid w:val="008232BC"/>
    <w:rsid w:val="0082333D"/>
    <w:rsid w:val="00823404"/>
    <w:rsid w:val="00824361"/>
    <w:rsid w:val="008249E7"/>
    <w:rsid w:val="00824C28"/>
    <w:rsid w:val="00825521"/>
    <w:rsid w:val="00825E50"/>
    <w:rsid w:val="00825F84"/>
    <w:rsid w:val="00826148"/>
    <w:rsid w:val="008269A0"/>
    <w:rsid w:val="00826F6E"/>
    <w:rsid w:val="00826F96"/>
    <w:rsid w:val="00826FBF"/>
    <w:rsid w:val="00827061"/>
    <w:rsid w:val="008274F6"/>
    <w:rsid w:val="008279C7"/>
    <w:rsid w:val="00827F1A"/>
    <w:rsid w:val="008300D5"/>
    <w:rsid w:val="0083027A"/>
    <w:rsid w:val="0083041B"/>
    <w:rsid w:val="0083044D"/>
    <w:rsid w:val="008307E6"/>
    <w:rsid w:val="0083090A"/>
    <w:rsid w:val="00830A20"/>
    <w:rsid w:val="00830D7C"/>
    <w:rsid w:val="00830D8C"/>
    <w:rsid w:val="0083105D"/>
    <w:rsid w:val="0083198D"/>
    <w:rsid w:val="00831BC3"/>
    <w:rsid w:val="00832459"/>
    <w:rsid w:val="0083284B"/>
    <w:rsid w:val="00832B0C"/>
    <w:rsid w:val="00832C91"/>
    <w:rsid w:val="00832CE0"/>
    <w:rsid w:val="008346D9"/>
    <w:rsid w:val="00834E82"/>
    <w:rsid w:val="008353E3"/>
    <w:rsid w:val="00835923"/>
    <w:rsid w:val="00835C1D"/>
    <w:rsid w:val="008362F0"/>
    <w:rsid w:val="008363DD"/>
    <w:rsid w:val="00836AF0"/>
    <w:rsid w:val="00836E4A"/>
    <w:rsid w:val="00837A42"/>
    <w:rsid w:val="00837F53"/>
    <w:rsid w:val="008401AE"/>
    <w:rsid w:val="008402FD"/>
    <w:rsid w:val="008403ED"/>
    <w:rsid w:val="00840894"/>
    <w:rsid w:val="00840B4F"/>
    <w:rsid w:val="00841939"/>
    <w:rsid w:val="00841C59"/>
    <w:rsid w:val="008421BF"/>
    <w:rsid w:val="0084264E"/>
    <w:rsid w:val="00842BF5"/>
    <w:rsid w:val="00842D14"/>
    <w:rsid w:val="00842FB7"/>
    <w:rsid w:val="00843081"/>
    <w:rsid w:val="00843089"/>
    <w:rsid w:val="008431A0"/>
    <w:rsid w:val="008435BF"/>
    <w:rsid w:val="0084365D"/>
    <w:rsid w:val="008439B9"/>
    <w:rsid w:val="00843DF6"/>
    <w:rsid w:val="00843FFA"/>
    <w:rsid w:val="008440ED"/>
    <w:rsid w:val="00844961"/>
    <w:rsid w:val="00844C8B"/>
    <w:rsid w:val="00844D3C"/>
    <w:rsid w:val="00844D47"/>
    <w:rsid w:val="00845126"/>
    <w:rsid w:val="00845CDB"/>
    <w:rsid w:val="008460DB"/>
    <w:rsid w:val="008464E3"/>
    <w:rsid w:val="008465D1"/>
    <w:rsid w:val="008466CA"/>
    <w:rsid w:val="008466EB"/>
    <w:rsid w:val="008472C1"/>
    <w:rsid w:val="00847A10"/>
    <w:rsid w:val="00850898"/>
    <w:rsid w:val="00850D4F"/>
    <w:rsid w:val="00850E77"/>
    <w:rsid w:val="0085103A"/>
    <w:rsid w:val="00851091"/>
    <w:rsid w:val="00851244"/>
    <w:rsid w:val="0085129D"/>
    <w:rsid w:val="008512ED"/>
    <w:rsid w:val="00851D12"/>
    <w:rsid w:val="0085202E"/>
    <w:rsid w:val="00852B77"/>
    <w:rsid w:val="00852BBF"/>
    <w:rsid w:val="00852F5F"/>
    <w:rsid w:val="008535B9"/>
    <w:rsid w:val="008537D0"/>
    <w:rsid w:val="00853D2F"/>
    <w:rsid w:val="00853F83"/>
    <w:rsid w:val="00854056"/>
    <w:rsid w:val="00854160"/>
    <w:rsid w:val="00854201"/>
    <w:rsid w:val="008548FA"/>
    <w:rsid w:val="00854FCD"/>
    <w:rsid w:val="00855083"/>
    <w:rsid w:val="008551E5"/>
    <w:rsid w:val="008552A8"/>
    <w:rsid w:val="00855383"/>
    <w:rsid w:val="00855F15"/>
    <w:rsid w:val="00855F64"/>
    <w:rsid w:val="0085623B"/>
    <w:rsid w:val="00856243"/>
    <w:rsid w:val="008563B6"/>
    <w:rsid w:val="00856637"/>
    <w:rsid w:val="00856726"/>
    <w:rsid w:val="008567D4"/>
    <w:rsid w:val="00856B2F"/>
    <w:rsid w:val="00856EE6"/>
    <w:rsid w:val="00856F68"/>
    <w:rsid w:val="0085733B"/>
    <w:rsid w:val="00857359"/>
    <w:rsid w:val="008574B9"/>
    <w:rsid w:val="008578FA"/>
    <w:rsid w:val="00857A92"/>
    <w:rsid w:val="00857E1B"/>
    <w:rsid w:val="008600D3"/>
    <w:rsid w:val="008605A4"/>
    <w:rsid w:val="00860838"/>
    <w:rsid w:val="00860A03"/>
    <w:rsid w:val="00860A5C"/>
    <w:rsid w:val="0086104B"/>
    <w:rsid w:val="008612F3"/>
    <w:rsid w:val="00861701"/>
    <w:rsid w:val="00861DD4"/>
    <w:rsid w:val="00862385"/>
    <w:rsid w:val="00862408"/>
    <w:rsid w:val="008625E6"/>
    <w:rsid w:val="00862625"/>
    <w:rsid w:val="00862A66"/>
    <w:rsid w:val="00862DB5"/>
    <w:rsid w:val="00862DCA"/>
    <w:rsid w:val="008630F9"/>
    <w:rsid w:val="00863155"/>
    <w:rsid w:val="008639F8"/>
    <w:rsid w:val="00863B97"/>
    <w:rsid w:val="00863E9E"/>
    <w:rsid w:val="00863FB2"/>
    <w:rsid w:val="0086400E"/>
    <w:rsid w:val="00864720"/>
    <w:rsid w:val="0086499F"/>
    <w:rsid w:val="00864C0C"/>
    <w:rsid w:val="00864CDF"/>
    <w:rsid w:val="00865119"/>
    <w:rsid w:val="0086539C"/>
    <w:rsid w:val="00865A8D"/>
    <w:rsid w:val="00865F27"/>
    <w:rsid w:val="0086614E"/>
    <w:rsid w:val="008661A9"/>
    <w:rsid w:val="00866731"/>
    <w:rsid w:val="00866774"/>
    <w:rsid w:val="00866A92"/>
    <w:rsid w:val="00866D19"/>
    <w:rsid w:val="00866D61"/>
    <w:rsid w:val="00866DB2"/>
    <w:rsid w:val="00867170"/>
    <w:rsid w:val="0086728B"/>
    <w:rsid w:val="0086736A"/>
    <w:rsid w:val="008673E9"/>
    <w:rsid w:val="0086743E"/>
    <w:rsid w:val="00867B86"/>
    <w:rsid w:val="00867F14"/>
    <w:rsid w:val="00870167"/>
    <w:rsid w:val="0087157A"/>
    <w:rsid w:val="008719A2"/>
    <w:rsid w:val="00871A01"/>
    <w:rsid w:val="00871B04"/>
    <w:rsid w:val="00871B14"/>
    <w:rsid w:val="00871E9C"/>
    <w:rsid w:val="00871F6D"/>
    <w:rsid w:val="00872029"/>
    <w:rsid w:val="00872662"/>
    <w:rsid w:val="00872779"/>
    <w:rsid w:val="0087277B"/>
    <w:rsid w:val="00872D32"/>
    <w:rsid w:val="00872EDA"/>
    <w:rsid w:val="00873064"/>
    <w:rsid w:val="00873297"/>
    <w:rsid w:val="008732C5"/>
    <w:rsid w:val="008737CB"/>
    <w:rsid w:val="0087387B"/>
    <w:rsid w:val="00873B29"/>
    <w:rsid w:val="00874311"/>
    <w:rsid w:val="008745DF"/>
    <w:rsid w:val="00874650"/>
    <w:rsid w:val="00874736"/>
    <w:rsid w:val="00874A9F"/>
    <w:rsid w:val="00875080"/>
    <w:rsid w:val="008754F1"/>
    <w:rsid w:val="0087561D"/>
    <w:rsid w:val="0087562B"/>
    <w:rsid w:val="00875962"/>
    <w:rsid w:val="00875DDB"/>
    <w:rsid w:val="00876260"/>
    <w:rsid w:val="0087628A"/>
    <w:rsid w:val="00876560"/>
    <w:rsid w:val="00876994"/>
    <w:rsid w:val="00876F13"/>
    <w:rsid w:val="008777CE"/>
    <w:rsid w:val="008777DB"/>
    <w:rsid w:val="00877966"/>
    <w:rsid w:val="008779D3"/>
    <w:rsid w:val="0088046C"/>
    <w:rsid w:val="008804C8"/>
    <w:rsid w:val="008804E7"/>
    <w:rsid w:val="008808C1"/>
    <w:rsid w:val="00880B95"/>
    <w:rsid w:val="00880FAE"/>
    <w:rsid w:val="00881B9D"/>
    <w:rsid w:val="008821F4"/>
    <w:rsid w:val="00882876"/>
    <w:rsid w:val="00882C83"/>
    <w:rsid w:val="008830C0"/>
    <w:rsid w:val="008836AA"/>
    <w:rsid w:val="00883CF5"/>
    <w:rsid w:val="00883D60"/>
    <w:rsid w:val="00884317"/>
    <w:rsid w:val="0088475F"/>
    <w:rsid w:val="0088478C"/>
    <w:rsid w:val="0088479F"/>
    <w:rsid w:val="008849F9"/>
    <w:rsid w:val="00884BA2"/>
    <w:rsid w:val="0088511A"/>
    <w:rsid w:val="00885298"/>
    <w:rsid w:val="008854C7"/>
    <w:rsid w:val="00885637"/>
    <w:rsid w:val="008862B0"/>
    <w:rsid w:val="00886781"/>
    <w:rsid w:val="00886B96"/>
    <w:rsid w:val="00886BE2"/>
    <w:rsid w:val="00886DBA"/>
    <w:rsid w:val="00886E1C"/>
    <w:rsid w:val="008871F0"/>
    <w:rsid w:val="0088746B"/>
    <w:rsid w:val="00887691"/>
    <w:rsid w:val="00887728"/>
    <w:rsid w:val="00887A24"/>
    <w:rsid w:val="00887AA8"/>
    <w:rsid w:val="00887B59"/>
    <w:rsid w:val="00887BDF"/>
    <w:rsid w:val="00890196"/>
    <w:rsid w:val="008901FD"/>
    <w:rsid w:val="0089045F"/>
    <w:rsid w:val="008906FE"/>
    <w:rsid w:val="008909A7"/>
    <w:rsid w:val="00890B84"/>
    <w:rsid w:val="00890EC2"/>
    <w:rsid w:val="00891250"/>
    <w:rsid w:val="008915CA"/>
    <w:rsid w:val="00891A7E"/>
    <w:rsid w:val="00892132"/>
    <w:rsid w:val="00892349"/>
    <w:rsid w:val="0089237F"/>
    <w:rsid w:val="00892846"/>
    <w:rsid w:val="00892852"/>
    <w:rsid w:val="00892A97"/>
    <w:rsid w:val="00892CA8"/>
    <w:rsid w:val="008931FD"/>
    <w:rsid w:val="008937DF"/>
    <w:rsid w:val="00893ECF"/>
    <w:rsid w:val="00894216"/>
    <w:rsid w:val="0089438E"/>
    <w:rsid w:val="008943C5"/>
    <w:rsid w:val="0089461B"/>
    <w:rsid w:val="00894BA1"/>
    <w:rsid w:val="00894C63"/>
    <w:rsid w:val="00894C87"/>
    <w:rsid w:val="00894D21"/>
    <w:rsid w:val="00894E60"/>
    <w:rsid w:val="00894F3A"/>
    <w:rsid w:val="00895029"/>
    <w:rsid w:val="00895A80"/>
    <w:rsid w:val="00895B78"/>
    <w:rsid w:val="00896048"/>
    <w:rsid w:val="00896353"/>
    <w:rsid w:val="008967F0"/>
    <w:rsid w:val="0089689B"/>
    <w:rsid w:val="00896A8C"/>
    <w:rsid w:val="00896D36"/>
    <w:rsid w:val="00896DBA"/>
    <w:rsid w:val="00896DF9"/>
    <w:rsid w:val="00897622"/>
    <w:rsid w:val="0089768E"/>
    <w:rsid w:val="0089776D"/>
    <w:rsid w:val="008978EE"/>
    <w:rsid w:val="00897B30"/>
    <w:rsid w:val="00897CF6"/>
    <w:rsid w:val="008A0538"/>
    <w:rsid w:val="008A05FB"/>
    <w:rsid w:val="008A0B5B"/>
    <w:rsid w:val="008A0E11"/>
    <w:rsid w:val="008A0E3E"/>
    <w:rsid w:val="008A1029"/>
    <w:rsid w:val="008A17D2"/>
    <w:rsid w:val="008A1A07"/>
    <w:rsid w:val="008A1A47"/>
    <w:rsid w:val="008A1B91"/>
    <w:rsid w:val="008A304A"/>
    <w:rsid w:val="008A30EB"/>
    <w:rsid w:val="008A30EE"/>
    <w:rsid w:val="008A327D"/>
    <w:rsid w:val="008A3C9F"/>
    <w:rsid w:val="008A3D3F"/>
    <w:rsid w:val="008A3D71"/>
    <w:rsid w:val="008A3E37"/>
    <w:rsid w:val="008A3EF9"/>
    <w:rsid w:val="008A3F10"/>
    <w:rsid w:val="008A4220"/>
    <w:rsid w:val="008A4294"/>
    <w:rsid w:val="008A443C"/>
    <w:rsid w:val="008A48FB"/>
    <w:rsid w:val="008A4DBA"/>
    <w:rsid w:val="008A5044"/>
    <w:rsid w:val="008A529E"/>
    <w:rsid w:val="008A60E0"/>
    <w:rsid w:val="008A6359"/>
    <w:rsid w:val="008A69F5"/>
    <w:rsid w:val="008A70F1"/>
    <w:rsid w:val="008A71DD"/>
    <w:rsid w:val="008A7238"/>
    <w:rsid w:val="008A7852"/>
    <w:rsid w:val="008A7D0C"/>
    <w:rsid w:val="008B01B9"/>
    <w:rsid w:val="008B03CD"/>
    <w:rsid w:val="008B0420"/>
    <w:rsid w:val="008B064C"/>
    <w:rsid w:val="008B06E8"/>
    <w:rsid w:val="008B0966"/>
    <w:rsid w:val="008B0D7E"/>
    <w:rsid w:val="008B10E6"/>
    <w:rsid w:val="008B1598"/>
    <w:rsid w:val="008B165C"/>
    <w:rsid w:val="008B1981"/>
    <w:rsid w:val="008B1BE1"/>
    <w:rsid w:val="008B1C0F"/>
    <w:rsid w:val="008B1F81"/>
    <w:rsid w:val="008B2095"/>
    <w:rsid w:val="008B21CE"/>
    <w:rsid w:val="008B265D"/>
    <w:rsid w:val="008B32E7"/>
    <w:rsid w:val="008B356F"/>
    <w:rsid w:val="008B3A43"/>
    <w:rsid w:val="008B496E"/>
    <w:rsid w:val="008B4DF2"/>
    <w:rsid w:val="008B514B"/>
    <w:rsid w:val="008B57FF"/>
    <w:rsid w:val="008B59EA"/>
    <w:rsid w:val="008B5B16"/>
    <w:rsid w:val="008B5C01"/>
    <w:rsid w:val="008B5C70"/>
    <w:rsid w:val="008B6683"/>
    <w:rsid w:val="008B67F3"/>
    <w:rsid w:val="008B6B7E"/>
    <w:rsid w:val="008B6BC8"/>
    <w:rsid w:val="008B6CBD"/>
    <w:rsid w:val="008B6CC2"/>
    <w:rsid w:val="008B6FDE"/>
    <w:rsid w:val="008B7EFE"/>
    <w:rsid w:val="008C0182"/>
    <w:rsid w:val="008C0649"/>
    <w:rsid w:val="008C09A2"/>
    <w:rsid w:val="008C0A4E"/>
    <w:rsid w:val="008C0EB5"/>
    <w:rsid w:val="008C1380"/>
    <w:rsid w:val="008C160E"/>
    <w:rsid w:val="008C1EAE"/>
    <w:rsid w:val="008C1F5D"/>
    <w:rsid w:val="008C276F"/>
    <w:rsid w:val="008C2AD1"/>
    <w:rsid w:val="008C2BFE"/>
    <w:rsid w:val="008C2C08"/>
    <w:rsid w:val="008C2CC2"/>
    <w:rsid w:val="008C317C"/>
    <w:rsid w:val="008C3A3B"/>
    <w:rsid w:val="008C3AEC"/>
    <w:rsid w:val="008C3C45"/>
    <w:rsid w:val="008C3D28"/>
    <w:rsid w:val="008C3D5B"/>
    <w:rsid w:val="008C4030"/>
    <w:rsid w:val="008C4052"/>
    <w:rsid w:val="008C4AEB"/>
    <w:rsid w:val="008C59B7"/>
    <w:rsid w:val="008C5F7B"/>
    <w:rsid w:val="008C6110"/>
    <w:rsid w:val="008C643E"/>
    <w:rsid w:val="008C6ADD"/>
    <w:rsid w:val="008C7182"/>
    <w:rsid w:val="008C7305"/>
    <w:rsid w:val="008C75AB"/>
    <w:rsid w:val="008C793D"/>
    <w:rsid w:val="008C7D2F"/>
    <w:rsid w:val="008D0041"/>
    <w:rsid w:val="008D064B"/>
    <w:rsid w:val="008D10AD"/>
    <w:rsid w:val="008D1A93"/>
    <w:rsid w:val="008D1EE9"/>
    <w:rsid w:val="008D1F2A"/>
    <w:rsid w:val="008D20A4"/>
    <w:rsid w:val="008D20BB"/>
    <w:rsid w:val="008D25FC"/>
    <w:rsid w:val="008D272B"/>
    <w:rsid w:val="008D2977"/>
    <w:rsid w:val="008D2A99"/>
    <w:rsid w:val="008D2EFC"/>
    <w:rsid w:val="008D2F18"/>
    <w:rsid w:val="008D2F52"/>
    <w:rsid w:val="008D37D8"/>
    <w:rsid w:val="008D3D28"/>
    <w:rsid w:val="008D410E"/>
    <w:rsid w:val="008D435F"/>
    <w:rsid w:val="008D4487"/>
    <w:rsid w:val="008D4619"/>
    <w:rsid w:val="008D49B3"/>
    <w:rsid w:val="008D4D8C"/>
    <w:rsid w:val="008D4E66"/>
    <w:rsid w:val="008D4F63"/>
    <w:rsid w:val="008D5991"/>
    <w:rsid w:val="008D5CD5"/>
    <w:rsid w:val="008D6091"/>
    <w:rsid w:val="008D630B"/>
    <w:rsid w:val="008D641C"/>
    <w:rsid w:val="008D6611"/>
    <w:rsid w:val="008D66EE"/>
    <w:rsid w:val="008D69F9"/>
    <w:rsid w:val="008D69FA"/>
    <w:rsid w:val="008D7E34"/>
    <w:rsid w:val="008E0070"/>
    <w:rsid w:val="008E1430"/>
    <w:rsid w:val="008E1672"/>
    <w:rsid w:val="008E19C2"/>
    <w:rsid w:val="008E19D2"/>
    <w:rsid w:val="008E1AA7"/>
    <w:rsid w:val="008E1C76"/>
    <w:rsid w:val="008E1D5F"/>
    <w:rsid w:val="008E2479"/>
    <w:rsid w:val="008E288A"/>
    <w:rsid w:val="008E2B97"/>
    <w:rsid w:val="008E3316"/>
    <w:rsid w:val="008E3416"/>
    <w:rsid w:val="008E34AC"/>
    <w:rsid w:val="008E38EA"/>
    <w:rsid w:val="008E3A84"/>
    <w:rsid w:val="008E3B68"/>
    <w:rsid w:val="008E4341"/>
    <w:rsid w:val="008E4552"/>
    <w:rsid w:val="008E4BD4"/>
    <w:rsid w:val="008E510B"/>
    <w:rsid w:val="008E5379"/>
    <w:rsid w:val="008E53F0"/>
    <w:rsid w:val="008E5C5D"/>
    <w:rsid w:val="008E5CDD"/>
    <w:rsid w:val="008E5D02"/>
    <w:rsid w:val="008E5E43"/>
    <w:rsid w:val="008E60E9"/>
    <w:rsid w:val="008E66EB"/>
    <w:rsid w:val="008E6A43"/>
    <w:rsid w:val="008E6AE1"/>
    <w:rsid w:val="008E7093"/>
    <w:rsid w:val="008E7773"/>
    <w:rsid w:val="008E7A0E"/>
    <w:rsid w:val="008E7A2A"/>
    <w:rsid w:val="008F0193"/>
    <w:rsid w:val="008F01AE"/>
    <w:rsid w:val="008F01F9"/>
    <w:rsid w:val="008F06D1"/>
    <w:rsid w:val="008F0A4E"/>
    <w:rsid w:val="008F0BBA"/>
    <w:rsid w:val="008F0D70"/>
    <w:rsid w:val="008F0DD9"/>
    <w:rsid w:val="008F0EEE"/>
    <w:rsid w:val="008F1863"/>
    <w:rsid w:val="008F18DF"/>
    <w:rsid w:val="008F224A"/>
    <w:rsid w:val="008F2626"/>
    <w:rsid w:val="008F2D9B"/>
    <w:rsid w:val="008F36F8"/>
    <w:rsid w:val="008F3D75"/>
    <w:rsid w:val="008F3EC5"/>
    <w:rsid w:val="008F4255"/>
    <w:rsid w:val="008F426B"/>
    <w:rsid w:val="008F4F0D"/>
    <w:rsid w:val="008F523A"/>
    <w:rsid w:val="008F57EE"/>
    <w:rsid w:val="008F59C6"/>
    <w:rsid w:val="008F5FD7"/>
    <w:rsid w:val="008F61F6"/>
    <w:rsid w:val="008F64C5"/>
    <w:rsid w:val="008F6770"/>
    <w:rsid w:val="008F68BC"/>
    <w:rsid w:val="008F694B"/>
    <w:rsid w:val="008F69D8"/>
    <w:rsid w:val="008F70C4"/>
    <w:rsid w:val="008F7945"/>
    <w:rsid w:val="008F7F2F"/>
    <w:rsid w:val="008F7F5B"/>
    <w:rsid w:val="009015E4"/>
    <w:rsid w:val="00901E69"/>
    <w:rsid w:val="00902604"/>
    <w:rsid w:val="009026E8"/>
    <w:rsid w:val="00902996"/>
    <w:rsid w:val="00902C0A"/>
    <w:rsid w:val="00902E32"/>
    <w:rsid w:val="00903064"/>
    <w:rsid w:val="009032B1"/>
    <w:rsid w:val="009038F9"/>
    <w:rsid w:val="00903B02"/>
    <w:rsid w:val="009048E8"/>
    <w:rsid w:val="009049C3"/>
    <w:rsid w:val="00904B66"/>
    <w:rsid w:val="009053DA"/>
    <w:rsid w:val="00905696"/>
    <w:rsid w:val="009057B9"/>
    <w:rsid w:val="009057C5"/>
    <w:rsid w:val="009061BD"/>
    <w:rsid w:val="00906454"/>
    <w:rsid w:val="009069B2"/>
    <w:rsid w:val="009070A9"/>
    <w:rsid w:val="00907379"/>
    <w:rsid w:val="00907A09"/>
    <w:rsid w:val="00907AF6"/>
    <w:rsid w:val="00907BDA"/>
    <w:rsid w:val="00910117"/>
    <w:rsid w:val="00910A3D"/>
    <w:rsid w:val="00910ED5"/>
    <w:rsid w:val="00910F5E"/>
    <w:rsid w:val="00911645"/>
    <w:rsid w:val="00911A0C"/>
    <w:rsid w:val="00911D5E"/>
    <w:rsid w:val="00911D87"/>
    <w:rsid w:val="00911EC1"/>
    <w:rsid w:val="00911F68"/>
    <w:rsid w:val="009126E5"/>
    <w:rsid w:val="009127C9"/>
    <w:rsid w:val="0091293B"/>
    <w:rsid w:val="00912ABD"/>
    <w:rsid w:val="00912ADA"/>
    <w:rsid w:val="00912B52"/>
    <w:rsid w:val="00913B07"/>
    <w:rsid w:val="00913DAB"/>
    <w:rsid w:val="00913F2D"/>
    <w:rsid w:val="00913FEF"/>
    <w:rsid w:val="00914295"/>
    <w:rsid w:val="00914569"/>
    <w:rsid w:val="00914819"/>
    <w:rsid w:val="00914F7E"/>
    <w:rsid w:val="00915133"/>
    <w:rsid w:val="009152C4"/>
    <w:rsid w:val="0091537E"/>
    <w:rsid w:val="009157C1"/>
    <w:rsid w:val="009157D4"/>
    <w:rsid w:val="00915A09"/>
    <w:rsid w:val="00915C4D"/>
    <w:rsid w:val="00915D80"/>
    <w:rsid w:val="00915F44"/>
    <w:rsid w:val="00916B7F"/>
    <w:rsid w:val="00916E89"/>
    <w:rsid w:val="00916EC5"/>
    <w:rsid w:val="00917AA6"/>
    <w:rsid w:val="00917B56"/>
    <w:rsid w:val="00917DAE"/>
    <w:rsid w:val="009204C0"/>
    <w:rsid w:val="00920850"/>
    <w:rsid w:val="00920CDC"/>
    <w:rsid w:val="00920FA0"/>
    <w:rsid w:val="00921048"/>
    <w:rsid w:val="0092136E"/>
    <w:rsid w:val="00921491"/>
    <w:rsid w:val="009215DC"/>
    <w:rsid w:val="0092173A"/>
    <w:rsid w:val="009219DF"/>
    <w:rsid w:val="00921E9E"/>
    <w:rsid w:val="0092251A"/>
    <w:rsid w:val="0092253B"/>
    <w:rsid w:val="009225B6"/>
    <w:rsid w:val="0092287B"/>
    <w:rsid w:val="009228A2"/>
    <w:rsid w:val="00922CA0"/>
    <w:rsid w:val="00922CAE"/>
    <w:rsid w:val="009238AA"/>
    <w:rsid w:val="009242A4"/>
    <w:rsid w:val="009244F5"/>
    <w:rsid w:val="00924D14"/>
    <w:rsid w:val="00924DDA"/>
    <w:rsid w:val="00924F2B"/>
    <w:rsid w:val="00924F83"/>
    <w:rsid w:val="009252D5"/>
    <w:rsid w:val="009252D9"/>
    <w:rsid w:val="00925D4E"/>
    <w:rsid w:val="00925DB8"/>
    <w:rsid w:val="00925F3F"/>
    <w:rsid w:val="0092602F"/>
    <w:rsid w:val="009261DF"/>
    <w:rsid w:val="009263C9"/>
    <w:rsid w:val="009263E7"/>
    <w:rsid w:val="0092797E"/>
    <w:rsid w:val="00927EE1"/>
    <w:rsid w:val="00930078"/>
    <w:rsid w:val="009302E6"/>
    <w:rsid w:val="009303B1"/>
    <w:rsid w:val="009307C0"/>
    <w:rsid w:val="00930A30"/>
    <w:rsid w:val="00932408"/>
    <w:rsid w:val="0093248F"/>
    <w:rsid w:val="00932863"/>
    <w:rsid w:val="00933129"/>
    <w:rsid w:val="009332B6"/>
    <w:rsid w:val="009335D8"/>
    <w:rsid w:val="009337C9"/>
    <w:rsid w:val="00933959"/>
    <w:rsid w:val="009343C6"/>
    <w:rsid w:val="00934409"/>
    <w:rsid w:val="0093502A"/>
    <w:rsid w:val="009355CF"/>
    <w:rsid w:val="00935670"/>
    <w:rsid w:val="00935DAE"/>
    <w:rsid w:val="009361C1"/>
    <w:rsid w:val="009366AC"/>
    <w:rsid w:val="00936B8D"/>
    <w:rsid w:val="00937261"/>
    <w:rsid w:val="0093742F"/>
    <w:rsid w:val="0093750C"/>
    <w:rsid w:val="00937A05"/>
    <w:rsid w:val="00937E32"/>
    <w:rsid w:val="00940331"/>
    <w:rsid w:val="0094072A"/>
    <w:rsid w:val="00940A8D"/>
    <w:rsid w:val="00940D4A"/>
    <w:rsid w:val="00940D55"/>
    <w:rsid w:val="00940F86"/>
    <w:rsid w:val="00940F95"/>
    <w:rsid w:val="0094101D"/>
    <w:rsid w:val="00941AC6"/>
    <w:rsid w:val="00941E9D"/>
    <w:rsid w:val="00942F98"/>
    <w:rsid w:val="0094420A"/>
    <w:rsid w:val="009442E6"/>
    <w:rsid w:val="0094484C"/>
    <w:rsid w:val="00944D0A"/>
    <w:rsid w:val="00945289"/>
    <w:rsid w:val="00945292"/>
    <w:rsid w:val="00945731"/>
    <w:rsid w:val="00945A18"/>
    <w:rsid w:val="00945E97"/>
    <w:rsid w:val="0094652D"/>
    <w:rsid w:val="00946538"/>
    <w:rsid w:val="009469E3"/>
    <w:rsid w:val="00946BE6"/>
    <w:rsid w:val="00946D32"/>
    <w:rsid w:val="00946E5D"/>
    <w:rsid w:val="00946E92"/>
    <w:rsid w:val="00947888"/>
    <w:rsid w:val="00947AEC"/>
    <w:rsid w:val="00947EF1"/>
    <w:rsid w:val="009501E2"/>
    <w:rsid w:val="00950522"/>
    <w:rsid w:val="00950736"/>
    <w:rsid w:val="00950D0B"/>
    <w:rsid w:val="0095110E"/>
    <w:rsid w:val="0095151C"/>
    <w:rsid w:val="00951F08"/>
    <w:rsid w:val="009522F7"/>
    <w:rsid w:val="00952ABE"/>
    <w:rsid w:val="00952E6F"/>
    <w:rsid w:val="00953813"/>
    <w:rsid w:val="009539A5"/>
    <w:rsid w:val="009544D4"/>
    <w:rsid w:val="00954932"/>
    <w:rsid w:val="00954F14"/>
    <w:rsid w:val="00954F7F"/>
    <w:rsid w:val="00955826"/>
    <w:rsid w:val="00955944"/>
    <w:rsid w:val="00955AFD"/>
    <w:rsid w:val="00955C08"/>
    <w:rsid w:val="00956038"/>
    <w:rsid w:val="009562F1"/>
    <w:rsid w:val="00956AC8"/>
    <w:rsid w:val="00956E46"/>
    <w:rsid w:val="0095723E"/>
    <w:rsid w:val="00957B06"/>
    <w:rsid w:val="00957B32"/>
    <w:rsid w:val="00957B4B"/>
    <w:rsid w:val="009600C0"/>
    <w:rsid w:val="009600FC"/>
    <w:rsid w:val="009605DB"/>
    <w:rsid w:val="0096068E"/>
    <w:rsid w:val="00960D97"/>
    <w:rsid w:val="0096154A"/>
    <w:rsid w:val="00961A7F"/>
    <w:rsid w:val="009622A5"/>
    <w:rsid w:val="009625C1"/>
    <w:rsid w:val="0096283A"/>
    <w:rsid w:val="00962E8B"/>
    <w:rsid w:val="009632FD"/>
    <w:rsid w:val="00963340"/>
    <w:rsid w:val="0096336C"/>
    <w:rsid w:val="00964B82"/>
    <w:rsid w:val="00964CC0"/>
    <w:rsid w:val="009652B2"/>
    <w:rsid w:val="009653B8"/>
    <w:rsid w:val="00965DD1"/>
    <w:rsid w:val="0096646B"/>
    <w:rsid w:val="009664F3"/>
    <w:rsid w:val="0096692F"/>
    <w:rsid w:val="00966BD7"/>
    <w:rsid w:val="00966CF3"/>
    <w:rsid w:val="00967B64"/>
    <w:rsid w:val="009700E4"/>
    <w:rsid w:val="0097029C"/>
    <w:rsid w:val="009702A0"/>
    <w:rsid w:val="00970BD6"/>
    <w:rsid w:val="00970C9F"/>
    <w:rsid w:val="00970D2E"/>
    <w:rsid w:val="009717E7"/>
    <w:rsid w:val="00971E89"/>
    <w:rsid w:val="009721F9"/>
    <w:rsid w:val="0097254A"/>
    <w:rsid w:val="00972715"/>
    <w:rsid w:val="00972B70"/>
    <w:rsid w:val="00972D91"/>
    <w:rsid w:val="009730AF"/>
    <w:rsid w:val="0097319B"/>
    <w:rsid w:val="0097334C"/>
    <w:rsid w:val="00973409"/>
    <w:rsid w:val="00973F6D"/>
    <w:rsid w:val="00974155"/>
    <w:rsid w:val="009741D1"/>
    <w:rsid w:val="00974AA3"/>
    <w:rsid w:val="00974B76"/>
    <w:rsid w:val="00974BCD"/>
    <w:rsid w:val="00974DF6"/>
    <w:rsid w:val="00974F0F"/>
    <w:rsid w:val="009750C8"/>
    <w:rsid w:val="00975954"/>
    <w:rsid w:val="00975A4C"/>
    <w:rsid w:val="00975AC4"/>
    <w:rsid w:val="00975B69"/>
    <w:rsid w:val="00975CB3"/>
    <w:rsid w:val="00975EA9"/>
    <w:rsid w:val="00975F6B"/>
    <w:rsid w:val="00976A8A"/>
    <w:rsid w:val="00977247"/>
    <w:rsid w:val="009773D7"/>
    <w:rsid w:val="009774EE"/>
    <w:rsid w:val="00977758"/>
    <w:rsid w:val="0097778E"/>
    <w:rsid w:val="00977C22"/>
    <w:rsid w:val="0098009F"/>
    <w:rsid w:val="00980E30"/>
    <w:rsid w:val="009818B6"/>
    <w:rsid w:val="00981A71"/>
    <w:rsid w:val="00982639"/>
    <w:rsid w:val="00982649"/>
    <w:rsid w:val="0098291E"/>
    <w:rsid w:val="00982A9A"/>
    <w:rsid w:val="00982B52"/>
    <w:rsid w:val="00982BDF"/>
    <w:rsid w:val="009832A0"/>
    <w:rsid w:val="00983699"/>
    <w:rsid w:val="009843C9"/>
    <w:rsid w:val="00984545"/>
    <w:rsid w:val="009852FA"/>
    <w:rsid w:val="0098538D"/>
    <w:rsid w:val="009861D6"/>
    <w:rsid w:val="009865C0"/>
    <w:rsid w:val="00986726"/>
    <w:rsid w:val="00987D18"/>
    <w:rsid w:val="00987F22"/>
    <w:rsid w:val="0099033F"/>
    <w:rsid w:val="00990341"/>
    <w:rsid w:val="009903E1"/>
    <w:rsid w:val="00990442"/>
    <w:rsid w:val="009906CD"/>
    <w:rsid w:val="00990AAA"/>
    <w:rsid w:val="00990BCC"/>
    <w:rsid w:val="0099121F"/>
    <w:rsid w:val="009919A2"/>
    <w:rsid w:val="00991CA6"/>
    <w:rsid w:val="00992DCE"/>
    <w:rsid w:val="0099328B"/>
    <w:rsid w:val="009932CC"/>
    <w:rsid w:val="00993321"/>
    <w:rsid w:val="00993642"/>
    <w:rsid w:val="00993802"/>
    <w:rsid w:val="0099398D"/>
    <w:rsid w:val="00993A38"/>
    <w:rsid w:val="00993B11"/>
    <w:rsid w:val="00994294"/>
    <w:rsid w:val="009943BA"/>
    <w:rsid w:val="009944B0"/>
    <w:rsid w:val="00994681"/>
    <w:rsid w:val="00994BD7"/>
    <w:rsid w:val="00995521"/>
    <w:rsid w:val="00995D4A"/>
    <w:rsid w:val="00995D6A"/>
    <w:rsid w:val="00996036"/>
    <w:rsid w:val="009961D0"/>
    <w:rsid w:val="00996547"/>
    <w:rsid w:val="00996EB5"/>
    <w:rsid w:val="00997107"/>
    <w:rsid w:val="00997441"/>
    <w:rsid w:val="009974E2"/>
    <w:rsid w:val="00997794"/>
    <w:rsid w:val="00997869"/>
    <w:rsid w:val="00997B99"/>
    <w:rsid w:val="00997DD3"/>
    <w:rsid w:val="009A0025"/>
    <w:rsid w:val="009A0A15"/>
    <w:rsid w:val="009A0EB1"/>
    <w:rsid w:val="009A10B2"/>
    <w:rsid w:val="009A187B"/>
    <w:rsid w:val="009A1A7C"/>
    <w:rsid w:val="009A1A89"/>
    <w:rsid w:val="009A1A99"/>
    <w:rsid w:val="009A1F6F"/>
    <w:rsid w:val="009A2062"/>
    <w:rsid w:val="009A21C8"/>
    <w:rsid w:val="009A24FC"/>
    <w:rsid w:val="009A2A55"/>
    <w:rsid w:val="009A2C14"/>
    <w:rsid w:val="009A3364"/>
    <w:rsid w:val="009A33D2"/>
    <w:rsid w:val="009A34AD"/>
    <w:rsid w:val="009A350A"/>
    <w:rsid w:val="009A3DC3"/>
    <w:rsid w:val="009A41BC"/>
    <w:rsid w:val="009A49D7"/>
    <w:rsid w:val="009A4C69"/>
    <w:rsid w:val="009A4D8C"/>
    <w:rsid w:val="009A4FE8"/>
    <w:rsid w:val="009A54C6"/>
    <w:rsid w:val="009A58A7"/>
    <w:rsid w:val="009A5ABE"/>
    <w:rsid w:val="009A60A2"/>
    <w:rsid w:val="009A66E5"/>
    <w:rsid w:val="009A674A"/>
    <w:rsid w:val="009A6C0E"/>
    <w:rsid w:val="009A6EC7"/>
    <w:rsid w:val="009A6F93"/>
    <w:rsid w:val="009A756D"/>
    <w:rsid w:val="009A76AD"/>
    <w:rsid w:val="009A77C9"/>
    <w:rsid w:val="009A7EC1"/>
    <w:rsid w:val="009B1075"/>
    <w:rsid w:val="009B18C1"/>
    <w:rsid w:val="009B2460"/>
    <w:rsid w:val="009B24D5"/>
    <w:rsid w:val="009B268B"/>
    <w:rsid w:val="009B2969"/>
    <w:rsid w:val="009B2A56"/>
    <w:rsid w:val="009B2F0C"/>
    <w:rsid w:val="009B312C"/>
    <w:rsid w:val="009B31DC"/>
    <w:rsid w:val="009B3661"/>
    <w:rsid w:val="009B3978"/>
    <w:rsid w:val="009B4288"/>
    <w:rsid w:val="009B4D96"/>
    <w:rsid w:val="009B5313"/>
    <w:rsid w:val="009B53BD"/>
    <w:rsid w:val="009B5749"/>
    <w:rsid w:val="009B5B10"/>
    <w:rsid w:val="009B5CE9"/>
    <w:rsid w:val="009B5D91"/>
    <w:rsid w:val="009B621E"/>
    <w:rsid w:val="009B639F"/>
    <w:rsid w:val="009B6572"/>
    <w:rsid w:val="009B672A"/>
    <w:rsid w:val="009B6B26"/>
    <w:rsid w:val="009B6B7B"/>
    <w:rsid w:val="009B6DAD"/>
    <w:rsid w:val="009B7080"/>
    <w:rsid w:val="009B71A0"/>
    <w:rsid w:val="009B77F3"/>
    <w:rsid w:val="009B79BF"/>
    <w:rsid w:val="009C034F"/>
    <w:rsid w:val="009C0B4E"/>
    <w:rsid w:val="009C1699"/>
    <w:rsid w:val="009C1752"/>
    <w:rsid w:val="009C249B"/>
    <w:rsid w:val="009C26CB"/>
    <w:rsid w:val="009C2A12"/>
    <w:rsid w:val="009C2C1E"/>
    <w:rsid w:val="009C2D69"/>
    <w:rsid w:val="009C2E58"/>
    <w:rsid w:val="009C320E"/>
    <w:rsid w:val="009C372A"/>
    <w:rsid w:val="009C3C5F"/>
    <w:rsid w:val="009C3CC3"/>
    <w:rsid w:val="009C4293"/>
    <w:rsid w:val="009C479E"/>
    <w:rsid w:val="009C4820"/>
    <w:rsid w:val="009C4CCF"/>
    <w:rsid w:val="009C5214"/>
    <w:rsid w:val="009C5320"/>
    <w:rsid w:val="009C5342"/>
    <w:rsid w:val="009C5F8C"/>
    <w:rsid w:val="009C621F"/>
    <w:rsid w:val="009C6547"/>
    <w:rsid w:val="009C68E6"/>
    <w:rsid w:val="009C6ABD"/>
    <w:rsid w:val="009C6BC2"/>
    <w:rsid w:val="009C7B00"/>
    <w:rsid w:val="009C7B20"/>
    <w:rsid w:val="009C7E44"/>
    <w:rsid w:val="009C7FDB"/>
    <w:rsid w:val="009D0363"/>
    <w:rsid w:val="009D0388"/>
    <w:rsid w:val="009D09E4"/>
    <w:rsid w:val="009D0CEA"/>
    <w:rsid w:val="009D0D74"/>
    <w:rsid w:val="009D10B7"/>
    <w:rsid w:val="009D1323"/>
    <w:rsid w:val="009D1345"/>
    <w:rsid w:val="009D14F7"/>
    <w:rsid w:val="009D229E"/>
    <w:rsid w:val="009D2E8E"/>
    <w:rsid w:val="009D3015"/>
    <w:rsid w:val="009D3420"/>
    <w:rsid w:val="009D383E"/>
    <w:rsid w:val="009D417B"/>
    <w:rsid w:val="009D42E3"/>
    <w:rsid w:val="009D4431"/>
    <w:rsid w:val="009D4432"/>
    <w:rsid w:val="009D48FB"/>
    <w:rsid w:val="009D4A80"/>
    <w:rsid w:val="009D4B2A"/>
    <w:rsid w:val="009D5280"/>
    <w:rsid w:val="009D5566"/>
    <w:rsid w:val="009D56ED"/>
    <w:rsid w:val="009D583F"/>
    <w:rsid w:val="009D58C6"/>
    <w:rsid w:val="009D5946"/>
    <w:rsid w:val="009D5B58"/>
    <w:rsid w:val="009D5DD5"/>
    <w:rsid w:val="009D5E58"/>
    <w:rsid w:val="009D6115"/>
    <w:rsid w:val="009D65AE"/>
    <w:rsid w:val="009D686F"/>
    <w:rsid w:val="009D7056"/>
    <w:rsid w:val="009D752B"/>
    <w:rsid w:val="009D754B"/>
    <w:rsid w:val="009E0140"/>
    <w:rsid w:val="009E02A7"/>
    <w:rsid w:val="009E0404"/>
    <w:rsid w:val="009E0A78"/>
    <w:rsid w:val="009E0EF7"/>
    <w:rsid w:val="009E106B"/>
    <w:rsid w:val="009E10FF"/>
    <w:rsid w:val="009E1667"/>
    <w:rsid w:val="009E1E0F"/>
    <w:rsid w:val="009E2473"/>
    <w:rsid w:val="009E2727"/>
    <w:rsid w:val="009E28DA"/>
    <w:rsid w:val="009E29B0"/>
    <w:rsid w:val="009E2B4D"/>
    <w:rsid w:val="009E2E44"/>
    <w:rsid w:val="009E2EBD"/>
    <w:rsid w:val="009E2F5C"/>
    <w:rsid w:val="009E3615"/>
    <w:rsid w:val="009E36CB"/>
    <w:rsid w:val="009E3A51"/>
    <w:rsid w:val="009E3FBD"/>
    <w:rsid w:val="009E4910"/>
    <w:rsid w:val="009E4C10"/>
    <w:rsid w:val="009E4E68"/>
    <w:rsid w:val="009E4F18"/>
    <w:rsid w:val="009E4F90"/>
    <w:rsid w:val="009E50C6"/>
    <w:rsid w:val="009E5357"/>
    <w:rsid w:val="009E6521"/>
    <w:rsid w:val="009E66C5"/>
    <w:rsid w:val="009E69A7"/>
    <w:rsid w:val="009E7933"/>
    <w:rsid w:val="009E7A49"/>
    <w:rsid w:val="009E7BDF"/>
    <w:rsid w:val="009E7C06"/>
    <w:rsid w:val="009E7D81"/>
    <w:rsid w:val="009F05FE"/>
    <w:rsid w:val="009F09C7"/>
    <w:rsid w:val="009F0BA8"/>
    <w:rsid w:val="009F0F4F"/>
    <w:rsid w:val="009F1465"/>
    <w:rsid w:val="009F157A"/>
    <w:rsid w:val="009F1696"/>
    <w:rsid w:val="009F16BF"/>
    <w:rsid w:val="009F1847"/>
    <w:rsid w:val="009F1921"/>
    <w:rsid w:val="009F1958"/>
    <w:rsid w:val="009F1C16"/>
    <w:rsid w:val="009F1C2A"/>
    <w:rsid w:val="009F273C"/>
    <w:rsid w:val="009F274E"/>
    <w:rsid w:val="009F2883"/>
    <w:rsid w:val="009F296E"/>
    <w:rsid w:val="009F30CD"/>
    <w:rsid w:val="009F3439"/>
    <w:rsid w:val="009F3630"/>
    <w:rsid w:val="009F369F"/>
    <w:rsid w:val="009F3C1D"/>
    <w:rsid w:val="009F3E71"/>
    <w:rsid w:val="009F40EB"/>
    <w:rsid w:val="009F41D5"/>
    <w:rsid w:val="009F46A1"/>
    <w:rsid w:val="009F46D7"/>
    <w:rsid w:val="009F4A9F"/>
    <w:rsid w:val="009F4D71"/>
    <w:rsid w:val="009F4D98"/>
    <w:rsid w:val="009F511A"/>
    <w:rsid w:val="009F511B"/>
    <w:rsid w:val="009F5B9E"/>
    <w:rsid w:val="009F5FD9"/>
    <w:rsid w:val="009F6167"/>
    <w:rsid w:val="009F61E5"/>
    <w:rsid w:val="009F643A"/>
    <w:rsid w:val="009F6773"/>
    <w:rsid w:val="009F6812"/>
    <w:rsid w:val="009F6972"/>
    <w:rsid w:val="009F6DA9"/>
    <w:rsid w:val="009F7142"/>
    <w:rsid w:val="009F722A"/>
    <w:rsid w:val="009F7E32"/>
    <w:rsid w:val="009F7EA3"/>
    <w:rsid w:val="009F7F48"/>
    <w:rsid w:val="00A002EC"/>
    <w:rsid w:val="00A006D7"/>
    <w:rsid w:val="00A0072F"/>
    <w:rsid w:val="00A00796"/>
    <w:rsid w:val="00A00B4A"/>
    <w:rsid w:val="00A00E95"/>
    <w:rsid w:val="00A01380"/>
    <w:rsid w:val="00A013F3"/>
    <w:rsid w:val="00A0175D"/>
    <w:rsid w:val="00A01946"/>
    <w:rsid w:val="00A02459"/>
    <w:rsid w:val="00A0251F"/>
    <w:rsid w:val="00A025B4"/>
    <w:rsid w:val="00A03F0D"/>
    <w:rsid w:val="00A0408C"/>
    <w:rsid w:val="00A045BA"/>
    <w:rsid w:val="00A04748"/>
    <w:rsid w:val="00A048C2"/>
    <w:rsid w:val="00A04DB5"/>
    <w:rsid w:val="00A0504D"/>
    <w:rsid w:val="00A051EB"/>
    <w:rsid w:val="00A0550E"/>
    <w:rsid w:val="00A05819"/>
    <w:rsid w:val="00A065EF"/>
    <w:rsid w:val="00A06A0E"/>
    <w:rsid w:val="00A070CF"/>
    <w:rsid w:val="00A07258"/>
    <w:rsid w:val="00A07488"/>
    <w:rsid w:val="00A078EC"/>
    <w:rsid w:val="00A07C7F"/>
    <w:rsid w:val="00A07EA5"/>
    <w:rsid w:val="00A105D8"/>
    <w:rsid w:val="00A10626"/>
    <w:rsid w:val="00A10AAE"/>
    <w:rsid w:val="00A10B05"/>
    <w:rsid w:val="00A10D4D"/>
    <w:rsid w:val="00A1153C"/>
    <w:rsid w:val="00A115CB"/>
    <w:rsid w:val="00A12977"/>
    <w:rsid w:val="00A1320F"/>
    <w:rsid w:val="00A135A6"/>
    <w:rsid w:val="00A13DE3"/>
    <w:rsid w:val="00A147D0"/>
    <w:rsid w:val="00A14843"/>
    <w:rsid w:val="00A14C32"/>
    <w:rsid w:val="00A14D4F"/>
    <w:rsid w:val="00A157E5"/>
    <w:rsid w:val="00A15CB0"/>
    <w:rsid w:val="00A1601D"/>
    <w:rsid w:val="00A16060"/>
    <w:rsid w:val="00A162D9"/>
    <w:rsid w:val="00A16B51"/>
    <w:rsid w:val="00A16B84"/>
    <w:rsid w:val="00A17584"/>
    <w:rsid w:val="00A17611"/>
    <w:rsid w:val="00A20970"/>
    <w:rsid w:val="00A20A92"/>
    <w:rsid w:val="00A20CB4"/>
    <w:rsid w:val="00A20D92"/>
    <w:rsid w:val="00A20E3B"/>
    <w:rsid w:val="00A210F8"/>
    <w:rsid w:val="00A2153B"/>
    <w:rsid w:val="00A21A5D"/>
    <w:rsid w:val="00A21EA2"/>
    <w:rsid w:val="00A22AEB"/>
    <w:rsid w:val="00A22CD0"/>
    <w:rsid w:val="00A22DA5"/>
    <w:rsid w:val="00A22E0E"/>
    <w:rsid w:val="00A22F84"/>
    <w:rsid w:val="00A22FA0"/>
    <w:rsid w:val="00A2388F"/>
    <w:rsid w:val="00A2439E"/>
    <w:rsid w:val="00A243A0"/>
    <w:rsid w:val="00A2495A"/>
    <w:rsid w:val="00A24B94"/>
    <w:rsid w:val="00A2563E"/>
    <w:rsid w:val="00A2570E"/>
    <w:rsid w:val="00A25AF6"/>
    <w:rsid w:val="00A2609C"/>
    <w:rsid w:val="00A261ED"/>
    <w:rsid w:val="00A268AD"/>
    <w:rsid w:val="00A26945"/>
    <w:rsid w:val="00A26B82"/>
    <w:rsid w:val="00A26E13"/>
    <w:rsid w:val="00A27125"/>
    <w:rsid w:val="00A27A52"/>
    <w:rsid w:val="00A27EB9"/>
    <w:rsid w:val="00A30062"/>
    <w:rsid w:val="00A30529"/>
    <w:rsid w:val="00A3084B"/>
    <w:rsid w:val="00A30AEF"/>
    <w:rsid w:val="00A30F7F"/>
    <w:rsid w:val="00A316D3"/>
    <w:rsid w:val="00A316DE"/>
    <w:rsid w:val="00A3174C"/>
    <w:rsid w:val="00A31795"/>
    <w:rsid w:val="00A31D94"/>
    <w:rsid w:val="00A32012"/>
    <w:rsid w:val="00A3204A"/>
    <w:rsid w:val="00A3231C"/>
    <w:rsid w:val="00A32364"/>
    <w:rsid w:val="00A3258D"/>
    <w:rsid w:val="00A32834"/>
    <w:rsid w:val="00A3299A"/>
    <w:rsid w:val="00A32A4B"/>
    <w:rsid w:val="00A32C7E"/>
    <w:rsid w:val="00A32F50"/>
    <w:rsid w:val="00A332DB"/>
    <w:rsid w:val="00A33C6F"/>
    <w:rsid w:val="00A33FD9"/>
    <w:rsid w:val="00A341DF"/>
    <w:rsid w:val="00A34452"/>
    <w:rsid w:val="00A34A2D"/>
    <w:rsid w:val="00A34B65"/>
    <w:rsid w:val="00A34FAC"/>
    <w:rsid w:val="00A352DA"/>
    <w:rsid w:val="00A35309"/>
    <w:rsid w:val="00A35596"/>
    <w:rsid w:val="00A35B67"/>
    <w:rsid w:val="00A3605A"/>
    <w:rsid w:val="00A371CB"/>
    <w:rsid w:val="00A37443"/>
    <w:rsid w:val="00A37D7B"/>
    <w:rsid w:val="00A37DD9"/>
    <w:rsid w:val="00A4021B"/>
    <w:rsid w:val="00A40893"/>
    <w:rsid w:val="00A40A65"/>
    <w:rsid w:val="00A40C5A"/>
    <w:rsid w:val="00A40C64"/>
    <w:rsid w:val="00A40E67"/>
    <w:rsid w:val="00A415D7"/>
    <w:rsid w:val="00A422CD"/>
    <w:rsid w:val="00A42893"/>
    <w:rsid w:val="00A430E2"/>
    <w:rsid w:val="00A43288"/>
    <w:rsid w:val="00A4371C"/>
    <w:rsid w:val="00A438AB"/>
    <w:rsid w:val="00A43964"/>
    <w:rsid w:val="00A43F84"/>
    <w:rsid w:val="00A44903"/>
    <w:rsid w:val="00A45182"/>
    <w:rsid w:val="00A45300"/>
    <w:rsid w:val="00A4533C"/>
    <w:rsid w:val="00A453D2"/>
    <w:rsid w:val="00A457E5"/>
    <w:rsid w:val="00A457F5"/>
    <w:rsid w:val="00A4594D"/>
    <w:rsid w:val="00A45D90"/>
    <w:rsid w:val="00A460CA"/>
    <w:rsid w:val="00A463A8"/>
    <w:rsid w:val="00A463D1"/>
    <w:rsid w:val="00A464EC"/>
    <w:rsid w:val="00A46589"/>
    <w:rsid w:val="00A46926"/>
    <w:rsid w:val="00A46CD9"/>
    <w:rsid w:val="00A474BF"/>
    <w:rsid w:val="00A4769C"/>
    <w:rsid w:val="00A477BF"/>
    <w:rsid w:val="00A47911"/>
    <w:rsid w:val="00A47CFF"/>
    <w:rsid w:val="00A47E01"/>
    <w:rsid w:val="00A5038E"/>
    <w:rsid w:val="00A50859"/>
    <w:rsid w:val="00A50876"/>
    <w:rsid w:val="00A50D05"/>
    <w:rsid w:val="00A50D1E"/>
    <w:rsid w:val="00A511A5"/>
    <w:rsid w:val="00A515DA"/>
    <w:rsid w:val="00A517BA"/>
    <w:rsid w:val="00A51BC4"/>
    <w:rsid w:val="00A51D13"/>
    <w:rsid w:val="00A521F6"/>
    <w:rsid w:val="00A52969"/>
    <w:rsid w:val="00A529D6"/>
    <w:rsid w:val="00A531C0"/>
    <w:rsid w:val="00A5348F"/>
    <w:rsid w:val="00A536BB"/>
    <w:rsid w:val="00A537EC"/>
    <w:rsid w:val="00A538E9"/>
    <w:rsid w:val="00A53CA4"/>
    <w:rsid w:val="00A53DC7"/>
    <w:rsid w:val="00A54A73"/>
    <w:rsid w:val="00A54F64"/>
    <w:rsid w:val="00A551E9"/>
    <w:rsid w:val="00A5599E"/>
    <w:rsid w:val="00A55A9F"/>
    <w:rsid w:val="00A55AFE"/>
    <w:rsid w:val="00A55BBA"/>
    <w:rsid w:val="00A5698C"/>
    <w:rsid w:val="00A569B3"/>
    <w:rsid w:val="00A56BAC"/>
    <w:rsid w:val="00A56F59"/>
    <w:rsid w:val="00A56F66"/>
    <w:rsid w:val="00A571F1"/>
    <w:rsid w:val="00A572CA"/>
    <w:rsid w:val="00A57513"/>
    <w:rsid w:val="00A578DF"/>
    <w:rsid w:val="00A57B38"/>
    <w:rsid w:val="00A57D6A"/>
    <w:rsid w:val="00A57F98"/>
    <w:rsid w:val="00A5BEF6"/>
    <w:rsid w:val="00A6015A"/>
    <w:rsid w:val="00A604FD"/>
    <w:rsid w:val="00A610A5"/>
    <w:rsid w:val="00A61304"/>
    <w:rsid w:val="00A61FDA"/>
    <w:rsid w:val="00A620B8"/>
    <w:rsid w:val="00A622F5"/>
    <w:rsid w:val="00A62BE5"/>
    <w:rsid w:val="00A63A53"/>
    <w:rsid w:val="00A64F19"/>
    <w:rsid w:val="00A65097"/>
    <w:rsid w:val="00A651D5"/>
    <w:rsid w:val="00A655AB"/>
    <w:rsid w:val="00A6599D"/>
    <w:rsid w:val="00A65B4D"/>
    <w:rsid w:val="00A65DB5"/>
    <w:rsid w:val="00A66580"/>
    <w:rsid w:val="00A66916"/>
    <w:rsid w:val="00A66B1A"/>
    <w:rsid w:val="00A66B76"/>
    <w:rsid w:val="00A66D1C"/>
    <w:rsid w:val="00A66FD2"/>
    <w:rsid w:val="00A67691"/>
    <w:rsid w:val="00A67BE1"/>
    <w:rsid w:val="00A70708"/>
    <w:rsid w:val="00A70932"/>
    <w:rsid w:val="00A709AB"/>
    <w:rsid w:val="00A70A7C"/>
    <w:rsid w:val="00A70CD6"/>
    <w:rsid w:val="00A70E1E"/>
    <w:rsid w:val="00A70F30"/>
    <w:rsid w:val="00A70FC9"/>
    <w:rsid w:val="00A7122F"/>
    <w:rsid w:val="00A71824"/>
    <w:rsid w:val="00A71AC5"/>
    <w:rsid w:val="00A721D5"/>
    <w:rsid w:val="00A723BB"/>
    <w:rsid w:val="00A72811"/>
    <w:rsid w:val="00A7293E"/>
    <w:rsid w:val="00A72E17"/>
    <w:rsid w:val="00A73464"/>
    <w:rsid w:val="00A7354C"/>
    <w:rsid w:val="00A73ACD"/>
    <w:rsid w:val="00A73BEA"/>
    <w:rsid w:val="00A73F6F"/>
    <w:rsid w:val="00A74699"/>
    <w:rsid w:val="00A747A6"/>
    <w:rsid w:val="00A74C54"/>
    <w:rsid w:val="00A75A18"/>
    <w:rsid w:val="00A75A56"/>
    <w:rsid w:val="00A75BD5"/>
    <w:rsid w:val="00A75EFF"/>
    <w:rsid w:val="00A7693D"/>
    <w:rsid w:val="00A76CEF"/>
    <w:rsid w:val="00A77201"/>
    <w:rsid w:val="00A77634"/>
    <w:rsid w:val="00A77992"/>
    <w:rsid w:val="00A77A66"/>
    <w:rsid w:val="00A77E0C"/>
    <w:rsid w:val="00A77FA3"/>
    <w:rsid w:val="00A80109"/>
    <w:rsid w:val="00A80B51"/>
    <w:rsid w:val="00A80CCA"/>
    <w:rsid w:val="00A80FE6"/>
    <w:rsid w:val="00A81091"/>
    <w:rsid w:val="00A81B92"/>
    <w:rsid w:val="00A81C68"/>
    <w:rsid w:val="00A820E0"/>
    <w:rsid w:val="00A82A8A"/>
    <w:rsid w:val="00A834ED"/>
    <w:rsid w:val="00A835F4"/>
    <w:rsid w:val="00A837F3"/>
    <w:rsid w:val="00A838B1"/>
    <w:rsid w:val="00A83B05"/>
    <w:rsid w:val="00A83C7B"/>
    <w:rsid w:val="00A83C95"/>
    <w:rsid w:val="00A83CA6"/>
    <w:rsid w:val="00A84092"/>
    <w:rsid w:val="00A848A5"/>
    <w:rsid w:val="00A84AD3"/>
    <w:rsid w:val="00A84F24"/>
    <w:rsid w:val="00A84F5E"/>
    <w:rsid w:val="00A85166"/>
    <w:rsid w:val="00A85243"/>
    <w:rsid w:val="00A853FC"/>
    <w:rsid w:val="00A85B7C"/>
    <w:rsid w:val="00A85E23"/>
    <w:rsid w:val="00A85E26"/>
    <w:rsid w:val="00A8676F"/>
    <w:rsid w:val="00A870A4"/>
    <w:rsid w:val="00A870FE"/>
    <w:rsid w:val="00A872C5"/>
    <w:rsid w:val="00A87459"/>
    <w:rsid w:val="00A8747B"/>
    <w:rsid w:val="00A87820"/>
    <w:rsid w:val="00A90045"/>
    <w:rsid w:val="00A9064A"/>
    <w:rsid w:val="00A90A46"/>
    <w:rsid w:val="00A917B5"/>
    <w:rsid w:val="00A9216A"/>
    <w:rsid w:val="00A9285C"/>
    <w:rsid w:val="00A9309A"/>
    <w:rsid w:val="00A9319E"/>
    <w:rsid w:val="00A931D0"/>
    <w:rsid w:val="00A9330C"/>
    <w:rsid w:val="00A939E7"/>
    <w:rsid w:val="00A93B3F"/>
    <w:rsid w:val="00A94AC5"/>
    <w:rsid w:val="00A94C24"/>
    <w:rsid w:val="00A95065"/>
    <w:rsid w:val="00A9571F"/>
    <w:rsid w:val="00A95B8A"/>
    <w:rsid w:val="00A95F00"/>
    <w:rsid w:val="00A96210"/>
    <w:rsid w:val="00A965C1"/>
    <w:rsid w:val="00A966C7"/>
    <w:rsid w:val="00A969F5"/>
    <w:rsid w:val="00A96B8C"/>
    <w:rsid w:val="00A96C5F"/>
    <w:rsid w:val="00A970AB"/>
    <w:rsid w:val="00A971D7"/>
    <w:rsid w:val="00A971F2"/>
    <w:rsid w:val="00A975AF"/>
    <w:rsid w:val="00A9770B"/>
    <w:rsid w:val="00A97F39"/>
    <w:rsid w:val="00A97F74"/>
    <w:rsid w:val="00A97FEF"/>
    <w:rsid w:val="00AA00AE"/>
    <w:rsid w:val="00AA01A1"/>
    <w:rsid w:val="00AA0E49"/>
    <w:rsid w:val="00AA137F"/>
    <w:rsid w:val="00AA16CC"/>
    <w:rsid w:val="00AA1715"/>
    <w:rsid w:val="00AA1C9A"/>
    <w:rsid w:val="00AA1D1E"/>
    <w:rsid w:val="00AA211C"/>
    <w:rsid w:val="00AA2687"/>
    <w:rsid w:val="00AA2E91"/>
    <w:rsid w:val="00AA2F3D"/>
    <w:rsid w:val="00AA361A"/>
    <w:rsid w:val="00AA3796"/>
    <w:rsid w:val="00AA3797"/>
    <w:rsid w:val="00AA44DF"/>
    <w:rsid w:val="00AA452D"/>
    <w:rsid w:val="00AA48B8"/>
    <w:rsid w:val="00AA4B61"/>
    <w:rsid w:val="00AA51DF"/>
    <w:rsid w:val="00AA56DF"/>
    <w:rsid w:val="00AA5A33"/>
    <w:rsid w:val="00AA5C62"/>
    <w:rsid w:val="00AA5CFE"/>
    <w:rsid w:val="00AA5D09"/>
    <w:rsid w:val="00AA606C"/>
    <w:rsid w:val="00AA6374"/>
    <w:rsid w:val="00AA656B"/>
    <w:rsid w:val="00AA6A63"/>
    <w:rsid w:val="00AA6DA9"/>
    <w:rsid w:val="00AA6DD8"/>
    <w:rsid w:val="00AA6F6B"/>
    <w:rsid w:val="00AA71D1"/>
    <w:rsid w:val="00AA7A4E"/>
    <w:rsid w:val="00AA7E12"/>
    <w:rsid w:val="00AA7F69"/>
    <w:rsid w:val="00AB02FA"/>
    <w:rsid w:val="00AB0FCC"/>
    <w:rsid w:val="00AB12D6"/>
    <w:rsid w:val="00AB15EF"/>
    <w:rsid w:val="00AB16C2"/>
    <w:rsid w:val="00AB1C69"/>
    <w:rsid w:val="00AB1F5D"/>
    <w:rsid w:val="00AB2720"/>
    <w:rsid w:val="00AB2FF7"/>
    <w:rsid w:val="00AB3F30"/>
    <w:rsid w:val="00AB4478"/>
    <w:rsid w:val="00AB4938"/>
    <w:rsid w:val="00AB4B81"/>
    <w:rsid w:val="00AB4DC2"/>
    <w:rsid w:val="00AB52B7"/>
    <w:rsid w:val="00AB5B08"/>
    <w:rsid w:val="00AB5D2A"/>
    <w:rsid w:val="00AB625E"/>
    <w:rsid w:val="00AB6292"/>
    <w:rsid w:val="00AB6BD9"/>
    <w:rsid w:val="00AB72BC"/>
    <w:rsid w:val="00AB75C8"/>
    <w:rsid w:val="00AB7761"/>
    <w:rsid w:val="00AB77BE"/>
    <w:rsid w:val="00AB79D9"/>
    <w:rsid w:val="00AB7B18"/>
    <w:rsid w:val="00AB7F50"/>
    <w:rsid w:val="00AC09A5"/>
    <w:rsid w:val="00AC1041"/>
    <w:rsid w:val="00AC1320"/>
    <w:rsid w:val="00AC14B6"/>
    <w:rsid w:val="00AC1982"/>
    <w:rsid w:val="00AC1AD5"/>
    <w:rsid w:val="00AC1AE0"/>
    <w:rsid w:val="00AC1BCC"/>
    <w:rsid w:val="00AC1E31"/>
    <w:rsid w:val="00AC1E8F"/>
    <w:rsid w:val="00AC1EE1"/>
    <w:rsid w:val="00AC2166"/>
    <w:rsid w:val="00AC21B7"/>
    <w:rsid w:val="00AC2268"/>
    <w:rsid w:val="00AC242F"/>
    <w:rsid w:val="00AC2554"/>
    <w:rsid w:val="00AC29BB"/>
    <w:rsid w:val="00AC2A33"/>
    <w:rsid w:val="00AC330C"/>
    <w:rsid w:val="00AC3949"/>
    <w:rsid w:val="00AC3CDA"/>
    <w:rsid w:val="00AC3D36"/>
    <w:rsid w:val="00AC3ECA"/>
    <w:rsid w:val="00AC409B"/>
    <w:rsid w:val="00AC41D7"/>
    <w:rsid w:val="00AC4259"/>
    <w:rsid w:val="00AC42DE"/>
    <w:rsid w:val="00AC4456"/>
    <w:rsid w:val="00AC4526"/>
    <w:rsid w:val="00AC4E27"/>
    <w:rsid w:val="00AC53F2"/>
    <w:rsid w:val="00AC5A58"/>
    <w:rsid w:val="00AC5B8C"/>
    <w:rsid w:val="00AC5CAB"/>
    <w:rsid w:val="00AC5CC0"/>
    <w:rsid w:val="00AC60D0"/>
    <w:rsid w:val="00AC6445"/>
    <w:rsid w:val="00AC656C"/>
    <w:rsid w:val="00AC659D"/>
    <w:rsid w:val="00AC6844"/>
    <w:rsid w:val="00AC6A6D"/>
    <w:rsid w:val="00AC7B20"/>
    <w:rsid w:val="00AD02FE"/>
    <w:rsid w:val="00AD03CA"/>
    <w:rsid w:val="00AD03F2"/>
    <w:rsid w:val="00AD099C"/>
    <w:rsid w:val="00AD17BB"/>
    <w:rsid w:val="00AD1B54"/>
    <w:rsid w:val="00AD1CE6"/>
    <w:rsid w:val="00AD1D57"/>
    <w:rsid w:val="00AD1DAC"/>
    <w:rsid w:val="00AD2295"/>
    <w:rsid w:val="00AD275C"/>
    <w:rsid w:val="00AD2767"/>
    <w:rsid w:val="00AD28EC"/>
    <w:rsid w:val="00AD29CC"/>
    <w:rsid w:val="00AD2C5A"/>
    <w:rsid w:val="00AD3E75"/>
    <w:rsid w:val="00AD4CA9"/>
    <w:rsid w:val="00AD4E28"/>
    <w:rsid w:val="00AD5BD5"/>
    <w:rsid w:val="00AD6226"/>
    <w:rsid w:val="00AD64E0"/>
    <w:rsid w:val="00AD64E3"/>
    <w:rsid w:val="00AD658E"/>
    <w:rsid w:val="00AD65D4"/>
    <w:rsid w:val="00AD6860"/>
    <w:rsid w:val="00AD730C"/>
    <w:rsid w:val="00AD787F"/>
    <w:rsid w:val="00AD7EC8"/>
    <w:rsid w:val="00AE0050"/>
    <w:rsid w:val="00AE0302"/>
    <w:rsid w:val="00AE0504"/>
    <w:rsid w:val="00AE0616"/>
    <w:rsid w:val="00AE0939"/>
    <w:rsid w:val="00AE0B93"/>
    <w:rsid w:val="00AE0C3E"/>
    <w:rsid w:val="00AE0FD9"/>
    <w:rsid w:val="00AE11DB"/>
    <w:rsid w:val="00AE17BD"/>
    <w:rsid w:val="00AE1A5D"/>
    <w:rsid w:val="00AE224C"/>
    <w:rsid w:val="00AE2298"/>
    <w:rsid w:val="00AE2489"/>
    <w:rsid w:val="00AE25E3"/>
    <w:rsid w:val="00AE2EC6"/>
    <w:rsid w:val="00AE3257"/>
    <w:rsid w:val="00AE3401"/>
    <w:rsid w:val="00AE3BCB"/>
    <w:rsid w:val="00AE4325"/>
    <w:rsid w:val="00AE4531"/>
    <w:rsid w:val="00AE475F"/>
    <w:rsid w:val="00AE4FDC"/>
    <w:rsid w:val="00AE5223"/>
    <w:rsid w:val="00AE5621"/>
    <w:rsid w:val="00AE5631"/>
    <w:rsid w:val="00AE5A03"/>
    <w:rsid w:val="00AE5BE6"/>
    <w:rsid w:val="00AE63DB"/>
    <w:rsid w:val="00AE6510"/>
    <w:rsid w:val="00AE657F"/>
    <w:rsid w:val="00AE67CA"/>
    <w:rsid w:val="00AE6CD7"/>
    <w:rsid w:val="00AE7464"/>
    <w:rsid w:val="00AE78B0"/>
    <w:rsid w:val="00AE79D5"/>
    <w:rsid w:val="00AF03BF"/>
    <w:rsid w:val="00AF05A0"/>
    <w:rsid w:val="00AF0D9D"/>
    <w:rsid w:val="00AF0F59"/>
    <w:rsid w:val="00AF0FF8"/>
    <w:rsid w:val="00AF107E"/>
    <w:rsid w:val="00AF1158"/>
    <w:rsid w:val="00AF1425"/>
    <w:rsid w:val="00AF190C"/>
    <w:rsid w:val="00AF192B"/>
    <w:rsid w:val="00AF1DB6"/>
    <w:rsid w:val="00AF252A"/>
    <w:rsid w:val="00AF2CBD"/>
    <w:rsid w:val="00AF3362"/>
    <w:rsid w:val="00AF37AA"/>
    <w:rsid w:val="00AF3AEC"/>
    <w:rsid w:val="00AF3E02"/>
    <w:rsid w:val="00AF40C2"/>
    <w:rsid w:val="00AF494B"/>
    <w:rsid w:val="00AF4D04"/>
    <w:rsid w:val="00AF4DDD"/>
    <w:rsid w:val="00AF5114"/>
    <w:rsid w:val="00AF523B"/>
    <w:rsid w:val="00AF53F0"/>
    <w:rsid w:val="00AF55D0"/>
    <w:rsid w:val="00AF5822"/>
    <w:rsid w:val="00AF5859"/>
    <w:rsid w:val="00AF58D6"/>
    <w:rsid w:val="00AF58F9"/>
    <w:rsid w:val="00AF5914"/>
    <w:rsid w:val="00AF5A83"/>
    <w:rsid w:val="00AF5AC6"/>
    <w:rsid w:val="00AF5CB1"/>
    <w:rsid w:val="00AF64D0"/>
    <w:rsid w:val="00AF6FFC"/>
    <w:rsid w:val="00AF7BA8"/>
    <w:rsid w:val="00AF7BBB"/>
    <w:rsid w:val="00AF7D20"/>
    <w:rsid w:val="00B000F2"/>
    <w:rsid w:val="00B000FF"/>
    <w:rsid w:val="00B00398"/>
    <w:rsid w:val="00B00452"/>
    <w:rsid w:val="00B0086D"/>
    <w:rsid w:val="00B00B63"/>
    <w:rsid w:val="00B00D13"/>
    <w:rsid w:val="00B00FA5"/>
    <w:rsid w:val="00B00FE1"/>
    <w:rsid w:val="00B0157E"/>
    <w:rsid w:val="00B015C3"/>
    <w:rsid w:val="00B016F9"/>
    <w:rsid w:val="00B01FB1"/>
    <w:rsid w:val="00B02700"/>
    <w:rsid w:val="00B028A3"/>
    <w:rsid w:val="00B02BE6"/>
    <w:rsid w:val="00B02CFB"/>
    <w:rsid w:val="00B02D07"/>
    <w:rsid w:val="00B02F71"/>
    <w:rsid w:val="00B032B4"/>
    <w:rsid w:val="00B03B53"/>
    <w:rsid w:val="00B03EE3"/>
    <w:rsid w:val="00B041A6"/>
    <w:rsid w:val="00B0464B"/>
    <w:rsid w:val="00B04A51"/>
    <w:rsid w:val="00B04CEF"/>
    <w:rsid w:val="00B04F13"/>
    <w:rsid w:val="00B05046"/>
    <w:rsid w:val="00B05288"/>
    <w:rsid w:val="00B055FB"/>
    <w:rsid w:val="00B05B20"/>
    <w:rsid w:val="00B0679E"/>
    <w:rsid w:val="00B06891"/>
    <w:rsid w:val="00B06AC0"/>
    <w:rsid w:val="00B06DCD"/>
    <w:rsid w:val="00B06FA5"/>
    <w:rsid w:val="00B070AD"/>
    <w:rsid w:val="00B070DE"/>
    <w:rsid w:val="00B0799C"/>
    <w:rsid w:val="00B10342"/>
    <w:rsid w:val="00B1097D"/>
    <w:rsid w:val="00B10CB2"/>
    <w:rsid w:val="00B10DED"/>
    <w:rsid w:val="00B10EF9"/>
    <w:rsid w:val="00B10FFE"/>
    <w:rsid w:val="00B1130A"/>
    <w:rsid w:val="00B11566"/>
    <w:rsid w:val="00B11819"/>
    <w:rsid w:val="00B120A3"/>
    <w:rsid w:val="00B123A3"/>
    <w:rsid w:val="00B123BB"/>
    <w:rsid w:val="00B12459"/>
    <w:rsid w:val="00B1261D"/>
    <w:rsid w:val="00B1285B"/>
    <w:rsid w:val="00B12BC1"/>
    <w:rsid w:val="00B12F8E"/>
    <w:rsid w:val="00B13316"/>
    <w:rsid w:val="00B13397"/>
    <w:rsid w:val="00B13463"/>
    <w:rsid w:val="00B13574"/>
    <w:rsid w:val="00B136AB"/>
    <w:rsid w:val="00B13BA9"/>
    <w:rsid w:val="00B13D91"/>
    <w:rsid w:val="00B141E1"/>
    <w:rsid w:val="00B14583"/>
    <w:rsid w:val="00B14CD1"/>
    <w:rsid w:val="00B14F59"/>
    <w:rsid w:val="00B151E2"/>
    <w:rsid w:val="00B151E5"/>
    <w:rsid w:val="00B15224"/>
    <w:rsid w:val="00B152BD"/>
    <w:rsid w:val="00B15EFA"/>
    <w:rsid w:val="00B162C1"/>
    <w:rsid w:val="00B16669"/>
    <w:rsid w:val="00B16991"/>
    <w:rsid w:val="00B16F21"/>
    <w:rsid w:val="00B17068"/>
    <w:rsid w:val="00B1711C"/>
    <w:rsid w:val="00B175EE"/>
    <w:rsid w:val="00B1763B"/>
    <w:rsid w:val="00B1795E"/>
    <w:rsid w:val="00B20003"/>
    <w:rsid w:val="00B2010C"/>
    <w:rsid w:val="00B20748"/>
    <w:rsid w:val="00B20813"/>
    <w:rsid w:val="00B20C8C"/>
    <w:rsid w:val="00B20DE1"/>
    <w:rsid w:val="00B21125"/>
    <w:rsid w:val="00B212C1"/>
    <w:rsid w:val="00B215A5"/>
    <w:rsid w:val="00B21656"/>
    <w:rsid w:val="00B21B33"/>
    <w:rsid w:val="00B21B40"/>
    <w:rsid w:val="00B21BD3"/>
    <w:rsid w:val="00B22EC6"/>
    <w:rsid w:val="00B22FBD"/>
    <w:rsid w:val="00B2301F"/>
    <w:rsid w:val="00B23082"/>
    <w:rsid w:val="00B23A92"/>
    <w:rsid w:val="00B24919"/>
    <w:rsid w:val="00B250BC"/>
    <w:rsid w:val="00B25294"/>
    <w:rsid w:val="00B2564D"/>
    <w:rsid w:val="00B25EEB"/>
    <w:rsid w:val="00B25F2F"/>
    <w:rsid w:val="00B26338"/>
    <w:rsid w:val="00B269D7"/>
    <w:rsid w:val="00B26E97"/>
    <w:rsid w:val="00B2702B"/>
    <w:rsid w:val="00B2705A"/>
    <w:rsid w:val="00B271FA"/>
    <w:rsid w:val="00B27304"/>
    <w:rsid w:val="00B27391"/>
    <w:rsid w:val="00B27421"/>
    <w:rsid w:val="00B274C6"/>
    <w:rsid w:val="00B274EE"/>
    <w:rsid w:val="00B2773E"/>
    <w:rsid w:val="00B27878"/>
    <w:rsid w:val="00B27B0B"/>
    <w:rsid w:val="00B27BEF"/>
    <w:rsid w:val="00B30862"/>
    <w:rsid w:val="00B30D0C"/>
    <w:rsid w:val="00B30E1B"/>
    <w:rsid w:val="00B311CB"/>
    <w:rsid w:val="00B31BF9"/>
    <w:rsid w:val="00B31E99"/>
    <w:rsid w:val="00B31ED5"/>
    <w:rsid w:val="00B32477"/>
    <w:rsid w:val="00B3269B"/>
    <w:rsid w:val="00B327DD"/>
    <w:rsid w:val="00B328D6"/>
    <w:rsid w:val="00B32A1D"/>
    <w:rsid w:val="00B32E33"/>
    <w:rsid w:val="00B32FF1"/>
    <w:rsid w:val="00B33F78"/>
    <w:rsid w:val="00B340FE"/>
    <w:rsid w:val="00B34535"/>
    <w:rsid w:val="00B34637"/>
    <w:rsid w:val="00B346EA"/>
    <w:rsid w:val="00B348EE"/>
    <w:rsid w:val="00B34B2B"/>
    <w:rsid w:val="00B3501B"/>
    <w:rsid w:val="00B355D2"/>
    <w:rsid w:val="00B356BB"/>
    <w:rsid w:val="00B35D08"/>
    <w:rsid w:val="00B35EA4"/>
    <w:rsid w:val="00B36232"/>
    <w:rsid w:val="00B36260"/>
    <w:rsid w:val="00B3632F"/>
    <w:rsid w:val="00B36DA5"/>
    <w:rsid w:val="00B37035"/>
    <w:rsid w:val="00B370BB"/>
    <w:rsid w:val="00B3721A"/>
    <w:rsid w:val="00B37287"/>
    <w:rsid w:val="00B3734C"/>
    <w:rsid w:val="00B37642"/>
    <w:rsid w:val="00B37A1A"/>
    <w:rsid w:val="00B37BC0"/>
    <w:rsid w:val="00B37FFC"/>
    <w:rsid w:val="00B40191"/>
    <w:rsid w:val="00B40477"/>
    <w:rsid w:val="00B40C56"/>
    <w:rsid w:val="00B41148"/>
    <w:rsid w:val="00B413CE"/>
    <w:rsid w:val="00B414DC"/>
    <w:rsid w:val="00B418B9"/>
    <w:rsid w:val="00B41B19"/>
    <w:rsid w:val="00B41FD2"/>
    <w:rsid w:val="00B42161"/>
    <w:rsid w:val="00B423FF"/>
    <w:rsid w:val="00B43792"/>
    <w:rsid w:val="00B43A12"/>
    <w:rsid w:val="00B43CF4"/>
    <w:rsid w:val="00B43E06"/>
    <w:rsid w:val="00B43EC5"/>
    <w:rsid w:val="00B4409F"/>
    <w:rsid w:val="00B441F7"/>
    <w:rsid w:val="00B444D3"/>
    <w:rsid w:val="00B4483D"/>
    <w:rsid w:val="00B44AA9"/>
    <w:rsid w:val="00B44EF1"/>
    <w:rsid w:val="00B44F11"/>
    <w:rsid w:val="00B4531D"/>
    <w:rsid w:val="00B45496"/>
    <w:rsid w:val="00B4557F"/>
    <w:rsid w:val="00B457FC"/>
    <w:rsid w:val="00B468E3"/>
    <w:rsid w:val="00B46DE0"/>
    <w:rsid w:val="00B46E52"/>
    <w:rsid w:val="00B4712E"/>
    <w:rsid w:val="00B47A63"/>
    <w:rsid w:val="00B47AFA"/>
    <w:rsid w:val="00B47DAC"/>
    <w:rsid w:val="00B50025"/>
    <w:rsid w:val="00B50820"/>
    <w:rsid w:val="00B50952"/>
    <w:rsid w:val="00B509C9"/>
    <w:rsid w:val="00B5101E"/>
    <w:rsid w:val="00B510F0"/>
    <w:rsid w:val="00B511C5"/>
    <w:rsid w:val="00B5123A"/>
    <w:rsid w:val="00B515FA"/>
    <w:rsid w:val="00B51681"/>
    <w:rsid w:val="00B519ED"/>
    <w:rsid w:val="00B51C1B"/>
    <w:rsid w:val="00B51D0B"/>
    <w:rsid w:val="00B5231D"/>
    <w:rsid w:val="00B52714"/>
    <w:rsid w:val="00B527BC"/>
    <w:rsid w:val="00B528F8"/>
    <w:rsid w:val="00B52C2C"/>
    <w:rsid w:val="00B52C55"/>
    <w:rsid w:val="00B52E49"/>
    <w:rsid w:val="00B535EE"/>
    <w:rsid w:val="00B53706"/>
    <w:rsid w:val="00B538F7"/>
    <w:rsid w:val="00B53977"/>
    <w:rsid w:val="00B53D5D"/>
    <w:rsid w:val="00B54352"/>
    <w:rsid w:val="00B54359"/>
    <w:rsid w:val="00B5436A"/>
    <w:rsid w:val="00B546F8"/>
    <w:rsid w:val="00B54763"/>
    <w:rsid w:val="00B54CA2"/>
    <w:rsid w:val="00B54E6F"/>
    <w:rsid w:val="00B551BE"/>
    <w:rsid w:val="00B553A4"/>
    <w:rsid w:val="00B555AE"/>
    <w:rsid w:val="00B5607F"/>
    <w:rsid w:val="00B56730"/>
    <w:rsid w:val="00B5709F"/>
    <w:rsid w:val="00B57BB3"/>
    <w:rsid w:val="00B60042"/>
    <w:rsid w:val="00B600E4"/>
    <w:rsid w:val="00B6037A"/>
    <w:rsid w:val="00B60599"/>
    <w:rsid w:val="00B60756"/>
    <w:rsid w:val="00B60B28"/>
    <w:rsid w:val="00B60E43"/>
    <w:rsid w:val="00B61002"/>
    <w:rsid w:val="00B6116C"/>
    <w:rsid w:val="00B6117B"/>
    <w:rsid w:val="00B61411"/>
    <w:rsid w:val="00B615E3"/>
    <w:rsid w:val="00B620A4"/>
    <w:rsid w:val="00B6211C"/>
    <w:rsid w:val="00B625D4"/>
    <w:rsid w:val="00B62C89"/>
    <w:rsid w:val="00B62C91"/>
    <w:rsid w:val="00B63119"/>
    <w:rsid w:val="00B63AE1"/>
    <w:rsid w:val="00B63B88"/>
    <w:rsid w:val="00B64430"/>
    <w:rsid w:val="00B645CB"/>
    <w:rsid w:val="00B648A8"/>
    <w:rsid w:val="00B64B9E"/>
    <w:rsid w:val="00B651D5"/>
    <w:rsid w:val="00B65447"/>
    <w:rsid w:val="00B66697"/>
    <w:rsid w:val="00B66A0F"/>
    <w:rsid w:val="00B66EBA"/>
    <w:rsid w:val="00B671E3"/>
    <w:rsid w:val="00B677C3"/>
    <w:rsid w:val="00B707A2"/>
    <w:rsid w:val="00B712F9"/>
    <w:rsid w:val="00B7151F"/>
    <w:rsid w:val="00B71616"/>
    <w:rsid w:val="00B717A8"/>
    <w:rsid w:val="00B71AFB"/>
    <w:rsid w:val="00B71C5C"/>
    <w:rsid w:val="00B71E48"/>
    <w:rsid w:val="00B722E7"/>
    <w:rsid w:val="00B725D5"/>
    <w:rsid w:val="00B72E87"/>
    <w:rsid w:val="00B73421"/>
    <w:rsid w:val="00B73479"/>
    <w:rsid w:val="00B73B91"/>
    <w:rsid w:val="00B74E55"/>
    <w:rsid w:val="00B7523D"/>
    <w:rsid w:val="00B7547B"/>
    <w:rsid w:val="00B75618"/>
    <w:rsid w:val="00B756B9"/>
    <w:rsid w:val="00B7573A"/>
    <w:rsid w:val="00B7592B"/>
    <w:rsid w:val="00B75DB5"/>
    <w:rsid w:val="00B76755"/>
    <w:rsid w:val="00B76922"/>
    <w:rsid w:val="00B769E0"/>
    <w:rsid w:val="00B76FB6"/>
    <w:rsid w:val="00B77775"/>
    <w:rsid w:val="00B77DDF"/>
    <w:rsid w:val="00B8026B"/>
    <w:rsid w:val="00B802E3"/>
    <w:rsid w:val="00B80501"/>
    <w:rsid w:val="00B808AC"/>
    <w:rsid w:val="00B80C06"/>
    <w:rsid w:val="00B80E51"/>
    <w:rsid w:val="00B81484"/>
    <w:rsid w:val="00B8178A"/>
    <w:rsid w:val="00B81B93"/>
    <w:rsid w:val="00B81C49"/>
    <w:rsid w:val="00B81DD2"/>
    <w:rsid w:val="00B81F41"/>
    <w:rsid w:val="00B82101"/>
    <w:rsid w:val="00B82346"/>
    <w:rsid w:val="00B824DF"/>
    <w:rsid w:val="00B82BC1"/>
    <w:rsid w:val="00B82CAD"/>
    <w:rsid w:val="00B82CDD"/>
    <w:rsid w:val="00B83136"/>
    <w:rsid w:val="00B837CB"/>
    <w:rsid w:val="00B837EB"/>
    <w:rsid w:val="00B83B24"/>
    <w:rsid w:val="00B83F59"/>
    <w:rsid w:val="00B83F76"/>
    <w:rsid w:val="00B8415F"/>
    <w:rsid w:val="00B8419F"/>
    <w:rsid w:val="00B845B1"/>
    <w:rsid w:val="00B848DC"/>
    <w:rsid w:val="00B8498F"/>
    <w:rsid w:val="00B849BC"/>
    <w:rsid w:val="00B84A0E"/>
    <w:rsid w:val="00B84A32"/>
    <w:rsid w:val="00B84D21"/>
    <w:rsid w:val="00B85AC5"/>
    <w:rsid w:val="00B85B19"/>
    <w:rsid w:val="00B85BCE"/>
    <w:rsid w:val="00B86206"/>
    <w:rsid w:val="00B86308"/>
    <w:rsid w:val="00B8647F"/>
    <w:rsid w:val="00B866D3"/>
    <w:rsid w:val="00B869B5"/>
    <w:rsid w:val="00B86A17"/>
    <w:rsid w:val="00B86E34"/>
    <w:rsid w:val="00B87470"/>
    <w:rsid w:val="00B8755D"/>
    <w:rsid w:val="00B87787"/>
    <w:rsid w:val="00B87EC1"/>
    <w:rsid w:val="00B90199"/>
    <w:rsid w:val="00B903E1"/>
    <w:rsid w:val="00B90407"/>
    <w:rsid w:val="00B905EB"/>
    <w:rsid w:val="00B90A25"/>
    <w:rsid w:val="00B911DB"/>
    <w:rsid w:val="00B9172C"/>
    <w:rsid w:val="00B9177C"/>
    <w:rsid w:val="00B92223"/>
    <w:rsid w:val="00B926AB"/>
    <w:rsid w:val="00B926F8"/>
    <w:rsid w:val="00B92C47"/>
    <w:rsid w:val="00B933A8"/>
    <w:rsid w:val="00B933AB"/>
    <w:rsid w:val="00B9370E"/>
    <w:rsid w:val="00B93EDB"/>
    <w:rsid w:val="00B93FA4"/>
    <w:rsid w:val="00B94296"/>
    <w:rsid w:val="00B943D6"/>
    <w:rsid w:val="00B9447A"/>
    <w:rsid w:val="00B946B3"/>
    <w:rsid w:val="00B94898"/>
    <w:rsid w:val="00B94AD5"/>
    <w:rsid w:val="00B95323"/>
    <w:rsid w:val="00B963B2"/>
    <w:rsid w:val="00B9659D"/>
    <w:rsid w:val="00B96F91"/>
    <w:rsid w:val="00B97340"/>
    <w:rsid w:val="00B976D1"/>
    <w:rsid w:val="00B9784A"/>
    <w:rsid w:val="00B97D0E"/>
    <w:rsid w:val="00BA020F"/>
    <w:rsid w:val="00BA02FE"/>
    <w:rsid w:val="00BA0728"/>
    <w:rsid w:val="00BA14E0"/>
    <w:rsid w:val="00BA173C"/>
    <w:rsid w:val="00BA1860"/>
    <w:rsid w:val="00BA24A4"/>
    <w:rsid w:val="00BA2904"/>
    <w:rsid w:val="00BA29C0"/>
    <w:rsid w:val="00BA2C02"/>
    <w:rsid w:val="00BA307F"/>
    <w:rsid w:val="00BA31B2"/>
    <w:rsid w:val="00BA31DF"/>
    <w:rsid w:val="00BA33AE"/>
    <w:rsid w:val="00BA4974"/>
    <w:rsid w:val="00BA4EEE"/>
    <w:rsid w:val="00BA5225"/>
    <w:rsid w:val="00BA584B"/>
    <w:rsid w:val="00BA5B7B"/>
    <w:rsid w:val="00BA5D00"/>
    <w:rsid w:val="00BA5EF1"/>
    <w:rsid w:val="00BA608A"/>
    <w:rsid w:val="00BA60D1"/>
    <w:rsid w:val="00BA6E38"/>
    <w:rsid w:val="00BA6FBD"/>
    <w:rsid w:val="00BA6FDB"/>
    <w:rsid w:val="00BA70F1"/>
    <w:rsid w:val="00BA7550"/>
    <w:rsid w:val="00BA75C3"/>
    <w:rsid w:val="00BA7A35"/>
    <w:rsid w:val="00BA7F34"/>
    <w:rsid w:val="00BB0689"/>
    <w:rsid w:val="00BB0D31"/>
    <w:rsid w:val="00BB15C8"/>
    <w:rsid w:val="00BB1722"/>
    <w:rsid w:val="00BB173E"/>
    <w:rsid w:val="00BB186B"/>
    <w:rsid w:val="00BB18D7"/>
    <w:rsid w:val="00BB1E9C"/>
    <w:rsid w:val="00BB1ECF"/>
    <w:rsid w:val="00BB21F8"/>
    <w:rsid w:val="00BB2364"/>
    <w:rsid w:val="00BB274E"/>
    <w:rsid w:val="00BB2772"/>
    <w:rsid w:val="00BB2EBF"/>
    <w:rsid w:val="00BB334E"/>
    <w:rsid w:val="00BB366B"/>
    <w:rsid w:val="00BB380C"/>
    <w:rsid w:val="00BB3902"/>
    <w:rsid w:val="00BB39FF"/>
    <w:rsid w:val="00BB3A15"/>
    <w:rsid w:val="00BB3C7F"/>
    <w:rsid w:val="00BB3C8E"/>
    <w:rsid w:val="00BB3D5C"/>
    <w:rsid w:val="00BB3D8B"/>
    <w:rsid w:val="00BB4041"/>
    <w:rsid w:val="00BB4401"/>
    <w:rsid w:val="00BB44CC"/>
    <w:rsid w:val="00BB45DC"/>
    <w:rsid w:val="00BB4850"/>
    <w:rsid w:val="00BB4953"/>
    <w:rsid w:val="00BB5736"/>
    <w:rsid w:val="00BB5B40"/>
    <w:rsid w:val="00BB5D8D"/>
    <w:rsid w:val="00BB5E23"/>
    <w:rsid w:val="00BB60DE"/>
    <w:rsid w:val="00BB618D"/>
    <w:rsid w:val="00BB63AB"/>
    <w:rsid w:val="00BB6A57"/>
    <w:rsid w:val="00BB6D2F"/>
    <w:rsid w:val="00BB79E9"/>
    <w:rsid w:val="00BB79ED"/>
    <w:rsid w:val="00BC0590"/>
    <w:rsid w:val="00BC061A"/>
    <w:rsid w:val="00BC07E4"/>
    <w:rsid w:val="00BC0904"/>
    <w:rsid w:val="00BC0FDD"/>
    <w:rsid w:val="00BC1731"/>
    <w:rsid w:val="00BC17C8"/>
    <w:rsid w:val="00BC190C"/>
    <w:rsid w:val="00BC1960"/>
    <w:rsid w:val="00BC1CF7"/>
    <w:rsid w:val="00BC2002"/>
    <w:rsid w:val="00BC24B0"/>
    <w:rsid w:val="00BC2504"/>
    <w:rsid w:val="00BC289B"/>
    <w:rsid w:val="00BC28E0"/>
    <w:rsid w:val="00BC2A74"/>
    <w:rsid w:val="00BC2FA2"/>
    <w:rsid w:val="00BC324E"/>
    <w:rsid w:val="00BC368A"/>
    <w:rsid w:val="00BC370B"/>
    <w:rsid w:val="00BC38F4"/>
    <w:rsid w:val="00BC3933"/>
    <w:rsid w:val="00BC4679"/>
    <w:rsid w:val="00BC48BA"/>
    <w:rsid w:val="00BC5040"/>
    <w:rsid w:val="00BC5065"/>
    <w:rsid w:val="00BC5499"/>
    <w:rsid w:val="00BC5675"/>
    <w:rsid w:val="00BC570F"/>
    <w:rsid w:val="00BC5F66"/>
    <w:rsid w:val="00BC61D2"/>
    <w:rsid w:val="00BC68CC"/>
    <w:rsid w:val="00BC6E77"/>
    <w:rsid w:val="00BC6F24"/>
    <w:rsid w:val="00BC72C1"/>
    <w:rsid w:val="00BC7869"/>
    <w:rsid w:val="00BC7E60"/>
    <w:rsid w:val="00BD0039"/>
    <w:rsid w:val="00BD027A"/>
    <w:rsid w:val="00BD040A"/>
    <w:rsid w:val="00BD041B"/>
    <w:rsid w:val="00BD059B"/>
    <w:rsid w:val="00BD06F6"/>
    <w:rsid w:val="00BD0E3B"/>
    <w:rsid w:val="00BD0E40"/>
    <w:rsid w:val="00BD1541"/>
    <w:rsid w:val="00BD2B4D"/>
    <w:rsid w:val="00BD2BB5"/>
    <w:rsid w:val="00BD308F"/>
    <w:rsid w:val="00BD3D1C"/>
    <w:rsid w:val="00BD4AA6"/>
    <w:rsid w:val="00BD4B0E"/>
    <w:rsid w:val="00BD4DB0"/>
    <w:rsid w:val="00BD4ED0"/>
    <w:rsid w:val="00BD523C"/>
    <w:rsid w:val="00BD559E"/>
    <w:rsid w:val="00BD55EE"/>
    <w:rsid w:val="00BD58A7"/>
    <w:rsid w:val="00BD593B"/>
    <w:rsid w:val="00BD602C"/>
    <w:rsid w:val="00BD646A"/>
    <w:rsid w:val="00BD6521"/>
    <w:rsid w:val="00BD6647"/>
    <w:rsid w:val="00BD6A9A"/>
    <w:rsid w:val="00BD6B11"/>
    <w:rsid w:val="00BD6D70"/>
    <w:rsid w:val="00BD6E6D"/>
    <w:rsid w:val="00BD7765"/>
    <w:rsid w:val="00BD77DF"/>
    <w:rsid w:val="00BD7A5E"/>
    <w:rsid w:val="00BD7AEA"/>
    <w:rsid w:val="00BE0E26"/>
    <w:rsid w:val="00BE2018"/>
    <w:rsid w:val="00BE2197"/>
    <w:rsid w:val="00BE265E"/>
    <w:rsid w:val="00BE27CC"/>
    <w:rsid w:val="00BE2873"/>
    <w:rsid w:val="00BE2D5E"/>
    <w:rsid w:val="00BE324A"/>
    <w:rsid w:val="00BE3543"/>
    <w:rsid w:val="00BE3836"/>
    <w:rsid w:val="00BE385A"/>
    <w:rsid w:val="00BE3B6F"/>
    <w:rsid w:val="00BE3E61"/>
    <w:rsid w:val="00BE3F5A"/>
    <w:rsid w:val="00BE40B2"/>
    <w:rsid w:val="00BE428C"/>
    <w:rsid w:val="00BE4570"/>
    <w:rsid w:val="00BE459D"/>
    <w:rsid w:val="00BE4807"/>
    <w:rsid w:val="00BE4F59"/>
    <w:rsid w:val="00BE529D"/>
    <w:rsid w:val="00BE550A"/>
    <w:rsid w:val="00BE555D"/>
    <w:rsid w:val="00BE595F"/>
    <w:rsid w:val="00BE5BE1"/>
    <w:rsid w:val="00BE5C23"/>
    <w:rsid w:val="00BE5E8B"/>
    <w:rsid w:val="00BE614D"/>
    <w:rsid w:val="00BE69F5"/>
    <w:rsid w:val="00BE6E98"/>
    <w:rsid w:val="00BE6F56"/>
    <w:rsid w:val="00BE7AE8"/>
    <w:rsid w:val="00BE7CA6"/>
    <w:rsid w:val="00BF0E5F"/>
    <w:rsid w:val="00BF10BB"/>
    <w:rsid w:val="00BF10EC"/>
    <w:rsid w:val="00BF11F1"/>
    <w:rsid w:val="00BF13E9"/>
    <w:rsid w:val="00BF14FE"/>
    <w:rsid w:val="00BF1518"/>
    <w:rsid w:val="00BF15BC"/>
    <w:rsid w:val="00BF15CE"/>
    <w:rsid w:val="00BF19E8"/>
    <w:rsid w:val="00BF1E36"/>
    <w:rsid w:val="00BF21EC"/>
    <w:rsid w:val="00BF2551"/>
    <w:rsid w:val="00BF2A4E"/>
    <w:rsid w:val="00BF2A97"/>
    <w:rsid w:val="00BF2D5B"/>
    <w:rsid w:val="00BF32CA"/>
    <w:rsid w:val="00BF33DB"/>
    <w:rsid w:val="00BF34D8"/>
    <w:rsid w:val="00BF354E"/>
    <w:rsid w:val="00BF3759"/>
    <w:rsid w:val="00BF3825"/>
    <w:rsid w:val="00BF3987"/>
    <w:rsid w:val="00BF3ABF"/>
    <w:rsid w:val="00BF3B05"/>
    <w:rsid w:val="00BF3CCE"/>
    <w:rsid w:val="00BF4298"/>
    <w:rsid w:val="00BF42EA"/>
    <w:rsid w:val="00BF4460"/>
    <w:rsid w:val="00BF48F8"/>
    <w:rsid w:val="00BF543D"/>
    <w:rsid w:val="00BF569C"/>
    <w:rsid w:val="00BF5B14"/>
    <w:rsid w:val="00BF6066"/>
    <w:rsid w:val="00BF7798"/>
    <w:rsid w:val="00BF7ECE"/>
    <w:rsid w:val="00C00201"/>
    <w:rsid w:val="00C005B0"/>
    <w:rsid w:val="00C00688"/>
    <w:rsid w:val="00C00703"/>
    <w:rsid w:val="00C00950"/>
    <w:rsid w:val="00C00A68"/>
    <w:rsid w:val="00C00F91"/>
    <w:rsid w:val="00C0103D"/>
    <w:rsid w:val="00C0118D"/>
    <w:rsid w:val="00C01516"/>
    <w:rsid w:val="00C01530"/>
    <w:rsid w:val="00C01794"/>
    <w:rsid w:val="00C01F77"/>
    <w:rsid w:val="00C0241F"/>
    <w:rsid w:val="00C02A00"/>
    <w:rsid w:val="00C02DE4"/>
    <w:rsid w:val="00C030AC"/>
    <w:rsid w:val="00C030AF"/>
    <w:rsid w:val="00C0357D"/>
    <w:rsid w:val="00C037F3"/>
    <w:rsid w:val="00C03EF3"/>
    <w:rsid w:val="00C046CE"/>
    <w:rsid w:val="00C04825"/>
    <w:rsid w:val="00C04CB9"/>
    <w:rsid w:val="00C0517E"/>
    <w:rsid w:val="00C052F6"/>
    <w:rsid w:val="00C055BA"/>
    <w:rsid w:val="00C061CA"/>
    <w:rsid w:val="00C0648A"/>
    <w:rsid w:val="00C064DF"/>
    <w:rsid w:val="00C06AFF"/>
    <w:rsid w:val="00C06E88"/>
    <w:rsid w:val="00C06F14"/>
    <w:rsid w:val="00C07882"/>
    <w:rsid w:val="00C078CB"/>
    <w:rsid w:val="00C07CFC"/>
    <w:rsid w:val="00C07E00"/>
    <w:rsid w:val="00C07E23"/>
    <w:rsid w:val="00C1047A"/>
    <w:rsid w:val="00C10DA3"/>
    <w:rsid w:val="00C111B9"/>
    <w:rsid w:val="00C11600"/>
    <w:rsid w:val="00C116F2"/>
    <w:rsid w:val="00C117FE"/>
    <w:rsid w:val="00C11E8F"/>
    <w:rsid w:val="00C125E4"/>
    <w:rsid w:val="00C12A23"/>
    <w:rsid w:val="00C12C72"/>
    <w:rsid w:val="00C133AC"/>
    <w:rsid w:val="00C136B0"/>
    <w:rsid w:val="00C144AB"/>
    <w:rsid w:val="00C15245"/>
    <w:rsid w:val="00C156F1"/>
    <w:rsid w:val="00C15E02"/>
    <w:rsid w:val="00C15E2D"/>
    <w:rsid w:val="00C15E31"/>
    <w:rsid w:val="00C15E32"/>
    <w:rsid w:val="00C16870"/>
    <w:rsid w:val="00C16AF3"/>
    <w:rsid w:val="00C16CF9"/>
    <w:rsid w:val="00C16D52"/>
    <w:rsid w:val="00C16EBE"/>
    <w:rsid w:val="00C171DB"/>
    <w:rsid w:val="00C17874"/>
    <w:rsid w:val="00C178AA"/>
    <w:rsid w:val="00C17A64"/>
    <w:rsid w:val="00C17C1B"/>
    <w:rsid w:val="00C17CB0"/>
    <w:rsid w:val="00C200A5"/>
    <w:rsid w:val="00C20220"/>
    <w:rsid w:val="00C2036A"/>
    <w:rsid w:val="00C204D0"/>
    <w:rsid w:val="00C20711"/>
    <w:rsid w:val="00C2091C"/>
    <w:rsid w:val="00C20C90"/>
    <w:rsid w:val="00C20F9A"/>
    <w:rsid w:val="00C20FDE"/>
    <w:rsid w:val="00C21541"/>
    <w:rsid w:val="00C22600"/>
    <w:rsid w:val="00C22FE0"/>
    <w:rsid w:val="00C2449F"/>
    <w:rsid w:val="00C24559"/>
    <w:rsid w:val="00C245FF"/>
    <w:rsid w:val="00C24891"/>
    <w:rsid w:val="00C24946"/>
    <w:rsid w:val="00C24A96"/>
    <w:rsid w:val="00C24CB2"/>
    <w:rsid w:val="00C24DD5"/>
    <w:rsid w:val="00C24FE4"/>
    <w:rsid w:val="00C25F37"/>
    <w:rsid w:val="00C25F57"/>
    <w:rsid w:val="00C26058"/>
    <w:rsid w:val="00C26A7E"/>
    <w:rsid w:val="00C26CD8"/>
    <w:rsid w:val="00C26FB6"/>
    <w:rsid w:val="00C2734E"/>
    <w:rsid w:val="00C27776"/>
    <w:rsid w:val="00C30200"/>
    <w:rsid w:val="00C302AE"/>
    <w:rsid w:val="00C306E0"/>
    <w:rsid w:val="00C3085E"/>
    <w:rsid w:val="00C308CC"/>
    <w:rsid w:val="00C30A82"/>
    <w:rsid w:val="00C30E13"/>
    <w:rsid w:val="00C314DC"/>
    <w:rsid w:val="00C31B28"/>
    <w:rsid w:val="00C31C15"/>
    <w:rsid w:val="00C32023"/>
    <w:rsid w:val="00C327A1"/>
    <w:rsid w:val="00C32F3B"/>
    <w:rsid w:val="00C331D7"/>
    <w:rsid w:val="00C33EDC"/>
    <w:rsid w:val="00C33F34"/>
    <w:rsid w:val="00C34195"/>
    <w:rsid w:val="00C34D58"/>
    <w:rsid w:val="00C34E85"/>
    <w:rsid w:val="00C34EE9"/>
    <w:rsid w:val="00C34EF3"/>
    <w:rsid w:val="00C35A26"/>
    <w:rsid w:val="00C35D1C"/>
    <w:rsid w:val="00C35E17"/>
    <w:rsid w:val="00C3620E"/>
    <w:rsid w:val="00C36254"/>
    <w:rsid w:val="00C36483"/>
    <w:rsid w:val="00C36669"/>
    <w:rsid w:val="00C37261"/>
    <w:rsid w:val="00C375E3"/>
    <w:rsid w:val="00C37821"/>
    <w:rsid w:val="00C37838"/>
    <w:rsid w:val="00C37AAC"/>
    <w:rsid w:val="00C37CAA"/>
    <w:rsid w:val="00C37F4F"/>
    <w:rsid w:val="00C40785"/>
    <w:rsid w:val="00C40889"/>
    <w:rsid w:val="00C40B81"/>
    <w:rsid w:val="00C40C64"/>
    <w:rsid w:val="00C40F69"/>
    <w:rsid w:val="00C42088"/>
    <w:rsid w:val="00C42121"/>
    <w:rsid w:val="00C4234D"/>
    <w:rsid w:val="00C42A26"/>
    <w:rsid w:val="00C42B01"/>
    <w:rsid w:val="00C42BE1"/>
    <w:rsid w:val="00C42D05"/>
    <w:rsid w:val="00C4311D"/>
    <w:rsid w:val="00C43CD2"/>
    <w:rsid w:val="00C43F76"/>
    <w:rsid w:val="00C4410C"/>
    <w:rsid w:val="00C44807"/>
    <w:rsid w:val="00C44A2D"/>
    <w:rsid w:val="00C44DDC"/>
    <w:rsid w:val="00C44ED0"/>
    <w:rsid w:val="00C458B0"/>
    <w:rsid w:val="00C45B4C"/>
    <w:rsid w:val="00C45CCC"/>
    <w:rsid w:val="00C45E6E"/>
    <w:rsid w:val="00C45F0A"/>
    <w:rsid w:val="00C462F0"/>
    <w:rsid w:val="00C46369"/>
    <w:rsid w:val="00C468E4"/>
    <w:rsid w:val="00C5004A"/>
    <w:rsid w:val="00C5009C"/>
    <w:rsid w:val="00C5076B"/>
    <w:rsid w:val="00C50782"/>
    <w:rsid w:val="00C50BC6"/>
    <w:rsid w:val="00C50D21"/>
    <w:rsid w:val="00C50FBE"/>
    <w:rsid w:val="00C51347"/>
    <w:rsid w:val="00C51386"/>
    <w:rsid w:val="00C51F73"/>
    <w:rsid w:val="00C51FAC"/>
    <w:rsid w:val="00C520EF"/>
    <w:rsid w:val="00C52206"/>
    <w:rsid w:val="00C52256"/>
    <w:rsid w:val="00C5250B"/>
    <w:rsid w:val="00C5355E"/>
    <w:rsid w:val="00C5370D"/>
    <w:rsid w:val="00C53BA9"/>
    <w:rsid w:val="00C540C0"/>
    <w:rsid w:val="00C544AC"/>
    <w:rsid w:val="00C5493D"/>
    <w:rsid w:val="00C54AE7"/>
    <w:rsid w:val="00C555AE"/>
    <w:rsid w:val="00C557DC"/>
    <w:rsid w:val="00C55B3D"/>
    <w:rsid w:val="00C55DB6"/>
    <w:rsid w:val="00C55E5D"/>
    <w:rsid w:val="00C563FC"/>
    <w:rsid w:val="00C56460"/>
    <w:rsid w:val="00C5667F"/>
    <w:rsid w:val="00C56AF7"/>
    <w:rsid w:val="00C56CC9"/>
    <w:rsid w:val="00C56E28"/>
    <w:rsid w:val="00C56E77"/>
    <w:rsid w:val="00C57130"/>
    <w:rsid w:val="00C602CB"/>
    <w:rsid w:val="00C603BE"/>
    <w:rsid w:val="00C6097C"/>
    <w:rsid w:val="00C60B28"/>
    <w:rsid w:val="00C60EF1"/>
    <w:rsid w:val="00C6124A"/>
    <w:rsid w:val="00C61500"/>
    <w:rsid w:val="00C61600"/>
    <w:rsid w:val="00C61A4B"/>
    <w:rsid w:val="00C61F90"/>
    <w:rsid w:val="00C625B8"/>
    <w:rsid w:val="00C625FE"/>
    <w:rsid w:val="00C629DC"/>
    <w:rsid w:val="00C62A60"/>
    <w:rsid w:val="00C62DCC"/>
    <w:rsid w:val="00C62DD4"/>
    <w:rsid w:val="00C63D71"/>
    <w:rsid w:val="00C63E5F"/>
    <w:rsid w:val="00C640A7"/>
    <w:rsid w:val="00C649CB"/>
    <w:rsid w:val="00C6613F"/>
    <w:rsid w:val="00C66269"/>
    <w:rsid w:val="00C66838"/>
    <w:rsid w:val="00C66AC6"/>
    <w:rsid w:val="00C672F3"/>
    <w:rsid w:val="00C673FC"/>
    <w:rsid w:val="00C6741B"/>
    <w:rsid w:val="00C67716"/>
    <w:rsid w:val="00C67996"/>
    <w:rsid w:val="00C67BD8"/>
    <w:rsid w:val="00C67D48"/>
    <w:rsid w:val="00C707B2"/>
    <w:rsid w:val="00C70A3C"/>
    <w:rsid w:val="00C70AFA"/>
    <w:rsid w:val="00C71058"/>
    <w:rsid w:val="00C71071"/>
    <w:rsid w:val="00C71630"/>
    <w:rsid w:val="00C71658"/>
    <w:rsid w:val="00C72E3A"/>
    <w:rsid w:val="00C73055"/>
    <w:rsid w:val="00C735C0"/>
    <w:rsid w:val="00C735C9"/>
    <w:rsid w:val="00C737E8"/>
    <w:rsid w:val="00C73C70"/>
    <w:rsid w:val="00C73CF7"/>
    <w:rsid w:val="00C73FE3"/>
    <w:rsid w:val="00C740D2"/>
    <w:rsid w:val="00C74362"/>
    <w:rsid w:val="00C74827"/>
    <w:rsid w:val="00C74E15"/>
    <w:rsid w:val="00C74E95"/>
    <w:rsid w:val="00C75264"/>
    <w:rsid w:val="00C755B5"/>
    <w:rsid w:val="00C75B60"/>
    <w:rsid w:val="00C761AF"/>
    <w:rsid w:val="00C761E4"/>
    <w:rsid w:val="00C77780"/>
    <w:rsid w:val="00C80513"/>
    <w:rsid w:val="00C81454"/>
    <w:rsid w:val="00C81D5A"/>
    <w:rsid w:val="00C81DFD"/>
    <w:rsid w:val="00C8266A"/>
    <w:rsid w:val="00C8266F"/>
    <w:rsid w:val="00C828D9"/>
    <w:rsid w:val="00C82B27"/>
    <w:rsid w:val="00C82D62"/>
    <w:rsid w:val="00C82E0E"/>
    <w:rsid w:val="00C82F05"/>
    <w:rsid w:val="00C833A1"/>
    <w:rsid w:val="00C83641"/>
    <w:rsid w:val="00C84339"/>
    <w:rsid w:val="00C84F11"/>
    <w:rsid w:val="00C85052"/>
    <w:rsid w:val="00C8510C"/>
    <w:rsid w:val="00C85E6E"/>
    <w:rsid w:val="00C862A9"/>
    <w:rsid w:val="00C86D27"/>
    <w:rsid w:val="00C86DA5"/>
    <w:rsid w:val="00C875F0"/>
    <w:rsid w:val="00C8774A"/>
    <w:rsid w:val="00C87CDC"/>
    <w:rsid w:val="00C9041A"/>
    <w:rsid w:val="00C90D07"/>
    <w:rsid w:val="00C912D1"/>
    <w:rsid w:val="00C913C2"/>
    <w:rsid w:val="00C91610"/>
    <w:rsid w:val="00C917B7"/>
    <w:rsid w:val="00C91AA2"/>
    <w:rsid w:val="00C91BE6"/>
    <w:rsid w:val="00C920D7"/>
    <w:rsid w:val="00C92133"/>
    <w:rsid w:val="00C92926"/>
    <w:rsid w:val="00C92A03"/>
    <w:rsid w:val="00C92A06"/>
    <w:rsid w:val="00C92D22"/>
    <w:rsid w:val="00C92F5A"/>
    <w:rsid w:val="00C93327"/>
    <w:rsid w:val="00C93340"/>
    <w:rsid w:val="00C93432"/>
    <w:rsid w:val="00C9460A"/>
    <w:rsid w:val="00C947C7"/>
    <w:rsid w:val="00C947F8"/>
    <w:rsid w:val="00C947F9"/>
    <w:rsid w:val="00C94C66"/>
    <w:rsid w:val="00C94CC3"/>
    <w:rsid w:val="00C94D5C"/>
    <w:rsid w:val="00C959FC"/>
    <w:rsid w:val="00C960F2"/>
    <w:rsid w:val="00C964FD"/>
    <w:rsid w:val="00C96E71"/>
    <w:rsid w:val="00C96EEA"/>
    <w:rsid w:val="00C9709C"/>
    <w:rsid w:val="00C972E4"/>
    <w:rsid w:val="00C97AF4"/>
    <w:rsid w:val="00C97BF4"/>
    <w:rsid w:val="00CA0570"/>
    <w:rsid w:val="00CA07F8"/>
    <w:rsid w:val="00CA092F"/>
    <w:rsid w:val="00CA0CAA"/>
    <w:rsid w:val="00CA114E"/>
    <w:rsid w:val="00CA1826"/>
    <w:rsid w:val="00CA1886"/>
    <w:rsid w:val="00CA1C5A"/>
    <w:rsid w:val="00CA241D"/>
    <w:rsid w:val="00CA24B2"/>
    <w:rsid w:val="00CA28A3"/>
    <w:rsid w:val="00CA2C66"/>
    <w:rsid w:val="00CA2DAF"/>
    <w:rsid w:val="00CA34A8"/>
    <w:rsid w:val="00CA38FD"/>
    <w:rsid w:val="00CA3A7B"/>
    <w:rsid w:val="00CA3B79"/>
    <w:rsid w:val="00CA3C25"/>
    <w:rsid w:val="00CA4B0C"/>
    <w:rsid w:val="00CA4B9C"/>
    <w:rsid w:val="00CA4FE6"/>
    <w:rsid w:val="00CA5330"/>
    <w:rsid w:val="00CA564F"/>
    <w:rsid w:val="00CA5DCF"/>
    <w:rsid w:val="00CA6253"/>
    <w:rsid w:val="00CA62BA"/>
    <w:rsid w:val="00CA62D3"/>
    <w:rsid w:val="00CA65AD"/>
    <w:rsid w:val="00CA662F"/>
    <w:rsid w:val="00CA6B66"/>
    <w:rsid w:val="00CA6EFE"/>
    <w:rsid w:val="00CA71D0"/>
    <w:rsid w:val="00CA743D"/>
    <w:rsid w:val="00CA7672"/>
    <w:rsid w:val="00CA7DE7"/>
    <w:rsid w:val="00CA7F15"/>
    <w:rsid w:val="00CB0285"/>
    <w:rsid w:val="00CB1057"/>
    <w:rsid w:val="00CB131D"/>
    <w:rsid w:val="00CB1396"/>
    <w:rsid w:val="00CB1751"/>
    <w:rsid w:val="00CB1EB6"/>
    <w:rsid w:val="00CB1F26"/>
    <w:rsid w:val="00CB203A"/>
    <w:rsid w:val="00CB28BD"/>
    <w:rsid w:val="00CB29EC"/>
    <w:rsid w:val="00CB2DF9"/>
    <w:rsid w:val="00CB31FF"/>
    <w:rsid w:val="00CB3682"/>
    <w:rsid w:val="00CB36CB"/>
    <w:rsid w:val="00CB370C"/>
    <w:rsid w:val="00CB3766"/>
    <w:rsid w:val="00CB390A"/>
    <w:rsid w:val="00CB3A16"/>
    <w:rsid w:val="00CB3A32"/>
    <w:rsid w:val="00CB3AA6"/>
    <w:rsid w:val="00CB3E3D"/>
    <w:rsid w:val="00CB3E78"/>
    <w:rsid w:val="00CB445D"/>
    <w:rsid w:val="00CB45E0"/>
    <w:rsid w:val="00CB490C"/>
    <w:rsid w:val="00CB4B80"/>
    <w:rsid w:val="00CB4BB2"/>
    <w:rsid w:val="00CB516C"/>
    <w:rsid w:val="00CB7BD8"/>
    <w:rsid w:val="00CC00F4"/>
    <w:rsid w:val="00CC057E"/>
    <w:rsid w:val="00CC0762"/>
    <w:rsid w:val="00CC088F"/>
    <w:rsid w:val="00CC0D8E"/>
    <w:rsid w:val="00CC1034"/>
    <w:rsid w:val="00CC13D0"/>
    <w:rsid w:val="00CC1796"/>
    <w:rsid w:val="00CC188E"/>
    <w:rsid w:val="00CC1CDE"/>
    <w:rsid w:val="00CC1D6B"/>
    <w:rsid w:val="00CC1D99"/>
    <w:rsid w:val="00CC2071"/>
    <w:rsid w:val="00CC3518"/>
    <w:rsid w:val="00CC3A54"/>
    <w:rsid w:val="00CC3E8B"/>
    <w:rsid w:val="00CC457A"/>
    <w:rsid w:val="00CC4752"/>
    <w:rsid w:val="00CC48E2"/>
    <w:rsid w:val="00CC4A4B"/>
    <w:rsid w:val="00CC4CEB"/>
    <w:rsid w:val="00CC4FFE"/>
    <w:rsid w:val="00CC503A"/>
    <w:rsid w:val="00CC50DF"/>
    <w:rsid w:val="00CC55BC"/>
    <w:rsid w:val="00CC5D70"/>
    <w:rsid w:val="00CC6037"/>
    <w:rsid w:val="00CC611F"/>
    <w:rsid w:val="00CC6123"/>
    <w:rsid w:val="00CC66D2"/>
    <w:rsid w:val="00CC688D"/>
    <w:rsid w:val="00CC6A0D"/>
    <w:rsid w:val="00CC786B"/>
    <w:rsid w:val="00CC79B6"/>
    <w:rsid w:val="00CD0205"/>
    <w:rsid w:val="00CD07A3"/>
    <w:rsid w:val="00CD1B1C"/>
    <w:rsid w:val="00CD1CD8"/>
    <w:rsid w:val="00CD1D54"/>
    <w:rsid w:val="00CD1E0D"/>
    <w:rsid w:val="00CD1E83"/>
    <w:rsid w:val="00CD2250"/>
    <w:rsid w:val="00CD2C76"/>
    <w:rsid w:val="00CD2CB4"/>
    <w:rsid w:val="00CD3229"/>
    <w:rsid w:val="00CD343F"/>
    <w:rsid w:val="00CD3446"/>
    <w:rsid w:val="00CD389C"/>
    <w:rsid w:val="00CD3BD7"/>
    <w:rsid w:val="00CD4690"/>
    <w:rsid w:val="00CD48B0"/>
    <w:rsid w:val="00CD4A5E"/>
    <w:rsid w:val="00CD4C3B"/>
    <w:rsid w:val="00CD5364"/>
    <w:rsid w:val="00CD5373"/>
    <w:rsid w:val="00CD56F1"/>
    <w:rsid w:val="00CD5751"/>
    <w:rsid w:val="00CD5948"/>
    <w:rsid w:val="00CD5A0F"/>
    <w:rsid w:val="00CD5A96"/>
    <w:rsid w:val="00CD5D43"/>
    <w:rsid w:val="00CD5D80"/>
    <w:rsid w:val="00CD618E"/>
    <w:rsid w:val="00CD62AB"/>
    <w:rsid w:val="00CD6800"/>
    <w:rsid w:val="00CD68A5"/>
    <w:rsid w:val="00CD77E9"/>
    <w:rsid w:val="00CD796A"/>
    <w:rsid w:val="00CD7C2C"/>
    <w:rsid w:val="00CE00C1"/>
    <w:rsid w:val="00CE02AF"/>
    <w:rsid w:val="00CE0592"/>
    <w:rsid w:val="00CE0F77"/>
    <w:rsid w:val="00CE1342"/>
    <w:rsid w:val="00CE1492"/>
    <w:rsid w:val="00CE2B12"/>
    <w:rsid w:val="00CE2F22"/>
    <w:rsid w:val="00CE3057"/>
    <w:rsid w:val="00CE30F7"/>
    <w:rsid w:val="00CE34BB"/>
    <w:rsid w:val="00CE35E9"/>
    <w:rsid w:val="00CE3EED"/>
    <w:rsid w:val="00CE3F35"/>
    <w:rsid w:val="00CE4562"/>
    <w:rsid w:val="00CE4930"/>
    <w:rsid w:val="00CE4A0E"/>
    <w:rsid w:val="00CE5630"/>
    <w:rsid w:val="00CE5809"/>
    <w:rsid w:val="00CE5EEC"/>
    <w:rsid w:val="00CE6042"/>
    <w:rsid w:val="00CE69E5"/>
    <w:rsid w:val="00CE69EB"/>
    <w:rsid w:val="00CE6DA9"/>
    <w:rsid w:val="00CE6F0C"/>
    <w:rsid w:val="00CE74AB"/>
    <w:rsid w:val="00CE74EB"/>
    <w:rsid w:val="00CE7589"/>
    <w:rsid w:val="00CE779F"/>
    <w:rsid w:val="00CE7C82"/>
    <w:rsid w:val="00CE7EC2"/>
    <w:rsid w:val="00CE7FFC"/>
    <w:rsid w:val="00CF0C58"/>
    <w:rsid w:val="00CF0EA8"/>
    <w:rsid w:val="00CF14DB"/>
    <w:rsid w:val="00CF1903"/>
    <w:rsid w:val="00CF20BD"/>
    <w:rsid w:val="00CF241E"/>
    <w:rsid w:val="00CF267D"/>
    <w:rsid w:val="00CF283E"/>
    <w:rsid w:val="00CF287B"/>
    <w:rsid w:val="00CF2EAF"/>
    <w:rsid w:val="00CF41E6"/>
    <w:rsid w:val="00CF44AD"/>
    <w:rsid w:val="00CF45E5"/>
    <w:rsid w:val="00CF4681"/>
    <w:rsid w:val="00CF4B38"/>
    <w:rsid w:val="00CF4FC7"/>
    <w:rsid w:val="00CF5623"/>
    <w:rsid w:val="00CF56C9"/>
    <w:rsid w:val="00CF5A9C"/>
    <w:rsid w:val="00CF64C3"/>
    <w:rsid w:val="00CF6763"/>
    <w:rsid w:val="00CF679A"/>
    <w:rsid w:val="00CF6857"/>
    <w:rsid w:val="00CF6AB9"/>
    <w:rsid w:val="00CF6D0A"/>
    <w:rsid w:val="00CF72A1"/>
    <w:rsid w:val="00CF7308"/>
    <w:rsid w:val="00CF78CC"/>
    <w:rsid w:val="00CF7AB6"/>
    <w:rsid w:val="00D0015C"/>
    <w:rsid w:val="00D002BA"/>
    <w:rsid w:val="00D0030A"/>
    <w:rsid w:val="00D00678"/>
    <w:rsid w:val="00D006AA"/>
    <w:rsid w:val="00D006D7"/>
    <w:rsid w:val="00D00796"/>
    <w:rsid w:val="00D00885"/>
    <w:rsid w:val="00D00987"/>
    <w:rsid w:val="00D0119B"/>
    <w:rsid w:val="00D011BB"/>
    <w:rsid w:val="00D016CE"/>
    <w:rsid w:val="00D01D3A"/>
    <w:rsid w:val="00D022FF"/>
    <w:rsid w:val="00D02D7A"/>
    <w:rsid w:val="00D02FCD"/>
    <w:rsid w:val="00D038AF"/>
    <w:rsid w:val="00D03BBC"/>
    <w:rsid w:val="00D03F1B"/>
    <w:rsid w:val="00D040D3"/>
    <w:rsid w:val="00D042AB"/>
    <w:rsid w:val="00D04D31"/>
    <w:rsid w:val="00D04E7C"/>
    <w:rsid w:val="00D051A3"/>
    <w:rsid w:val="00D05BBC"/>
    <w:rsid w:val="00D05D96"/>
    <w:rsid w:val="00D05EF7"/>
    <w:rsid w:val="00D06162"/>
    <w:rsid w:val="00D06315"/>
    <w:rsid w:val="00D0646A"/>
    <w:rsid w:val="00D06696"/>
    <w:rsid w:val="00D06956"/>
    <w:rsid w:val="00D069AA"/>
    <w:rsid w:val="00D06A82"/>
    <w:rsid w:val="00D06CD0"/>
    <w:rsid w:val="00D0748F"/>
    <w:rsid w:val="00D07888"/>
    <w:rsid w:val="00D079FD"/>
    <w:rsid w:val="00D07E78"/>
    <w:rsid w:val="00D10081"/>
    <w:rsid w:val="00D107B7"/>
    <w:rsid w:val="00D10E06"/>
    <w:rsid w:val="00D11596"/>
    <w:rsid w:val="00D11654"/>
    <w:rsid w:val="00D11CE7"/>
    <w:rsid w:val="00D121DC"/>
    <w:rsid w:val="00D12B30"/>
    <w:rsid w:val="00D12F56"/>
    <w:rsid w:val="00D13012"/>
    <w:rsid w:val="00D138BF"/>
    <w:rsid w:val="00D1408C"/>
    <w:rsid w:val="00D141CA"/>
    <w:rsid w:val="00D1447D"/>
    <w:rsid w:val="00D145A2"/>
    <w:rsid w:val="00D14CC0"/>
    <w:rsid w:val="00D1543F"/>
    <w:rsid w:val="00D1611D"/>
    <w:rsid w:val="00D162B0"/>
    <w:rsid w:val="00D166EB"/>
    <w:rsid w:val="00D17018"/>
    <w:rsid w:val="00D173F8"/>
    <w:rsid w:val="00D177C4"/>
    <w:rsid w:val="00D179F2"/>
    <w:rsid w:val="00D17D7A"/>
    <w:rsid w:val="00D17F02"/>
    <w:rsid w:val="00D20291"/>
    <w:rsid w:val="00D2043B"/>
    <w:rsid w:val="00D205AB"/>
    <w:rsid w:val="00D2061D"/>
    <w:rsid w:val="00D20923"/>
    <w:rsid w:val="00D209E1"/>
    <w:rsid w:val="00D20AF3"/>
    <w:rsid w:val="00D211E1"/>
    <w:rsid w:val="00D212CD"/>
    <w:rsid w:val="00D220CE"/>
    <w:rsid w:val="00D224C5"/>
    <w:rsid w:val="00D226B1"/>
    <w:rsid w:val="00D227FB"/>
    <w:rsid w:val="00D23024"/>
    <w:rsid w:val="00D23693"/>
    <w:rsid w:val="00D236A4"/>
    <w:rsid w:val="00D23767"/>
    <w:rsid w:val="00D2397C"/>
    <w:rsid w:val="00D23A8C"/>
    <w:rsid w:val="00D23BE6"/>
    <w:rsid w:val="00D242C2"/>
    <w:rsid w:val="00D24BE4"/>
    <w:rsid w:val="00D24CA7"/>
    <w:rsid w:val="00D24DF7"/>
    <w:rsid w:val="00D24F2C"/>
    <w:rsid w:val="00D24FB7"/>
    <w:rsid w:val="00D2533E"/>
    <w:rsid w:val="00D2545D"/>
    <w:rsid w:val="00D2570D"/>
    <w:rsid w:val="00D259C2"/>
    <w:rsid w:val="00D25AB5"/>
    <w:rsid w:val="00D2628B"/>
    <w:rsid w:val="00D263AE"/>
    <w:rsid w:val="00D26B14"/>
    <w:rsid w:val="00D2721D"/>
    <w:rsid w:val="00D27753"/>
    <w:rsid w:val="00D279D7"/>
    <w:rsid w:val="00D30C63"/>
    <w:rsid w:val="00D30DCF"/>
    <w:rsid w:val="00D30FC3"/>
    <w:rsid w:val="00D31B46"/>
    <w:rsid w:val="00D31C82"/>
    <w:rsid w:val="00D3208D"/>
    <w:rsid w:val="00D321EB"/>
    <w:rsid w:val="00D32644"/>
    <w:rsid w:val="00D326DD"/>
    <w:rsid w:val="00D32B2F"/>
    <w:rsid w:val="00D32CB0"/>
    <w:rsid w:val="00D3311C"/>
    <w:rsid w:val="00D335C5"/>
    <w:rsid w:val="00D33799"/>
    <w:rsid w:val="00D33F69"/>
    <w:rsid w:val="00D347B6"/>
    <w:rsid w:val="00D34F78"/>
    <w:rsid w:val="00D353F8"/>
    <w:rsid w:val="00D353FE"/>
    <w:rsid w:val="00D35E52"/>
    <w:rsid w:val="00D364C6"/>
    <w:rsid w:val="00D36DA5"/>
    <w:rsid w:val="00D3B46A"/>
    <w:rsid w:val="00D4091D"/>
    <w:rsid w:val="00D40A4C"/>
    <w:rsid w:val="00D40C15"/>
    <w:rsid w:val="00D41092"/>
    <w:rsid w:val="00D416DB"/>
    <w:rsid w:val="00D41E9F"/>
    <w:rsid w:val="00D425E9"/>
    <w:rsid w:val="00D4260E"/>
    <w:rsid w:val="00D42838"/>
    <w:rsid w:val="00D4318D"/>
    <w:rsid w:val="00D433C0"/>
    <w:rsid w:val="00D43B4F"/>
    <w:rsid w:val="00D43B9E"/>
    <w:rsid w:val="00D44315"/>
    <w:rsid w:val="00D4438B"/>
    <w:rsid w:val="00D44CD3"/>
    <w:rsid w:val="00D44EDB"/>
    <w:rsid w:val="00D45017"/>
    <w:rsid w:val="00D4571C"/>
    <w:rsid w:val="00D4572F"/>
    <w:rsid w:val="00D45D64"/>
    <w:rsid w:val="00D45DE7"/>
    <w:rsid w:val="00D466AC"/>
    <w:rsid w:val="00D4683B"/>
    <w:rsid w:val="00D4694D"/>
    <w:rsid w:val="00D46961"/>
    <w:rsid w:val="00D469C5"/>
    <w:rsid w:val="00D469FE"/>
    <w:rsid w:val="00D46BE8"/>
    <w:rsid w:val="00D46F93"/>
    <w:rsid w:val="00D46FFF"/>
    <w:rsid w:val="00D477BE"/>
    <w:rsid w:val="00D47ADA"/>
    <w:rsid w:val="00D47CD9"/>
    <w:rsid w:val="00D500B4"/>
    <w:rsid w:val="00D50306"/>
    <w:rsid w:val="00D5033F"/>
    <w:rsid w:val="00D50665"/>
    <w:rsid w:val="00D509B1"/>
    <w:rsid w:val="00D50E53"/>
    <w:rsid w:val="00D50FD8"/>
    <w:rsid w:val="00D512D5"/>
    <w:rsid w:val="00D51AC2"/>
    <w:rsid w:val="00D51C39"/>
    <w:rsid w:val="00D51C7B"/>
    <w:rsid w:val="00D51C95"/>
    <w:rsid w:val="00D51FB0"/>
    <w:rsid w:val="00D5257B"/>
    <w:rsid w:val="00D52A1F"/>
    <w:rsid w:val="00D53230"/>
    <w:rsid w:val="00D53349"/>
    <w:rsid w:val="00D53713"/>
    <w:rsid w:val="00D53B1E"/>
    <w:rsid w:val="00D545DA"/>
    <w:rsid w:val="00D547DD"/>
    <w:rsid w:val="00D54CC5"/>
    <w:rsid w:val="00D54D86"/>
    <w:rsid w:val="00D54D91"/>
    <w:rsid w:val="00D55552"/>
    <w:rsid w:val="00D55558"/>
    <w:rsid w:val="00D5560E"/>
    <w:rsid w:val="00D55966"/>
    <w:rsid w:val="00D5600D"/>
    <w:rsid w:val="00D56038"/>
    <w:rsid w:val="00D561C6"/>
    <w:rsid w:val="00D565B3"/>
    <w:rsid w:val="00D565C9"/>
    <w:rsid w:val="00D56896"/>
    <w:rsid w:val="00D56D93"/>
    <w:rsid w:val="00D5715E"/>
    <w:rsid w:val="00D57266"/>
    <w:rsid w:val="00D5754B"/>
    <w:rsid w:val="00D57696"/>
    <w:rsid w:val="00D57C47"/>
    <w:rsid w:val="00D57D5D"/>
    <w:rsid w:val="00D57EF9"/>
    <w:rsid w:val="00D6039E"/>
    <w:rsid w:val="00D60562"/>
    <w:rsid w:val="00D60664"/>
    <w:rsid w:val="00D6073B"/>
    <w:rsid w:val="00D60B00"/>
    <w:rsid w:val="00D60FD3"/>
    <w:rsid w:val="00D61211"/>
    <w:rsid w:val="00D612AC"/>
    <w:rsid w:val="00D61343"/>
    <w:rsid w:val="00D6141D"/>
    <w:rsid w:val="00D61AB5"/>
    <w:rsid w:val="00D61E84"/>
    <w:rsid w:val="00D62592"/>
    <w:rsid w:val="00D6285B"/>
    <w:rsid w:val="00D62D3A"/>
    <w:rsid w:val="00D62DDD"/>
    <w:rsid w:val="00D63188"/>
    <w:rsid w:val="00D63368"/>
    <w:rsid w:val="00D63FE9"/>
    <w:rsid w:val="00D6412A"/>
    <w:rsid w:val="00D646C9"/>
    <w:rsid w:val="00D64742"/>
    <w:rsid w:val="00D649BD"/>
    <w:rsid w:val="00D64B39"/>
    <w:rsid w:val="00D64FF0"/>
    <w:rsid w:val="00D65531"/>
    <w:rsid w:val="00D66084"/>
    <w:rsid w:val="00D66097"/>
    <w:rsid w:val="00D6634F"/>
    <w:rsid w:val="00D664FD"/>
    <w:rsid w:val="00D665E6"/>
    <w:rsid w:val="00D67816"/>
    <w:rsid w:val="00D67DA0"/>
    <w:rsid w:val="00D688FF"/>
    <w:rsid w:val="00D701B6"/>
    <w:rsid w:val="00D707DE"/>
    <w:rsid w:val="00D70946"/>
    <w:rsid w:val="00D711B8"/>
    <w:rsid w:val="00D71921"/>
    <w:rsid w:val="00D71C2E"/>
    <w:rsid w:val="00D71D10"/>
    <w:rsid w:val="00D71F75"/>
    <w:rsid w:val="00D724B2"/>
    <w:rsid w:val="00D728AD"/>
    <w:rsid w:val="00D733A7"/>
    <w:rsid w:val="00D737F8"/>
    <w:rsid w:val="00D738CD"/>
    <w:rsid w:val="00D73BC6"/>
    <w:rsid w:val="00D73BE3"/>
    <w:rsid w:val="00D74650"/>
    <w:rsid w:val="00D74712"/>
    <w:rsid w:val="00D74BDA"/>
    <w:rsid w:val="00D74C76"/>
    <w:rsid w:val="00D74C9D"/>
    <w:rsid w:val="00D75126"/>
    <w:rsid w:val="00D75131"/>
    <w:rsid w:val="00D753C5"/>
    <w:rsid w:val="00D753F5"/>
    <w:rsid w:val="00D7563F"/>
    <w:rsid w:val="00D75C71"/>
    <w:rsid w:val="00D76220"/>
    <w:rsid w:val="00D76D7D"/>
    <w:rsid w:val="00D76F7E"/>
    <w:rsid w:val="00D77112"/>
    <w:rsid w:val="00D77401"/>
    <w:rsid w:val="00D774E9"/>
    <w:rsid w:val="00D774F4"/>
    <w:rsid w:val="00D77B6D"/>
    <w:rsid w:val="00D8057C"/>
    <w:rsid w:val="00D80EB1"/>
    <w:rsid w:val="00D81241"/>
    <w:rsid w:val="00D81942"/>
    <w:rsid w:val="00D8231C"/>
    <w:rsid w:val="00D82B79"/>
    <w:rsid w:val="00D82BCD"/>
    <w:rsid w:val="00D83A90"/>
    <w:rsid w:val="00D843CB"/>
    <w:rsid w:val="00D84662"/>
    <w:rsid w:val="00D84AEF"/>
    <w:rsid w:val="00D84BBE"/>
    <w:rsid w:val="00D84DC0"/>
    <w:rsid w:val="00D84DE0"/>
    <w:rsid w:val="00D8504D"/>
    <w:rsid w:val="00D851A9"/>
    <w:rsid w:val="00D854C8"/>
    <w:rsid w:val="00D85514"/>
    <w:rsid w:val="00D85D0F"/>
    <w:rsid w:val="00D85E14"/>
    <w:rsid w:val="00D86136"/>
    <w:rsid w:val="00D863B3"/>
    <w:rsid w:val="00D8663B"/>
    <w:rsid w:val="00D86DDA"/>
    <w:rsid w:val="00D86E5E"/>
    <w:rsid w:val="00D86F8E"/>
    <w:rsid w:val="00D8731B"/>
    <w:rsid w:val="00D87CCE"/>
    <w:rsid w:val="00D87F9C"/>
    <w:rsid w:val="00D90071"/>
    <w:rsid w:val="00D90169"/>
    <w:rsid w:val="00D907B4"/>
    <w:rsid w:val="00D9107D"/>
    <w:rsid w:val="00D91203"/>
    <w:rsid w:val="00D92002"/>
    <w:rsid w:val="00D92096"/>
    <w:rsid w:val="00D92344"/>
    <w:rsid w:val="00D923E9"/>
    <w:rsid w:val="00D9262B"/>
    <w:rsid w:val="00D92821"/>
    <w:rsid w:val="00D92C66"/>
    <w:rsid w:val="00D92F01"/>
    <w:rsid w:val="00D93168"/>
    <w:rsid w:val="00D93362"/>
    <w:rsid w:val="00D934AF"/>
    <w:rsid w:val="00D93669"/>
    <w:rsid w:val="00D93755"/>
    <w:rsid w:val="00D93A7C"/>
    <w:rsid w:val="00D93FC9"/>
    <w:rsid w:val="00D941B3"/>
    <w:rsid w:val="00D94A8D"/>
    <w:rsid w:val="00D94C74"/>
    <w:rsid w:val="00D95708"/>
    <w:rsid w:val="00D95825"/>
    <w:rsid w:val="00D958E5"/>
    <w:rsid w:val="00D9618C"/>
    <w:rsid w:val="00D96BB5"/>
    <w:rsid w:val="00D96CE0"/>
    <w:rsid w:val="00D97539"/>
    <w:rsid w:val="00D976C9"/>
    <w:rsid w:val="00DA017B"/>
    <w:rsid w:val="00DA0436"/>
    <w:rsid w:val="00DA043D"/>
    <w:rsid w:val="00DA0783"/>
    <w:rsid w:val="00DA0B62"/>
    <w:rsid w:val="00DA0C0F"/>
    <w:rsid w:val="00DA118C"/>
    <w:rsid w:val="00DA1588"/>
    <w:rsid w:val="00DA18E1"/>
    <w:rsid w:val="00DA1BE7"/>
    <w:rsid w:val="00DA2496"/>
    <w:rsid w:val="00DA251C"/>
    <w:rsid w:val="00DA2C12"/>
    <w:rsid w:val="00DA2E78"/>
    <w:rsid w:val="00DA3791"/>
    <w:rsid w:val="00DA3959"/>
    <w:rsid w:val="00DA3F84"/>
    <w:rsid w:val="00DA4147"/>
    <w:rsid w:val="00DA4399"/>
    <w:rsid w:val="00DA4520"/>
    <w:rsid w:val="00DA48A3"/>
    <w:rsid w:val="00DA4DC6"/>
    <w:rsid w:val="00DA4F98"/>
    <w:rsid w:val="00DA5073"/>
    <w:rsid w:val="00DA51C3"/>
    <w:rsid w:val="00DA555E"/>
    <w:rsid w:val="00DA56DF"/>
    <w:rsid w:val="00DA577B"/>
    <w:rsid w:val="00DA5781"/>
    <w:rsid w:val="00DA5920"/>
    <w:rsid w:val="00DA6540"/>
    <w:rsid w:val="00DA661A"/>
    <w:rsid w:val="00DA665B"/>
    <w:rsid w:val="00DA6919"/>
    <w:rsid w:val="00DA695C"/>
    <w:rsid w:val="00DA697F"/>
    <w:rsid w:val="00DA6C94"/>
    <w:rsid w:val="00DA6E61"/>
    <w:rsid w:val="00DA6F35"/>
    <w:rsid w:val="00DA75BD"/>
    <w:rsid w:val="00DA774E"/>
    <w:rsid w:val="00DA7766"/>
    <w:rsid w:val="00DA783C"/>
    <w:rsid w:val="00DA79B7"/>
    <w:rsid w:val="00DA7B0A"/>
    <w:rsid w:val="00DA7E35"/>
    <w:rsid w:val="00DB0159"/>
    <w:rsid w:val="00DB0197"/>
    <w:rsid w:val="00DB02B5"/>
    <w:rsid w:val="00DB02D8"/>
    <w:rsid w:val="00DB04AE"/>
    <w:rsid w:val="00DB089B"/>
    <w:rsid w:val="00DB0C16"/>
    <w:rsid w:val="00DB0CB8"/>
    <w:rsid w:val="00DB0F31"/>
    <w:rsid w:val="00DB108C"/>
    <w:rsid w:val="00DB1CFE"/>
    <w:rsid w:val="00DB2307"/>
    <w:rsid w:val="00DB2769"/>
    <w:rsid w:val="00DB3257"/>
    <w:rsid w:val="00DB3294"/>
    <w:rsid w:val="00DB3FEB"/>
    <w:rsid w:val="00DB4170"/>
    <w:rsid w:val="00DB498D"/>
    <w:rsid w:val="00DB4BFD"/>
    <w:rsid w:val="00DB53DE"/>
    <w:rsid w:val="00DB55E3"/>
    <w:rsid w:val="00DB5B1F"/>
    <w:rsid w:val="00DB5D03"/>
    <w:rsid w:val="00DB631C"/>
    <w:rsid w:val="00DB6473"/>
    <w:rsid w:val="00DB68D1"/>
    <w:rsid w:val="00DB6D72"/>
    <w:rsid w:val="00DB6FEC"/>
    <w:rsid w:val="00DB7033"/>
    <w:rsid w:val="00DB7346"/>
    <w:rsid w:val="00DB78A6"/>
    <w:rsid w:val="00DB78E5"/>
    <w:rsid w:val="00DB7C65"/>
    <w:rsid w:val="00DB7E72"/>
    <w:rsid w:val="00DC0093"/>
    <w:rsid w:val="00DC0990"/>
    <w:rsid w:val="00DC0B96"/>
    <w:rsid w:val="00DC0DE2"/>
    <w:rsid w:val="00DC0E10"/>
    <w:rsid w:val="00DC1027"/>
    <w:rsid w:val="00DC166C"/>
    <w:rsid w:val="00DC1A29"/>
    <w:rsid w:val="00DC1EC0"/>
    <w:rsid w:val="00DC2234"/>
    <w:rsid w:val="00DC24E1"/>
    <w:rsid w:val="00DC253D"/>
    <w:rsid w:val="00DC2747"/>
    <w:rsid w:val="00DC32C4"/>
    <w:rsid w:val="00DC356F"/>
    <w:rsid w:val="00DC3720"/>
    <w:rsid w:val="00DC3A69"/>
    <w:rsid w:val="00DC400A"/>
    <w:rsid w:val="00DC4668"/>
    <w:rsid w:val="00DC4953"/>
    <w:rsid w:val="00DC4A63"/>
    <w:rsid w:val="00DC4AEF"/>
    <w:rsid w:val="00DC562D"/>
    <w:rsid w:val="00DC57FB"/>
    <w:rsid w:val="00DC5953"/>
    <w:rsid w:val="00DC616A"/>
    <w:rsid w:val="00DC6693"/>
    <w:rsid w:val="00DC6BA5"/>
    <w:rsid w:val="00DC7068"/>
    <w:rsid w:val="00DC77FA"/>
    <w:rsid w:val="00DC7A32"/>
    <w:rsid w:val="00DC7A6E"/>
    <w:rsid w:val="00DC7E42"/>
    <w:rsid w:val="00DD0762"/>
    <w:rsid w:val="00DD0FB2"/>
    <w:rsid w:val="00DD133A"/>
    <w:rsid w:val="00DD1430"/>
    <w:rsid w:val="00DD1DBA"/>
    <w:rsid w:val="00DD1E18"/>
    <w:rsid w:val="00DD1F44"/>
    <w:rsid w:val="00DD2201"/>
    <w:rsid w:val="00DD2989"/>
    <w:rsid w:val="00DD2D2D"/>
    <w:rsid w:val="00DD2D8E"/>
    <w:rsid w:val="00DD2E5B"/>
    <w:rsid w:val="00DD3142"/>
    <w:rsid w:val="00DD3206"/>
    <w:rsid w:val="00DD32F6"/>
    <w:rsid w:val="00DD348A"/>
    <w:rsid w:val="00DD36F0"/>
    <w:rsid w:val="00DD3C05"/>
    <w:rsid w:val="00DD3CB2"/>
    <w:rsid w:val="00DD3E66"/>
    <w:rsid w:val="00DD4409"/>
    <w:rsid w:val="00DD48EB"/>
    <w:rsid w:val="00DD4B6B"/>
    <w:rsid w:val="00DD4DA1"/>
    <w:rsid w:val="00DD53F8"/>
    <w:rsid w:val="00DD5454"/>
    <w:rsid w:val="00DD54C6"/>
    <w:rsid w:val="00DD5559"/>
    <w:rsid w:val="00DD5A17"/>
    <w:rsid w:val="00DD5D03"/>
    <w:rsid w:val="00DD60CA"/>
    <w:rsid w:val="00DD6787"/>
    <w:rsid w:val="00DD683A"/>
    <w:rsid w:val="00DD711F"/>
    <w:rsid w:val="00DD7F69"/>
    <w:rsid w:val="00DE070E"/>
    <w:rsid w:val="00DE1043"/>
    <w:rsid w:val="00DE106D"/>
    <w:rsid w:val="00DE1169"/>
    <w:rsid w:val="00DE121C"/>
    <w:rsid w:val="00DE1A3E"/>
    <w:rsid w:val="00DE21E9"/>
    <w:rsid w:val="00DE2664"/>
    <w:rsid w:val="00DE275E"/>
    <w:rsid w:val="00DE33D9"/>
    <w:rsid w:val="00DE36FA"/>
    <w:rsid w:val="00DE38C4"/>
    <w:rsid w:val="00DE39B0"/>
    <w:rsid w:val="00DE3EA6"/>
    <w:rsid w:val="00DE4239"/>
    <w:rsid w:val="00DE4D8B"/>
    <w:rsid w:val="00DE4D93"/>
    <w:rsid w:val="00DE4DC9"/>
    <w:rsid w:val="00DE505A"/>
    <w:rsid w:val="00DE5082"/>
    <w:rsid w:val="00DE50AD"/>
    <w:rsid w:val="00DE5331"/>
    <w:rsid w:val="00DE563A"/>
    <w:rsid w:val="00DE56DF"/>
    <w:rsid w:val="00DE5F64"/>
    <w:rsid w:val="00DE60B0"/>
    <w:rsid w:val="00DE6575"/>
    <w:rsid w:val="00DE6705"/>
    <w:rsid w:val="00DE697E"/>
    <w:rsid w:val="00DE6B9A"/>
    <w:rsid w:val="00DE7047"/>
    <w:rsid w:val="00DE7935"/>
    <w:rsid w:val="00DE7A1C"/>
    <w:rsid w:val="00DE7A38"/>
    <w:rsid w:val="00DE7ADD"/>
    <w:rsid w:val="00DE7C8F"/>
    <w:rsid w:val="00DE7DB3"/>
    <w:rsid w:val="00DF0238"/>
    <w:rsid w:val="00DF0257"/>
    <w:rsid w:val="00DF07D4"/>
    <w:rsid w:val="00DF088F"/>
    <w:rsid w:val="00DF0A95"/>
    <w:rsid w:val="00DF0E7C"/>
    <w:rsid w:val="00DF0F7B"/>
    <w:rsid w:val="00DF10E8"/>
    <w:rsid w:val="00DF1258"/>
    <w:rsid w:val="00DF1500"/>
    <w:rsid w:val="00DF1579"/>
    <w:rsid w:val="00DF1B11"/>
    <w:rsid w:val="00DF2383"/>
    <w:rsid w:val="00DF2D15"/>
    <w:rsid w:val="00DF358B"/>
    <w:rsid w:val="00DF37B2"/>
    <w:rsid w:val="00DF3841"/>
    <w:rsid w:val="00DF4659"/>
    <w:rsid w:val="00DF4E62"/>
    <w:rsid w:val="00DF4F66"/>
    <w:rsid w:val="00DF57A1"/>
    <w:rsid w:val="00DF58D0"/>
    <w:rsid w:val="00DF631F"/>
    <w:rsid w:val="00DF6502"/>
    <w:rsid w:val="00DF6600"/>
    <w:rsid w:val="00DF68A4"/>
    <w:rsid w:val="00DF6E66"/>
    <w:rsid w:val="00DF751D"/>
    <w:rsid w:val="00DF7BC5"/>
    <w:rsid w:val="00E000D3"/>
    <w:rsid w:val="00E00291"/>
    <w:rsid w:val="00E00434"/>
    <w:rsid w:val="00E005C0"/>
    <w:rsid w:val="00E00C14"/>
    <w:rsid w:val="00E014B6"/>
    <w:rsid w:val="00E01912"/>
    <w:rsid w:val="00E022AC"/>
    <w:rsid w:val="00E02358"/>
    <w:rsid w:val="00E02423"/>
    <w:rsid w:val="00E0320F"/>
    <w:rsid w:val="00E0342F"/>
    <w:rsid w:val="00E03B35"/>
    <w:rsid w:val="00E03F24"/>
    <w:rsid w:val="00E0448C"/>
    <w:rsid w:val="00E046A6"/>
    <w:rsid w:val="00E047F8"/>
    <w:rsid w:val="00E0512B"/>
    <w:rsid w:val="00E05142"/>
    <w:rsid w:val="00E0529F"/>
    <w:rsid w:val="00E05E3D"/>
    <w:rsid w:val="00E0649A"/>
    <w:rsid w:val="00E0672A"/>
    <w:rsid w:val="00E0696A"/>
    <w:rsid w:val="00E074B8"/>
    <w:rsid w:val="00E074C2"/>
    <w:rsid w:val="00E07D2F"/>
    <w:rsid w:val="00E104BC"/>
    <w:rsid w:val="00E105A2"/>
    <w:rsid w:val="00E10787"/>
    <w:rsid w:val="00E1092C"/>
    <w:rsid w:val="00E10CFB"/>
    <w:rsid w:val="00E10D58"/>
    <w:rsid w:val="00E10FFB"/>
    <w:rsid w:val="00E1117E"/>
    <w:rsid w:val="00E11207"/>
    <w:rsid w:val="00E1169B"/>
    <w:rsid w:val="00E11F86"/>
    <w:rsid w:val="00E12BAC"/>
    <w:rsid w:val="00E138C1"/>
    <w:rsid w:val="00E13D61"/>
    <w:rsid w:val="00E1404C"/>
    <w:rsid w:val="00E14248"/>
    <w:rsid w:val="00E14B0F"/>
    <w:rsid w:val="00E15475"/>
    <w:rsid w:val="00E1553B"/>
    <w:rsid w:val="00E15AB0"/>
    <w:rsid w:val="00E15AD3"/>
    <w:rsid w:val="00E15EED"/>
    <w:rsid w:val="00E16154"/>
    <w:rsid w:val="00E1632B"/>
    <w:rsid w:val="00E16620"/>
    <w:rsid w:val="00E1683E"/>
    <w:rsid w:val="00E1685D"/>
    <w:rsid w:val="00E17677"/>
    <w:rsid w:val="00E17E7A"/>
    <w:rsid w:val="00E20CBA"/>
    <w:rsid w:val="00E20E49"/>
    <w:rsid w:val="00E21233"/>
    <w:rsid w:val="00E216AB"/>
    <w:rsid w:val="00E21BC9"/>
    <w:rsid w:val="00E21F4D"/>
    <w:rsid w:val="00E2200B"/>
    <w:rsid w:val="00E22066"/>
    <w:rsid w:val="00E22386"/>
    <w:rsid w:val="00E22730"/>
    <w:rsid w:val="00E228CE"/>
    <w:rsid w:val="00E22A1E"/>
    <w:rsid w:val="00E22BA3"/>
    <w:rsid w:val="00E22D61"/>
    <w:rsid w:val="00E231EF"/>
    <w:rsid w:val="00E23247"/>
    <w:rsid w:val="00E239A3"/>
    <w:rsid w:val="00E23C0E"/>
    <w:rsid w:val="00E23F0B"/>
    <w:rsid w:val="00E241DD"/>
    <w:rsid w:val="00E2466A"/>
    <w:rsid w:val="00E246BC"/>
    <w:rsid w:val="00E248A5"/>
    <w:rsid w:val="00E24E53"/>
    <w:rsid w:val="00E2501D"/>
    <w:rsid w:val="00E251B4"/>
    <w:rsid w:val="00E256B1"/>
    <w:rsid w:val="00E261E5"/>
    <w:rsid w:val="00E26A28"/>
    <w:rsid w:val="00E26F8E"/>
    <w:rsid w:val="00E27242"/>
    <w:rsid w:val="00E27DA1"/>
    <w:rsid w:val="00E30085"/>
    <w:rsid w:val="00E301AF"/>
    <w:rsid w:val="00E303BF"/>
    <w:rsid w:val="00E3074B"/>
    <w:rsid w:val="00E30A70"/>
    <w:rsid w:val="00E30BAC"/>
    <w:rsid w:val="00E30C5D"/>
    <w:rsid w:val="00E30E99"/>
    <w:rsid w:val="00E317FE"/>
    <w:rsid w:val="00E31B39"/>
    <w:rsid w:val="00E31C16"/>
    <w:rsid w:val="00E31D74"/>
    <w:rsid w:val="00E31E3D"/>
    <w:rsid w:val="00E328A1"/>
    <w:rsid w:val="00E32993"/>
    <w:rsid w:val="00E32AA5"/>
    <w:rsid w:val="00E33A03"/>
    <w:rsid w:val="00E33A3B"/>
    <w:rsid w:val="00E33BFE"/>
    <w:rsid w:val="00E33D0F"/>
    <w:rsid w:val="00E34567"/>
    <w:rsid w:val="00E34908"/>
    <w:rsid w:val="00E34FA5"/>
    <w:rsid w:val="00E35940"/>
    <w:rsid w:val="00E35C5E"/>
    <w:rsid w:val="00E35E1A"/>
    <w:rsid w:val="00E35FE2"/>
    <w:rsid w:val="00E36435"/>
    <w:rsid w:val="00E36471"/>
    <w:rsid w:val="00E36529"/>
    <w:rsid w:val="00E36778"/>
    <w:rsid w:val="00E36A4D"/>
    <w:rsid w:val="00E3730F"/>
    <w:rsid w:val="00E373AD"/>
    <w:rsid w:val="00E374CC"/>
    <w:rsid w:val="00E37601"/>
    <w:rsid w:val="00E379D1"/>
    <w:rsid w:val="00E37F19"/>
    <w:rsid w:val="00E409B2"/>
    <w:rsid w:val="00E40CA1"/>
    <w:rsid w:val="00E419E6"/>
    <w:rsid w:val="00E41CFC"/>
    <w:rsid w:val="00E42133"/>
    <w:rsid w:val="00E42238"/>
    <w:rsid w:val="00E42355"/>
    <w:rsid w:val="00E424AC"/>
    <w:rsid w:val="00E42656"/>
    <w:rsid w:val="00E42B0C"/>
    <w:rsid w:val="00E4391B"/>
    <w:rsid w:val="00E439EB"/>
    <w:rsid w:val="00E43BFD"/>
    <w:rsid w:val="00E43BFF"/>
    <w:rsid w:val="00E43F0B"/>
    <w:rsid w:val="00E445B8"/>
    <w:rsid w:val="00E44787"/>
    <w:rsid w:val="00E44B20"/>
    <w:rsid w:val="00E450EC"/>
    <w:rsid w:val="00E45870"/>
    <w:rsid w:val="00E459C4"/>
    <w:rsid w:val="00E45DFF"/>
    <w:rsid w:val="00E45E0E"/>
    <w:rsid w:val="00E46AC9"/>
    <w:rsid w:val="00E470F6"/>
    <w:rsid w:val="00E47222"/>
    <w:rsid w:val="00E473FF"/>
    <w:rsid w:val="00E47754"/>
    <w:rsid w:val="00E47B3F"/>
    <w:rsid w:val="00E47C1E"/>
    <w:rsid w:val="00E47D1E"/>
    <w:rsid w:val="00E47D50"/>
    <w:rsid w:val="00E47F1D"/>
    <w:rsid w:val="00E47F43"/>
    <w:rsid w:val="00E50139"/>
    <w:rsid w:val="00E506BC"/>
    <w:rsid w:val="00E50757"/>
    <w:rsid w:val="00E50BDB"/>
    <w:rsid w:val="00E5229C"/>
    <w:rsid w:val="00E52820"/>
    <w:rsid w:val="00E52872"/>
    <w:rsid w:val="00E528D8"/>
    <w:rsid w:val="00E52DEE"/>
    <w:rsid w:val="00E531B4"/>
    <w:rsid w:val="00E533A5"/>
    <w:rsid w:val="00E533D5"/>
    <w:rsid w:val="00E5347B"/>
    <w:rsid w:val="00E53568"/>
    <w:rsid w:val="00E53809"/>
    <w:rsid w:val="00E53B6D"/>
    <w:rsid w:val="00E54495"/>
    <w:rsid w:val="00E5467D"/>
    <w:rsid w:val="00E54B19"/>
    <w:rsid w:val="00E54B60"/>
    <w:rsid w:val="00E54D88"/>
    <w:rsid w:val="00E55817"/>
    <w:rsid w:val="00E55D60"/>
    <w:rsid w:val="00E55E4F"/>
    <w:rsid w:val="00E55EFE"/>
    <w:rsid w:val="00E560B7"/>
    <w:rsid w:val="00E56839"/>
    <w:rsid w:val="00E56A68"/>
    <w:rsid w:val="00E576C4"/>
    <w:rsid w:val="00E576D1"/>
    <w:rsid w:val="00E57AB3"/>
    <w:rsid w:val="00E57D5F"/>
    <w:rsid w:val="00E57F1F"/>
    <w:rsid w:val="00E6007E"/>
    <w:rsid w:val="00E6023F"/>
    <w:rsid w:val="00E608E0"/>
    <w:rsid w:val="00E60C9B"/>
    <w:rsid w:val="00E610C0"/>
    <w:rsid w:val="00E61137"/>
    <w:rsid w:val="00E61230"/>
    <w:rsid w:val="00E61545"/>
    <w:rsid w:val="00E617CC"/>
    <w:rsid w:val="00E61872"/>
    <w:rsid w:val="00E61B3E"/>
    <w:rsid w:val="00E61B5D"/>
    <w:rsid w:val="00E61EA2"/>
    <w:rsid w:val="00E6210E"/>
    <w:rsid w:val="00E6259E"/>
    <w:rsid w:val="00E62E5C"/>
    <w:rsid w:val="00E63338"/>
    <w:rsid w:val="00E636B8"/>
    <w:rsid w:val="00E63731"/>
    <w:rsid w:val="00E63D12"/>
    <w:rsid w:val="00E63D1B"/>
    <w:rsid w:val="00E64158"/>
    <w:rsid w:val="00E64256"/>
    <w:rsid w:val="00E6426C"/>
    <w:rsid w:val="00E644EA"/>
    <w:rsid w:val="00E64F6A"/>
    <w:rsid w:val="00E64F92"/>
    <w:rsid w:val="00E65119"/>
    <w:rsid w:val="00E6551D"/>
    <w:rsid w:val="00E6556A"/>
    <w:rsid w:val="00E65614"/>
    <w:rsid w:val="00E657CF"/>
    <w:rsid w:val="00E65813"/>
    <w:rsid w:val="00E6597E"/>
    <w:rsid w:val="00E65B81"/>
    <w:rsid w:val="00E65EA6"/>
    <w:rsid w:val="00E65F26"/>
    <w:rsid w:val="00E65FA5"/>
    <w:rsid w:val="00E663B1"/>
    <w:rsid w:val="00E66488"/>
    <w:rsid w:val="00E66C58"/>
    <w:rsid w:val="00E66DA3"/>
    <w:rsid w:val="00E67E79"/>
    <w:rsid w:val="00E67F43"/>
    <w:rsid w:val="00E70250"/>
    <w:rsid w:val="00E70435"/>
    <w:rsid w:val="00E709CB"/>
    <w:rsid w:val="00E70A9B"/>
    <w:rsid w:val="00E70DBD"/>
    <w:rsid w:val="00E70E93"/>
    <w:rsid w:val="00E70EDC"/>
    <w:rsid w:val="00E7121F"/>
    <w:rsid w:val="00E713C9"/>
    <w:rsid w:val="00E716E4"/>
    <w:rsid w:val="00E716F1"/>
    <w:rsid w:val="00E718FB"/>
    <w:rsid w:val="00E71922"/>
    <w:rsid w:val="00E71DAD"/>
    <w:rsid w:val="00E71FBF"/>
    <w:rsid w:val="00E72116"/>
    <w:rsid w:val="00E72904"/>
    <w:rsid w:val="00E72924"/>
    <w:rsid w:val="00E732D3"/>
    <w:rsid w:val="00E738F7"/>
    <w:rsid w:val="00E73BFD"/>
    <w:rsid w:val="00E74386"/>
    <w:rsid w:val="00E74561"/>
    <w:rsid w:val="00E750D0"/>
    <w:rsid w:val="00E75107"/>
    <w:rsid w:val="00E75685"/>
    <w:rsid w:val="00E75E2A"/>
    <w:rsid w:val="00E75FE2"/>
    <w:rsid w:val="00E7608A"/>
    <w:rsid w:val="00E764B9"/>
    <w:rsid w:val="00E76942"/>
    <w:rsid w:val="00E76AFD"/>
    <w:rsid w:val="00E77078"/>
    <w:rsid w:val="00E77525"/>
    <w:rsid w:val="00E77ABC"/>
    <w:rsid w:val="00E77B63"/>
    <w:rsid w:val="00E77BCD"/>
    <w:rsid w:val="00E8001A"/>
    <w:rsid w:val="00E802BF"/>
    <w:rsid w:val="00E80360"/>
    <w:rsid w:val="00E8183E"/>
    <w:rsid w:val="00E81E6A"/>
    <w:rsid w:val="00E8211F"/>
    <w:rsid w:val="00E823C7"/>
    <w:rsid w:val="00E82770"/>
    <w:rsid w:val="00E828D0"/>
    <w:rsid w:val="00E82B02"/>
    <w:rsid w:val="00E82E24"/>
    <w:rsid w:val="00E82E6C"/>
    <w:rsid w:val="00E83034"/>
    <w:rsid w:val="00E83378"/>
    <w:rsid w:val="00E836E0"/>
    <w:rsid w:val="00E837B0"/>
    <w:rsid w:val="00E83B9E"/>
    <w:rsid w:val="00E8408C"/>
    <w:rsid w:val="00E84430"/>
    <w:rsid w:val="00E8477C"/>
    <w:rsid w:val="00E852F7"/>
    <w:rsid w:val="00E857A2"/>
    <w:rsid w:val="00E85EC4"/>
    <w:rsid w:val="00E861F8"/>
    <w:rsid w:val="00E86299"/>
    <w:rsid w:val="00E86600"/>
    <w:rsid w:val="00E86996"/>
    <w:rsid w:val="00E8699A"/>
    <w:rsid w:val="00E873A6"/>
    <w:rsid w:val="00E875DC"/>
    <w:rsid w:val="00E875E2"/>
    <w:rsid w:val="00E876AD"/>
    <w:rsid w:val="00E87A82"/>
    <w:rsid w:val="00E87BCF"/>
    <w:rsid w:val="00E87C51"/>
    <w:rsid w:val="00E905CE"/>
    <w:rsid w:val="00E906B8"/>
    <w:rsid w:val="00E907F9"/>
    <w:rsid w:val="00E90AD7"/>
    <w:rsid w:val="00E910A8"/>
    <w:rsid w:val="00E9115A"/>
    <w:rsid w:val="00E91271"/>
    <w:rsid w:val="00E91872"/>
    <w:rsid w:val="00E91F4C"/>
    <w:rsid w:val="00E920AF"/>
    <w:rsid w:val="00E924E2"/>
    <w:rsid w:val="00E92F7D"/>
    <w:rsid w:val="00E9356A"/>
    <w:rsid w:val="00E935B5"/>
    <w:rsid w:val="00E937BD"/>
    <w:rsid w:val="00E939AB"/>
    <w:rsid w:val="00E93CDB"/>
    <w:rsid w:val="00E93D53"/>
    <w:rsid w:val="00E93F31"/>
    <w:rsid w:val="00E9409B"/>
    <w:rsid w:val="00E9457F"/>
    <w:rsid w:val="00E94623"/>
    <w:rsid w:val="00E94D51"/>
    <w:rsid w:val="00E94F55"/>
    <w:rsid w:val="00E9511A"/>
    <w:rsid w:val="00E951F2"/>
    <w:rsid w:val="00E955F1"/>
    <w:rsid w:val="00E955FC"/>
    <w:rsid w:val="00E95FD2"/>
    <w:rsid w:val="00E96141"/>
    <w:rsid w:val="00E96175"/>
    <w:rsid w:val="00E9621F"/>
    <w:rsid w:val="00E963D7"/>
    <w:rsid w:val="00E967C4"/>
    <w:rsid w:val="00E96852"/>
    <w:rsid w:val="00E9781E"/>
    <w:rsid w:val="00E97B45"/>
    <w:rsid w:val="00E97BFB"/>
    <w:rsid w:val="00EA03F4"/>
    <w:rsid w:val="00EA08D7"/>
    <w:rsid w:val="00EA0B48"/>
    <w:rsid w:val="00EA0EBC"/>
    <w:rsid w:val="00EA1095"/>
    <w:rsid w:val="00EA1099"/>
    <w:rsid w:val="00EA11AD"/>
    <w:rsid w:val="00EA12AE"/>
    <w:rsid w:val="00EA12B2"/>
    <w:rsid w:val="00EA1309"/>
    <w:rsid w:val="00EA15BE"/>
    <w:rsid w:val="00EA1CAE"/>
    <w:rsid w:val="00EA1D7D"/>
    <w:rsid w:val="00EA1DA0"/>
    <w:rsid w:val="00EA21F7"/>
    <w:rsid w:val="00EA2B4D"/>
    <w:rsid w:val="00EA2CDB"/>
    <w:rsid w:val="00EA3362"/>
    <w:rsid w:val="00EA33D0"/>
    <w:rsid w:val="00EA379F"/>
    <w:rsid w:val="00EA3C1A"/>
    <w:rsid w:val="00EA487F"/>
    <w:rsid w:val="00EA4EFE"/>
    <w:rsid w:val="00EA4F0B"/>
    <w:rsid w:val="00EA4F51"/>
    <w:rsid w:val="00EA51B4"/>
    <w:rsid w:val="00EA53F2"/>
    <w:rsid w:val="00EA550A"/>
    <w:rsid w:val="00EA5A82"/>
    <w:rsid w:val="00EA5F60"/>
    <w:rsid w:val="00EA65CB"/>
    <w:rsid w:val="00EA661E"/>
    <w:rsid w:val="00EA66AA"/>
    <w:rsid w:val="00EA66E3"/>
    <w:rsid w:val="00EA6C33"/>
    <w:rsid w:val="00EA7216"/>
    <w:rsid w:val="00EA78E7"/>
    <w:rsid w:val="00EA7DCA"/>
    <w:rsid w:val="00EB07F9"/>
    <w:rsid w:val="00EB0862"/>
    <w:rsid w:val="00EB092F"/>
    <w:rsid w:val="00EB0F16"/>
    <w:rsid w:val="00EB1133"/>
    <w:rsid w:val="00EB1681"/>
    <w:rsid w:val="00EB1F62"/>
    <w:rsid w:val="00EB2576"/>
    <w:rsid w:val="00EB285E"/>
    <w:rsid w:val="00EB2A73"/>
    <w:rsid w:val="00EB2CE8"/>
    <w:rsid w:val="00EB2EC1"/>
    <w:rsid w:val="00EB3525"/>
    <w:rsid w:val="00EB3A04"/>
    <w:rsid w:val="00EB3C1E"/>
    <w:rsid w:val="00EB435F"/>
    <w:rsid w:val="00EB4688"/>
    <w:rsid w:val="00EB4F25"/>
    <w:rsid w:val="00EB5315"/>
    <w:rsid w:val="00EB5518"/>
    <w:rsid w:val="00EB57CF"/>
    <w:rsid w:val="00EB5D5E"/>
    <w:rsid w:val="00EB61CF"/>
    <w:rsid w:val="00EB62DB"/>
    <w:rsid w:val="00EB6E22"/>
    <w:rsid w:val="00EB71B6"/>
    <w:rsid w:val="00EB7273"/>
    <w:rsid w:val="00EB7487"/>
    <w:rsid w:val="00EB7514"/>
    <w:rsid w:val="00EB7741"/>
    <w:rsid w:val="00EB7796"/>
    <w:rsid w:val="00EB786F"/>
    <w:rsid w:val="00EB7AA5"/>
    <w:rsid w:val="00EC05AF"/>
    <w:rsid w:val="00EC136F"/>
    <w:rsid w:val="00EC19C4"/>
    <w:rsid w:val="00EC2116"/>
    <w:rsid w:val="00EC274F"/>
    <w:rsid w:val="00EC2839"/>
    <w:rsid w:val="00EC2A4C"/>
    <w:rsid w:val="00EC2F69"/>
    <w:rsid w:val="00EC33EC"/>
    <w:rsid w:val="00EC35E8"/>
    <w:rsid w:val="00EC3756"/>
    <w:rsid w:val="00EC3962"/>
    <w:rsid w:val="00EC3D07"/>
    <w:rsid w:val="00EC40E8"/>
    <w:rsid w:val="00EC4285"/>
    <w:rsid w:val="00EC43E9"/>
    <w:rsid w:val="00EC4B25"/>
    <w:rsid w:val="00EC51B6"/>
    <w:rsid w:val="00EC524E"/>
    <w:rsid w:val="00EC583F"/>
    <w:rsid w:val="00EC62CC"/>
    <w:rsid w:val="00EC64CE"/>
    <w:rsid w:val="00EC6BC9"/>
    <w:rsid w:val="00EC6EE7"/>
    <w:rsid w:val="00EC6F99"/>
    <w:rsid w:val="00EC70CB"/>
    <w:rsid w:val="00EC79D1"/>
    <w:rsid w:val="00EC7CAB"/>
    <w:rsid w:val="00EC7FFA"/>
    <w:rsid w:val="00ED05B5"/>
    <w:rsid w:val="00ED08F2"/>
    <w:rsid w:val="00ED09BE"/>
    <w:rsid w:val="00ED0EFF"/>
    <w:rsid w:val="00ED19B8"/>
    <w:rsid w:val="00ED1F27"/>
    <w:rsid w:val="00ED274C"/>
    <w:rsid w:val="00ED296F"/>
    <w:rsid w:val="00ED2981"/>
    <w:rsid w:val="00ED301D"/>
    <w:rsid w:val="00ED377E"/>
    <w:rsid w:val="00ED4006"/>
    <w:rsid w:val="00ED4409"/>
    <w:rsid w:val="00ED498C"/>
    <w:rsid w:val="00ED4A96"/>
    <w:rsid w:val="00ED4CD1"/>
    <w:rsid w:val="00ED533C"/>
    <w:rsid w:val="00ED5670"/>
    <w:rsid w:val="00ED5853"/>
    <w:rsid w:val="00ED5964"/>
    <w:rsid w:val="00ED5B57"/>
    <w:rsid w:val="00ED6711"/>
    <w:rsid w:val="00ED6788"/>
    <w:rsid w:val="00ED6C77"/>
    <w:rsid w:val="00ED6DAA"/>
    <w:rsid w:val="00ED7443"/>
    <w:rsid w:val="00ED7622"/>
    <w:rsid w:val="00ED7944"/>
    <w:rsid w:val="00EE01A2"/>
    <w:rsid w:val="00EE0A9C"/>
    <w:rsid w:val="00EE11F4"/>
    <w:rsid w:val="00EE15DB"/>
    <w:rsid w:val="00EE1EB1"/>
    <w:rsid w:val="00EE20FD"/>
    <w:rsid w:val="00EE2C80"/>
    <w:rsid w:val="00EE317D"/>
    <w:rsid w:val="00EE358F"/>
    <w:rsid w:val="00EE3627"/>
    <w:rsid w:val="00EE378F"/>
    <w:rsid w:val="00EE3952"/>
    <w:rsid w:val="00EE3ADF"/>
    <w:rsid w:val="00EE3CEA"/>
    <w:rsid w:val="00EE3DCE"/>
    <w:rsid w:val="00EE3E1C"/>
    <w:rsid w:val="00EE3E93"/>
    <w:rsid w:val="00EE4115"/>
    <w:rsid w:val="00EE4135"/>
    <w:rsid w:val="00EE4801"/>
    <w:rsid w:val="00EE49EF"/>
    <w:rsid w:val="00EE4B04"/>
    <w:rsid w:val="00EE5669"/>
    <w:rsid w:val="00EE571F"/>
    <w:rsid w:val="00EE5C86"/>
    <w:rsid w:val="00EE5F9F"/>
    <w:rsid w:val="00EE6693"/>
    <w:rsid w:val="00EE6908"/>
    <w:rsid w:val="00EE759A"/>
    <w:rsid w:val="00EE79DC"/>
    <w:rsid w:val="00EE7C3D"/>
    <w:rsid w:val="00EE7D51"/>
    <w:rsid w:val="00EF05F8"/>
    <w:rsid w:val="00EF0F93"/>
    <w:rsid w:val="00EF140A"/>
    <w:rsid w:val="00EF1548"/>
    <w:rsid w:val="00EF1DA3"/>
    <w:rsid w:val="00EF1DB8"/>
    <w:rsid w:val="00EF2185"/>
    <w:rsid w:val="00EF238F"/>
    <w:rsid w:val="00EF281C"/>
    <w:rsid w:val="00EF28D3"/>
    <w:rsid w:val="00EF2B21"/>
    <w:rsid w:val="00EF352F"/>
    <w:rsid w:val="00EF35CC"/>
    <w:rsid w:val="00EF3851"/>
    <w:rsid w:val="00EF3A47"/>
    <w:rsid w:val="00EF3C62"/>
    <w:rsid w:val="00EF4156"/>
    <w:rsid w:val="00EF43DD"/>
    <w:rsid w:val="00EF5365"/>
    <w:rsid w:val="00EF5412"/>
    <w:rsid w:val="00EF553D"/>
    <w:rsid w:val="00EF5B3A"/>
    <w:rsid w:val="00EF5CAD"/>
    <w:rsid w:val="00EF5FCB"/>
    <w:rsid w:val="00EF6355"/>
    <w:rsid w:val="00EF688C"/>
    <w:rsid w:val="00EF7000"/>
    <w:rsid w:val="00EF7477"/>
    <w:rsid w:val="00EF785D"/>
    <w:rsid w:val="00F0090F"/>
    <w:rsid w:val="00F00987"/>
    <w:rsid w:val="00F00AD6"/>
    <w:rsid w:val="00F00C47"/>
    <w:rsid w:val="00F00DB4"/>
    <w:rsid w:val="00F00E1D"/>
    <w:rsid w:val="00F012FF"/>
    <w:rsid w:val="00F01557"/>
    <w:rsid w:val="00F01673"/>
    <w:rsid w:val="00F019A3"/>
    <w:rsid w:val="00F01EF7"/>
    <w:rsid w:val="00F021D0"/>
    <w:rsid w:val="00F0256E"/>
    <w:rsid w:val="00F0269F"/>
    <w:rsid w:val="00F02E67"/>
    <w:rsid w:val="00F02FD7"/>
    <w:rsid w:val="00F03057"/>
    <w:rsid w:val="00F039DF"/>
    <w:rsid w:val="00F03DB9"/>
    <w:rsid w:val="00F042FC"/>
    <w:rsid w:val="00F0456D"/>
    <w:rsid w:val="00F0470A"/>
    <w:rsid w:val="00F04E56"/>
    <w:rsid w:val="00F05177"/>
    <w:rsid w:val="00F05391"/>
    <w:rsid w:val="00F05562"/>
    <w:rsid w:val="00F0569F"/>
    <w:rsid w:val="00F05CAD"/>
    <w:rsid w:val="00F06CB2"/>
    <w:rsid w:val="00F06E87"/>
    <w:rsid w:val="00F0734B"/>
    <w:rsid w:val="00F0760D"/>
    <w:rsid w:val="00F10326"/>
    <w:rsid w:val="00F10A9E"/>
    <w:rsid w:val="00F10B86"/>
    <w:rsid w:val="00F10CC2"/>
    <w:rsid w:val="00F10EE1"/>
    <w:rsid w:val="00F1104E"/>
    <w:rsid w:val="00F113A3"/>
    <w:rsid w:val="00F11507"/>
    <w:rsid w:val="00F1161D"/>
    <w:rsid w:val="00F117EC"/>
    <w:rsid w:val="00F11A45"/>
    <w:rsid w:val="00F11AA6"/>
    <w:rsid w:val="00F12D06"/>
    <w:rsid w:val="00F12E5A"/>
    <w:rsid w:val="00F131BD"/>
    <w:rsid w:val="00F132D5"/>
    <w:rsid w:val="00F133EF"/>
    <w:rsid w:val="00F14283"/>
    <w:rsid w:val="00F14325"/>
    <w:rsid w:val="00F145B3"/>
    <w:rsid w:val="00F1464E"/>
    <w:rsid w:val="00F14BAB"/>
    <w:rsid w:val="00F14DA6"/>
    <w:rsid w:val="00F15755"/>
    <w:rsid w:val="00F159B0"/>
    <w:rsid w:val="00F1613E"/>
    <w:rsid w:val="00F16621"/>
    <w:rsid w:val="00F16B85"/>
    <w:rsid w:val="00F16DBC"/>
    <w:rsid w:val="00F171AB"/>
    <w:rsid w:val="00F172E2"/>
    <w:rsid w:val="00F1731C"/>
    <w:rsid w:val="00F174AF"/>
    <w:rsid w:val="00F17DB8"/>
    <w:rsid w:val="00F211AA"/>
    <w:rsid w:val="00F2134F"/>
    <w:rsid w:val="00F214D9"/>
    <w:rsid w:val="00F2192A"/>
    <w:rsid w:val="00F21D3C"/>
    <w:rsid w:val="00F22705"/>
    <w:rsid w:val="00F227F8"/>
    <w:rsid w:val="00F22CAA"/>
    <w:rsid w:val="00F2342C"/>
    <w:rsid w:val="00F23D28"/>
    <w:rsid w:val="00F23FEF"/>
    <w:rsid w:val="00F2416D"/>
    <w:rsid w:val="00F242C2"/>
    <w:rsid w:val="00F244ED"/>
    <w:rsid w:val="00F245DA"/>
    <w:rsid w:val="00F249B9"/>
    <w:rsid w:val="00F24B83"/>
    <w:rsid w:val="00F24BE3"/>
    <w:rsid w:val="00F24F4C"/>
    <w:rsid w:val="00F252EE"/>
    <w:rsid w:val="00F25326"/>
    <w:rsid w:val="00F253AD"/>
    <w:rsid w:val="00F253FF"/>
    <w:rsid w:val="00F25563"/>
    <w:rsid w:val="00F25634"/>
    <w:rsid w:val="00F25C4F"/>
    <w:rsid w:val="00F260C0"/>
    <w:rsid w:val="00F264B1"/>
    <w:rsid w:val="00F26544"/>
    <w:rsid w:val="00F26CAD"/>
    <w:rsid w:val="00F26FD8"/>
    <w:rsid w:val="00F27496"/>
    <w:rsid w:val="00F2753D"/>
    <w:rsid w:val="00F2761F"/>
    <w:rsid w:val="00F27933"/>
    <w:rsid w:val="00F279F4"/>
    <w:rsid w:val="00F27BA0"/>
    <w:rsid w:val="00F27D7F"/>
    <w:rsid w:val="00F27F00"/>
    <w:rsid w:val="00F301CB"/>
    <w:rsid w:val="00F30509"/>
    <w:rsid w:val="00F3050A"/>
    <w:rsid w:val="00F305AD"/>
    <w:rsid w:val="00F30947"/>
    <w:rsid w:val="00F30B2D"/>
    <w:rsid w:val="00F30C69"/>
    <w:rsid w:val="00F30ED5"/>
    <w:rsid w:val="00F3107A"/>
    <w:rsid w:val="00F31579"/>
    <w:rsid w:val="00F31A58"/>
    <w:rsid w:val="00F31B39"/>
    <w:rsid w:val="00F3217F"/>
    <w:rsid w:val="00F32483"/>
    <w:rsid w:val="00F329C3"/>
    <w:rsid w:val="00F32BB5"/>
    <w:rsid w:val="00F32DC9"/>
    <w:rsid w:val="00F331E0"/>
    <w:rsid w:val="00F335D1"/>
    <w:rsid w:val="00F33FDD"/>
    <w:rsid w:val="00F344E3"/>
    <w:rsid w:val="00F346DC"/>
    <w:rsid w:val="00F347AD"/>
    <w:rsid w:val="00F34853"/>
    <w:rsid w:val="00F34C32"/>
    <w:rsid w:val="00F35331"/>
    <w:rsid w:val="00F353FF"/>
    <w:rsid w:val="00F36760"/>
    <w:rsid w:val="00F36B35"/>
    <w:rsid w:val="00F36B69"/>
    <w:rsid w:val="00F36CA3"/>
    <w:rsid w:val="00F37013"/>
    <w:rsid w:val="00F37023"/>
    <w:rsid w:val="00F37ABE"/>
    <w:rsid w:val="00F37C31"/>
    <w:rsid w:val="00F37D39"/>
    <w:rsid w:val="00F405B9"/>
    <w:rsid w:val="00F40C5F"/>
    <w:rsid w:val="00F40FBC"/>
    <w:rsid w:val="00F41376"/>
    <w:rsid w:val="00F41BA5"/>
    <w:rsid w:val="00F41C30"/>
    <w:rsid w:val="00F41F2A"/>
    <w:rsid w:val="00F42224"/>
    <w:rsid w:val="00F42BC3"/>
    <w:rsid w:val="00F42F74"/>
    <w:rsid w:val="00F43225"/>
    <w:rsid w:val="00F4339D"/>
    <w:rsid w:val="00F4341F"/>
    <w:rsid w:val="00F4393E"/>
    <w:rsid w:val="00F43B65"/>
    <w:rsid w:val="00F43D6F"/>
    <w:rsid w:val="00F44138"/>
    <w:rsid w:val="00F448F8"/>
    <w:rsid w:val="00F44B32"/>
    <w:rsid w:val="00F45070"/>
    <w:rsid w:val="00F452A8"/>
    <w:rsid w:val="00F452B6"/>
    <w:rsid w:val="00F46327"/>
    <w:rsid w:val="00F4642C"/>
    <w:rsid w:val="00F46830"/>
    <w:rsid w:val="00F46E40"/>
    <w:rsid w:val="00F4758C"/>
    <w:rsid w:val="00F47F88"/>
    <w:rsid w:val="00F506B1"/>
    <w:rsid w:val="00F5070D"/>
    <w:rsid w:val="00F507C8"/>
    <w:rsid w:val="00F50BEF"/>
    <w:rsid w:val="00F5121F"/>
    <w:rsid w:val="00F5134F"/>
    <w:rsid w:val="00F513C3"/>
    <w:rsid w:val="00F51628"/>
    <w:rsid w:val="00F516B0"/>
    <w:rsid w:val="00F51702"/>
    <w:rsid w:val="00F51754"/>
    <w:rsid w:val="00F5194B"/>
    <w:rsid w:val="00F51A79"/>
    <w:rsid w:val="00F52195"/>
    <w:rsid w:val="00F5223E"/>
    <w:rsid w:val="00F52454"/>
    <w:rsid w:val="00F524A6"/>
    <w:rsid w:val="00F5260F"/>
    <w:rsid w:val="00F52714"/>
    <w:rsid w:val="00F52A70"/>
    <w:rsid w:val="00F52B16"/>
    <w:rsid w:val="00F53848"/>
    <w:rsid w:val="00F53B50"/>
    <w:rsid w:val="00F53F02"/>
    <w:rsid w:val="00F5584D"/>
    <w:rsid w:val="00F55EB7"/>
    <w:rsid w:val="00F56217"/>
    <w:rsid w:val="00F566A4"/>
    <w:rsid w:val="00F566BF"/>
    <w:rsid w:val="00F566CA"/>
    <w:rsid w:val="00F56F46"/>
    <w:rsid w:val="00F57548"/>
    <w:rsid w:val="00F578E9"/>
    <w:rsid w:val="00F57A0C"/>
    <w:rsid w:val="00F57A3C"/>
    <w:rsid w:val="00F60229"/>
    <w:rsid w:val="00F605E2"/>
    <w:rsid w:val="00F608E6"/>
    <w:rsid w:val="00F60999"/>
    <w:rsid w:val="00F6129D"/>
    <w:rsid w:val="00F614DD"/>
    <w:rsid w:val="00F61A61"/>
    <w:rsid w:val="00F61BBF"/>
    <w:rsid w:val="00F61C75"/>
    <w:rsid w:val="00F62110"/>
    <w:rsid w:val="00F62326"/>
    <w:rsid w:val="00F62AA9"/>
    <w:rsid w:val="00F633A7"/>
    <w:rsid w:val="00F638C0"/>
    <w:rsid w:val="00F639ED"/>
    <w:rsid w:val="00F63A05"/>
    <w:rsid w:val="00F64662"/>
    <w:rsid w:val="00F64EC9"/>
    <w:rsid w:val="00F65243"/>
    <w:rsid w:val="00F657EA"/>
    <w:rsid w:val="00F6586A"/>
    <w:rsid w:val="00F65930"/>
    <w:rsid w:val="00F65CD2"/>
    <w:rsid w:val="00F65E66"/>
    <w:rsid w:val="00F66A2A"/>
    <w:rsid w:val="00F67AB7"/>
    <w:rsid w:val="00F67C37"/>
    <w:rsid w:val="00F705F2"/>
    <w:rsid w:val="00F708B9"/>
    <w:rsid w:val="00F70914"/>
    <w:rsid w:val="00F70A8D"/>
    <w:rsid w:val="00F70BB4"/>
    <w:rsid w:val="00F70C2D"/>
    <w:rsid w:val="00F70DB1"/>
    <w:rsid w:val="00F71020"/>
    <w:rsid w:val="00F714BD"/>
    <w:rsid w:val="00F7168C"/>
    <w:rsid w:val="00F71FBE"/>
    <w:rsid w:val="00F7286F"/>
    <w:rsid w:val="00F7299D"/>
    <w:rsid w:val="00F72D5A"/>
    <w:rsid w:val="00F738B4"/>
    <w:rsid w:val="00F73A10"/>
    <w:rsid w:val="00F73F2F"/>
    <w:rsid w:val="00F73FDE"/>
    <w:rsid w:val="00F74159"/>
    <w:rsid w:val="00F7475B"/>
    <w:rsid w:val="00F74E1A"/>
    <w:rsid w:val="00F74E1C"/>
    <w:rsid w:val="00F750DC"/>
    <w:rsid w:val="00F7646F"/>
    <w:rsid w:val="00F766D3"/>
    <w:rsid w:val="00F7698F"/>
    <w:rsid w:val="00F7725D"/>
    <w:rsid w:val="00F7726C"/>
    <w:rsid w:val="00F773BE"/>
    <w:rsid w:val="00F773CC"/>
    <w:rsid w:val="00F77585"/>
    <w:rsid w:val="00F77AEA"/>
    <w:rsid w:val="00F77C3B"/>
    <w:rsid w:val="00F77CB6"/>
    <w:rsid w:val="00F8011C"/>
    <w:rsid w:val="00F80C4B"/>
    <w:rsid w:val="00F80CE4"/>
    <w:rsid w:val="00F8222D"/>
    <w:rsid w:val="00F8258C"/>
    <w:rsid w:val="00F8288A"/>
    <w:rsid w:val="00F832B5"/>
    <w:rsid w:val="00F83813"/>
    <w:rsid w:val="00F83933"/>
    <w:rsid w:val="00F83C47"/>
    <w:rsid w:val="00F83D8D"/>
    <w:rsid w:val="00F84201"/>
    <w:rsid w:val="00F842B3"/>
    <w:rsid w:val="00F8458D"/>
    <w:rsid w:val="00F84BBE"/>
    <w:rsid w:val="00F84F2F"/>
    <w:rsid w:val="00F850D0"/>
    <w:rsid w:val="00F853C0"/>
    <w:rsid w:val="00F855B8"/>
    <w:rsid w:val="00F856D3"/>
    <w:rsid w:val="00F85713"/>
    <w:rsid w:val="00F857D3"/>
    <w:rsid w:val="00F85ED9"/>
    <w:rsid w:val="00F861D9"/>
    <w:rsid w:val="00F8624F"/>
    <w:rsid w:val="00F862BF"/>
    <w:rsid w:val="00F8640E"/>
    <w:rsid w:val="00F86C54"/>
    <w:rsid w:val="00F8744B"/>
    <w:rsid w:val="00F879A4"/>
    <w:rsid w:val="00F879DD"/>
    <w:rsid w:val="00F87B98"/>
    <w:rsid w:val="00F90B38"/>
    <w:rsid w:val="00F90F15"/>
    <w:rsid w:val="00F91320"/>
    <w:rsid w:val="00F91358"/>
    <w:rsid w:val="00F91873"/>
    <w:rsid w:val="00F91DB6"/>
    <w:rsid w:val="00F91E54"/>
    <w:rsid w:val="00F92031"/>
    <w:rsid w:val="00F923B0"/>
    <w:rsid w:val="00F92809"/>
    <w:rsid w:val="00F92F27"/>
    <w:rsid w:val="00F930B5"/>
    <w:rsid w:val="00F93455"/>
    <w:rsid w:val="00F935A0"/>
    <w:rsid w:val="00F937E2"/>
    <w:rsid w:val="00F93A7D"/>
    <w:rsid w:val="00F93A86"/>
    <w:rsid w:val="00F93F2A"/>
    <w:rsid w:val="00F94125"/>
    <w:rsid w:val="00F9413C"/>
    <w:rsid w:val="00F94533"/>
    <w:rsid w:val="00F94587"/>
    <w:rsid w:val="00F948D5"/>
    <w:rsid w:val="00F95481"/>
    <w:rsid w:val="00F959EE"/>
    <w:rsid w:val="00F95B48"/>
    <w:rsid w:val="00F95C3E"/>
    <w:rsid w:val="00F9652D"/>
    <w:rsid w:val="00F96905"/>
    <w:rsid w:val="00F96A47"/>
    <w:rsid w:val="00F96A4B"/>
    <w:rsid w:val="00F96AA7"/>
    <w:rsid w:val="00F96F01"/>
    <w:rsid w:val="00F96FA5"/>
    <w:rsid w:val="00F97585"/>
    <w:rsid w:val="00F977EA"/>
    <w:rsid w:val="00F9786C"/>
    <w:rsid w:val="00F97C7F"/>
    <w:rsid w:val="00FA02EE"/>
    <w:rsid w:val="00FA0828"/>
    <w:rsid w:val="00FA0B9A"/>
    <w:rsid w:val="00FA1337"/>
    <w:rsid w:val="00FA15B9"/>
    <w:rsid w:val="00FA1C12"/>
    <w:rsid w:val="00FA1E7D"/>
    <w:rsid w:val="00FA2384"/>
    <w:rsid w:val="00FA2A33"/>
    <w:rsid w:val="00FA2BAA"/>
    <w:rsid w:val="00FA2DB1"/>
    <w:rsid w:val="00FA2FC7"/>
    <w:rsid w:val="00FA3141"/>
    <w:rsid w:val="00FA3654"/>
    <w:rsid w:val="00FA36B2"/>
    <w:rsid w:val="00FA3B9E"/>
    <w:rsid w:val="00FA4237"/>
    <w:rsid w:val="00FA42A0"/>
    <w:rsid w:val="00FA4308"/>
    <w:rsid w:val="00FA431A"/>
    <w:rsid w:val="00FA471E"/>
    <w:rsid w:val="00FA4731"/>
    <w:rsid w:val="00FA47FF"/>
    <w:rsid w:val="00FA50A0"/>
    <w:rsid w:val="00FA554E"/>
    <w:rsid w:val="00FA59FD"/>
    <w:rsid w:val="00FA5BFD"/>
    <w:rsid w:val="00FA635A"/>
    <w:rsid w:val="00FA6464"/>
    <w:rsid w:val="00FA69D8"/>
    <w:rsid w:val="00FA7081"/>
    <w:rsid w:val="00FA72B5"/>
    <w:rsid w:val="00FA76BA"/>
    <w:rsid w:val="00FB02D7"/>
    <w:rsid w:val="00FB02EB"/>
    <w:rsid w:val="00FB0A4E"/>
    <w:rsid w:val="00FB0F64"/>
    <w:rsid w:val="00FB15D1"/>
    <w:rsid w:val="00FB16C2"/>
    <w:rsid w:val="00FB2583"/>
    <w:rsid w:val="00FB25E3"/>
    <w:rsid w:val="00FB2983"/>
    <w:rsid w:val="00FB29D7"/>
    <w:rsid w:val="00FB2CB3"/>
    <w:rsid w:val="00FB2D00"/>
    <w:rsid w:val="00FB2EB2"/>
    <w:rsid w:val="00FB3A59"/>
    <w:rsid w:val="00FB3A65"/>
    <w:rsid w:val="00FB49E1"/>
    <w:rsid w:val="00FB4A28"/>
    <w:rsid w:val="00FB4ACF"/>
    <w:rsid w:val="00FB4C49"/>
    <w:rsid w:val="00FB4EE6"/>
    <w:rsid w:val="00FB50E1"/>
    <w:rsid w:val="00FB5CE1"/>
    <w:rsid w:val="00FB5F79"/>
    <w:rsid w:val="00FB605E"/>
    <w:rsid w:val="00FB655C"/>
    <w:rsid w:val="00FB6768"/>
    <w:rsid w:val="00FB679A"/>
    <w:rsid w:val="00FB69AA"/>
    <w:rsid w:val="00FB6BB7"/>
    <w:rsid w:val="00FB6FE3"/>
    <w:rsid w:val="00FB7708"/>
    <w:rsid w:val="00FB77F0"/>
    <w:rsid w:val="00FB7B96"/>
    <w:rsid w:val="00FB7D65"/>
    <w:rsid w:val="00FB7DEE"/>
    <w:rsid w:val="00FC010B"/>
    <w:rsid w:val="00FC03D7"/>
    <w:rsid w:val="00FC0686"/>
    <w:rsid w:val="00FC0707"/>
    <w:rsid w:val="00FC0BAC"/>
    <w:rsid w:val="00FC0EE0"/>
    <w:rsid w:val="00FC11FD"/>
    <w:rsid w:val="00FC120A"/>
    <w:rsid w:val="00FC16F1"/>
    <w:rsid w:val="00FC1736"/>
    <w:rsid w:val="00FC1C39"/>
    <w:rsid w:val="00FC1D25"/>
    <w:rsid w:val="00FC1F5D"/>
    <w:rsid w:val="00FC2054"/>
    <w:rsid w:val="00FC21B7"/>
    <w:rsid w:val="00FC276B"/>
    <w:rsid w:val="00FC3214"/>
    <w:rsid w:val="00FC3530"/>
    <w:rsid w:val="00FC35F9"/>
    <w:rsid w:val="00FC3636"/>
    <w:rsid w:val="00FC36C2"/>
    <w:rsid w:val="00FC39D5"/>
    <w:rsid w:val="00FC4757"/>
    <w:rsid w:val="00FC49D3"/>
    <w:rsid w:val="00FC4B0D"/>
    <w:rsid w:val="00FC4C1F"/>
    <w:rsid w:val="00FC5070"/>
    <w:rsid w:val="00FC5086"/>
    <w:rsid w:val="00FC5157"/>
    <w:rsid w:val="00FC5352"/>
    <w:rsid w:val="00FC53AA"/>
    <w:rsid w:val="00FC584D"/>
    <w:rsid w:val="00FC5E5F"/>
    <w:rsid w:val="00FC60AE"/>
    <w:rsid w:val="00FC64E7"/>
    <w:rsid w:val="00FC6B2D"/>
    <w:rsid w:val="00FC71C5"/>
    <w:rsid w:val="00FC71EE"/>
    <w:rsid w:val="00FC747D"/>
    <w:rsid w:val="00FC77EE"/>
    <w:rsid w:val="00FC7E48"/>
    <w:rsid w:val="00FD0120"/>
    <w:rsid w:val="00FD0191"/>
    <w:rsid w:val="00FD07E3"/>
    <w:rsid w:val="00FD0B0C"/>
    <w:rsid w:val="00FD17D4"/>
    <w:rsid w:val="00FD1A86"/>
    <w:rsid w:val="00FD2005"/>
    <w:rsid w:val="00FD217C"/>
    <w:rsid w:val="00FD266E"/>
    <w:rsid w:val="00FD27DE"/>
    <w:rsid w:val="00FD2D2B"/>
    <w:rsid w:val="00FD3203"/>
    <w:rsid w:val="00FD377E"/>
    <w:rsid w:val="00FD3BE8"/>
    <w:rsid w:val="00FD3CBB"/>
    <w:rsid w:val="00FD40DF"/>
    <w:rsid w:val="00FD5052"/>
    <w:rsid w:val="00FD50F9"/>
    <w:rsid w:val="00FD557F"/>
    <w:rsid w:val="00FD5585"/>
    <w:rsid w:val="00FD57A8"/>
    <w:rsid w:val="00FD5BFE"/>
    <w:rsid w:val="00FD5C6A"/>
    <w:rsid w:val="00FD5CF8"/>
    <w:rsid w:val="00FD5DE0"/>
    <w:rsid w:val="00FD61E9"/>
    <w:rsid w:val="00FD623F"/>
    <w:rsid w:val="00FD6307"/>
    <w:rsid w:val="00FD6368"/>
    <w:rsid w:val="00FD66CC"/>
    <w:rsid w:val="00FD68CF"/>
    <w:rsid w:val="00FD7D62"/>
    <w:rsid w:val="00FD7D97"/>
    <w:rsid w:val="00FD7F84"/>
    <w:rsid w:val="00FE049D"/>
    <w:rsid w:val="00FE0CF4"/>
    <w:rsid w:val="00FE0D06"/>
    <w:rsid w:val="00FE1030"/>
    <w:rsid w:val="00FE1723"/>
    <w:rsid w:val="00FE1D47"/>
    <w:rsid w:val="00FE1FC3"/>
    <w:rsid w:val="00FE2182"/>
    <w:rsid w:val="00FE2275"/>
    <w:rsid w:val="00FE2374"/>
    <w:rsid w:val="00FE2733"/>
    <w:rsid w:val="00FE30A0"/>
    <w:rsid w:val="00FE324D"/>
    <w:rsid w:val="00FE32FD"/>
    <w:rsid w:val="00FE3368"/>
    <w:rsid w:val="00FE35D2"/>
    <w:rsid w:val="00FE3630"/>
    <w:rsid w:val="00FE3742"/>
    <w:rsid w:val="00FE3B69"/>
    <w:rsid w:val="00FE3BA5"/>
    <w:rsid w:val="00FE409B"/>
    <w:rsid w:val="00FE4206"/>
    <w:rsid w:val="00FE43BF"/>
    <w:rsid w:val="00FE4810"/>
    <w:rsid w:val="00FE4932"/>
    <w:rsid w:val="00FE4D2F"/>
    <w:rsid w:val="00FE4F2B"/>
    <w:rsid w:val="00FE53BA"/>
    <w:rsid w:val="00FE5479"/>
    <w:rsid w:val="00FE5AE3"/>
    <w:rsid w:val="00FE5DB7"/>
    <w:rsid w:val="00FE5E64"/>
    <w:rsid w:val="00FE6067"/>
    <w:rsid w:val="00FE6451"/>
    <w:rsid w:val="00FE64FE"/>
    <w:rsid w:val="00FE6605"/>
    <w:rsid w:val="00FE6890"/>
    <w:rsid w:val="00FE7458"/>
    <w:rsid w:val="00FE7838"/>
    <w:rsid w:val="00FE7A59"/>
    <w:rsid w:val="00FE7BF9"/>
    <w:rsid w:val="00FE7D45"/>
    <w:rsid w:val="00FE7E8F"/>
    <w:rsid w:val="00FF033C"/>
    <w:rsid w:val="00FF0399"/>
    <w:rsid w:val="00FF0660"/>
    <w:rsid w:val="00FF0855"/>
    <w:rsid w:val="00FF0A9C"/>
    <w:rsid w:val="00FF0FDE"/>
    <w:rsid w:val="00FF1C0A"/>
    <w:rsid w:val="00FF1F1F"/>
    <w:rsid w:val="00FF275C"/>
    <w:rsid w:val="00FF286A"/>
    <w:rsid w:val="00FF297B"/>
    <w:rsid w:val="00FF2BE6"/>
    <w:rsid w:val="00FF2CEF"/>
    <w:rsid w:val="00FF2DA5"/>
    <w:rsid w:val="00FF32DB"/>
    <w:rsid w:val="00FF3585"/>
    <w:rsid w:val="00FF3CC4"/>
    <w:rsid w:val="00FF3CFC"/>
    <w:rsid w:val="00FF3D44"/>
    <w:rsid w:val="00FF3D92"/>
    <w:rsid w:val="00FF3E77"/>
    <w:rsid w:val="00FF3F68"/>
    <w:rsid w:val="00FF40E5"/>
    <w:rsid w:val="00FF473B"/>
    <w:rsid w:val="00FF47D8"/>
    <w:rsid w:val="00FF5047"/>
    <w:rsid w:val="00FF54BC"/>
    <w:rsid w:val="00FF556F"/>
    <w:rsid w:val="00FF59F3"/>
    <w:rsid w:val="00FF5B5B"/>
    <w:rsid w:val="00FF5B9F"/>
    <w:rsid w:val="00FF5EE0"/>
    <w:rsid w:val="00FF613E"/>
    <w:rsid w:val="00FF6271"/>
    <w:rsid w:val="00FF664F"/>
    <w:rsid w:val="00FF69BB"/>
    <w:rsid w:val="00FF6C70"/>
    <w:rsid w:val="00FF6E24"/>
    <w:rsid w:val="00FF6E5B"/>
    <w:rsid w:val="00FF721C"/>
    <w:rsid w:val="00FF7462"/>
    <w:rsid w:val="00FF7623"/>
    <w:rsid w:val="00FF79A8"/>
    <w:rsid w:val="00FF7AA0"/>
    <w:rsid w:val="00FF7C8B"/>
    <w:rsid w:val="00FF7F5F"/>
    <w:rsid w:val="011BADD1"/>
    <w:rsid w:val="0136A720"/>
    <w:rsid w:val="013D38C9"/>
    <w:rsid w:val="015FCB4F"/>
    <w:rsid w:val="017A0098"/>
    <w:rsid w:val="017E6F2A"/>
    <w:rsid w:val="01806FFA"/>
    <w:rsid w:val="0185D526"/>
    <w:rsid w:val="019D7E49"/>
    <w:rsid w:val="01A16E74"/>
    <w:rsid w:val="01A92929"/>
    <w:rsid w:val="01B45FB7"/>
    <w:rsid w:val="01BE0753"/>
    <w:rsid w:val="01DA59D9"/>
    <w:rsid w:val="01F5CADD"/>
    <w:rsid w:val="0216CFCF"/>
    <w:rsid w:val="023873DC"/>
    <w:rsid w:val="0239BF88"/>
    <w:rsid w:val="0249C8B6"/>
    <w:rsid w:val="0252E3D5"/>
    <w:rsid w:val="02572AE4"/>
    <w:rsid w:val="0263CDD7"/>
    <w:rsid w:val="02729AE9"/>
    <w:rsid w:val="02735C7F"/>
    <w:rsid w:val="0276DF06"/>
    <w:rsid w:val="0286D6F2"/>
    <w:rsid w:val="0290866A"/>
    <w:rsid w:val="02B71986"/>
    <w:rsid w:val="02BB8411"/>
    <w:rsid w:val="02BCD214"/>
    <w:rsid w:val="02C43BC1"/>
    <w:rsid w:val="02E6B7FD"/>
    <w:rsid w:val="02F2F274"/>
    <w:rsid w:val="02F422D3"/>
    <w:rsid w:val="0302BEED"/>
    <w:rsid w:val="03127ED8"/>
    <w:rsid w:val="03161545"/>
    <w:rsid w:val="031B3682"/>
    <w:rsid w:val="032AE405"/>
    <w:rsid w:val="038D01F4"/>
    <w:rsid w:val="0397D151"/>
    <w:rsid w:val="0398471C"/>
    <w:rsid w:val="03B002BD"/>
    <w:rsid w:val="03B2A030"/>
    <w:rsid w:val="03BDC533"/>
    <w:rsid w:val="03C18B44"/>
    <w:rsid w:val="03D3161E"/>
    <w:rsid w:val="03E2AEA4"/>
    <w:rsid w:val="03FF9E38"/>
    <w:rsid w:val="04114BEA"/>
    <w:rsid w:val="04442C05"/>
    <w:rsid w:val="044D32E1"/>
    <w:rsid w:val="046748AA"/>
    <w:rsid w:val="0475F8B7"/>
    <w:rsid w:val="047E685C"/>
    <w:rsid w:val="04984FBF"/>
    <w:rsid w:val="049BBD01"/>
    <w:rsid w:val="049D69DA"/>
    <w:rsid w:val="04A8840F"/>
    <w:rsid w:val="04B57719"/>
    <w:rsid w:val="04B9266D"/>
    <w:rsid w:val="04D7532F"/>
    <w:rsid w:val="04EA60B3"/>
    <w:rsid w:val="05078F72"/>
    <w:rsid w:val="054052A8"/>
    <w:rsid w:val="0542132F"/>
    <w:rsid w:val="05565E17"/>
    <w:rsid w:val="05679217"/>
    <w:rsid w:val="0579030E"/>
    <w:rsid w:val="057F4CB9"/>
    <w:rsid w:val="0581EFD2"/>
    <w:rsid w:val="05A4028C"/>
    <w:rsid w:val="05CFDC2F"/>
    <w:rsid w:val="060BDE6C"/>
    <w:rsid w:val="060DE99D"/>
    <w:rsid w:val="06647039"/>
    <w:rsid w:val="06A0931E"/>
    <w:rsid w:val="06B2B011"/>
    <w:rsid w:val="06C4A338"/>
    <w:rsid w:val="06DAE422"/>
    <w:rsid w:val="06EF8B1A"/>
    <w:rsid w:val="06F1A2FA"/>
    <w:rsid w:val="06FAD6C5"/>
    <w:rsid w:val="07312197"/>
    <w:rsid w:val="07346420"/>
    <w:rsid w:val="0734D923"/>
    <w:rsid w:val="07719D85"/>
    <w:rsid w:val="077FB2CB"/>
    <w:rsid w:val="0781B12F"/>
    <w:rsid w:val="07988D50"/>
    <w:rsid w:val="079B3359"/>
    <w:rsid w:val="079E5E50"/>
    <w:rsid w:val="07B3AEAE"/>
    <w:rsid w:val="07C1D095"/>
    <w:rsid w:val="07C3C524"/>
    <w:rsid w:val="07D076B3"/>
    <w:rsid w:val="07D2A4FD"/>
    <w:rsid w:val="07FE60AA"/>
    <w:rsid w:val="080DB0CD"/>
    <w:rsid w:val="08250D5E"/>
    <w:rsid w:val="082F0457"/>
    <w:rsid w:val="08487581"/>
    <w:rsid w:val="085685DD"/>
    <w:rsid w:val="08571C9C"/>
    <w:rsid w:val="085A2A7E"/>
    <w:rsid w:val="085D871E"/>
    <w:rsid w:val="085E426C"/>
    <w:rsid w:val="088C509E"/>
    <w:rsid w:val="08A37A2C"/>
    <w:rsid w:val="08A85254"/>
    <w:rsid w:val="08B62C37"/>
    <w:rsid w:val="08BDDCB0"/>
    <w:rsid w:val="08F6F86D"/>
    <w:rsid w:val="08F7D5F9"/>
    <w:rsid w:val="08FA2051"/>
    <w:rsid w:val="098AB860"/>
    <w:rsid w:val="098FCF5C"/>
    <w:rsid w:val="09A49CAA"/>
    <w:rsid w:val="09A7A6A9"/>
    <w:rsid w:val="09AE6DFC"/>
    <w:rsid w:val="09B4C1FD"/>
    <w:rsid w:val="09DB23E8"/>
    <w:rsid w:val="09FCDED8"/>
    <w:rsid w:val="0A023B2A"/>
    <w:rsid w:val="0A07A2B2"/>
    <w:rsid w:val="0A090C0E"/>
    <w:rsid w:val="0A0AE4EF"/>
    <w:rsid w:val="0A0F6AF4"/>
    <w:rsid w:val="0A1BDF5F"/>
    <w:rsid w:val="0A1CA3BE"/>
    <w:rsid w:val="0A29A25F"/>
    <w:rsid w:val="0A3B97A8"/>
    <w:rsid w:val="0A4E7080"/>
    <w:rsid w:val="0A828863"/>
    <w:rsid w:val="0AC1AC37"/>
    <w:rsid w:val="0AF27D66"/>
    <w:rsid w:val="0B0188B5"/>
    <w:rsid w:val="0B11F79D"/>
    <w:rsid w:val="0B1F6645"/>
    <w:rsid w:val="0B200DB1"/>
    <w:rsid w:val="0B2F9368"/>
    <w:rsid w:val="0B3F5820"/>
    <w:rsid w:val="0B539BB6"/>
    <w:rsid w:val="0B70C1A8"/>
    <w:rsid w:val="0B8391E4"/>
    <w:rsid w:val="0B92F440"/>
    <w:rsid w:val="0B94134C"/>
    <w:rsid w:val="0BB28B23"/>
    <w:rsid w:val="0BB42EBB"/>
    <w:rsid w:val="0BC59F9B"/>
    <w:rsid w:val="0BEA0A54"/>
    <w:rsid w:val="0BEB50B7"/>
    <w:rsid w:val="0BED4704"/>
    <w:rsid w:val="0BFADD7B"/>
    <w:rsid w:val="0C00018E"/>
    <w:rsid w:val="0C2594C6"/>
    <w:rsid w:val="0C3AA73F"/>
    <w:rsid w:val="0C3ACC68"/>
    <w:rsid w:val="0C418595"/>
    <w:rsid w:val="0C5A018D"/>
    <w:rsid w:val="0C60B87E"/>
    <w:rsid w:val="0C676CC5"/>
    <w:rsid w:val="0C6F8983"/>
    <w:rsid w:val="0C8E4DC7"/>
    <w:rsid w:val="0C8E9A44"/>
    <w:rsid w:val="0CAD7138"/>
    <w:rsid w:val="0CADB4E6"/>
    <w:rsid w:val="0CBA995D"/>
    <w:rsid w:val="0CC03256"/>
    <w:rsid w:val="0CE9827A"/>
    <w:rsid w:val="0D0F937A"/>
    <w:rsid w:val="0D134C9A"/>
    <w:rsid w:val="0D4285B1"/>
    <w:rsid w:val="0D4D2CE2"/>
    <w:rsid w:val="0D616FFC"/>
    <w:rsid w:val="0D749ABE"/>
    <w:rsid w:val="0D8A01BE"/>
    <w:rsid w:val="0DA0631B"/>
    <w:rsid w:val="0DA0BDDA"/>
    <w:rsid w:val="0DAAB30C"/>
    <w:rsid w:val="0DFBF068"/>
    <w:rsid w:val="0E06EFD1"/>
    <w:rsid w:val="0E0B90CA"/>
    <w:rsid w:val="0E1347A2"/>
    <w:rsid w:val="0E2B534D"/>
    <w:rsid w:val="0E40A096"/>
    <w:rsid w:val="0E488EFF"/>
    <w:rsid w:val="0E4BF2DC"/>
    <w:rsid w:val="0E5AB4EA"/>
    <w:rsid w:val="0E6551D8"/>
    <w:rsid w:val="0E7CDD83"/>
    <w:rsid w:val="0E90AAA6"/>
    <w:rsid w:val="0E9428E0"/>
    <w:rsid w:val="0EA71366"/>
    <w:rsid w:val="0ECC3E79"/>
    <w:rsid w:val="0ED5AE60"/>
    <w:rsid w:val="0ED5B0B0"/>
    <w:rsid w:val="0EF32109"/>
    <w:rsid w:val="0F01279C"/>
    <w:rsid w:val="0F03F105"/>
    <w:rsid w:val="0F0B703A"/>
    <w:rsid w:val="0F2BA186"/>
    <w:rsid w:val="0F4072DC"/>
    <w:rsid w:val="0F66BD25"/>
    <w:rsid w:val="0F8BADDC"/>
    <w:rsid w:val="0FBD7B3E"/>
    <w:rsid w:val="0FC0F65B"/>
    <w:rsid w:val="0FDC38C0"/>
    <w:rsid w:val="0FE568C0"/>
    <w:rsid w:val="0FFB46CE"/>
    <w:rsid w:val="0FFFBDAC"/>
    <w:rsid w:val="101A1D9C"/>
    <w:rsid w:val="104A2120"/>
    <w:rsid w:val="1078A980"/>
    <w:rsid w:val="10E7534C"/>
    <w:rsid w:val="10EB18FD"/>
    <w:rsid w:val="10FF3A64"/>
    <w:rsid w:val="111CDC8D"/>
    <w:rsid w:val="112278C0"/>
    <w:rsid w:val="11362B63"/>
    <w:rsid w:val="113A5C9F"/>
    <w:rsid w:val="1140F2EA"/>
    <w:rsid w:val="115388D1"/>
    <w:rsid w:val="117CCD4D"/>
    <w:rsid w:val="118210B9"/>
    <w:rsid w:val="11B3B16C"/>
    <w:rsid w:val="11BAAC7B"/>
    <w:rsid w:val="11BADA72"/>
    <w:rsid w:val="11C3CE63"/>
    <w:rsid w:val="11D978DE"/>
    <w:rsid w:val="11E0A93C"/>
    <w:rsid w:val="11FB4311"/>
    <w:rsid w:val="11FD1088"/>
    <w:rsid w:val="121CDAA9"/>
    <w:rsid w:val="1227260D"/>
    <w:rsid w:val="1228C9F6"/>
    <w:rsid w:val="1229CC56"/>
    <w:rsid w:val="1230EF26"/>
    <w:rsid w:val="12372DD5"/>
    <w:rsid w:val="1242501D"/>
    <w:rsid w:val="125484FB"/>
    <w:rsid w:val="1272DE54"/>
    <w:rsid w:val="12964866"/>
    <w:rsid w:val="12A28225"/>
    <w:rsid w:val="12BE4921"/>
    <w:rsid w:val="12C39FE0"/>
    <w:rsid w:val="1301FCE4"/>
    <w:rsid w:val="13086765"/>
    <w:rsid w:val="1317950B"/>
    <w:rsid w:val="131FEA2E"/>
    <w:rsid w:val="13224678"/>
    <w:rsid w:val="133C337B"/>
    <w:rsid w:val="13419E24"/>
    <w:rsid w:val="134F170C"/>
    <w:rsid w:val="13563706"/>
    <w:rsid w:val="1361A4B9"/>
    <w:rsid w:val="1379390A"/>
    <w:rsid w:val="13ED73B0"/>
    <w:rsid w:val="13F020AA"/>
    <w:rsid w:val="1400941A"/>
    <w:rsid w:val="1414E1CD"/>
    <w:rsid w:val="141732B8"/>
    <w:rsid w:val="1442F328"/>
    <w:rsid w:val="144DEF2A"/>
    <w:rsid w:val="144F206A"/>
    <w:rsid w:val="14631171"/>
    <w:rsid w:val="147E9920"/>
    <w:rsid w:val="1489665D"/>
    <w:rsid w:val="1496DED9"/>
    <w:rsid w:val="149C1B81"/>
    <w:rsid w:val="14AC79FD"/>
    <w:rsid w:val="14B5CE24"/>
    <w:rsid w:val="14BBFC5B"/>
    <w:rsid w:val="14CC5781"/>
    <w:rsid w:val="14D8949F"/>
    <w:rsid w:val="14E942C8"/>
    <w:rsid w:val="14E95092"/>
    <w:rsid w:val="14FE5CC6"/>
    <w:rsid w:val="1502ADD8"/>
    <w:rsid w:val="151F0D8C"/>
    <w:rsid w:val="152F4CB3"/>
    <w:rsid w:val="15449F61"/>
    <w:rsid w:val="15453E02"/>
    <w:rsid w:val="15467F13"/>
    <w:rsid w:val="1548CD1D"/>
    <w:rsid w:val="15648993"/>
    <w:rsid w:val="1566DE9D"/>
    <w:rsid w:val="158E8A95"/>
    <w:rsid w:val="15D6635F"/>
    <w:rsid w:val="15E9FE90"/>
    <w:rsid w:val="16199363"/>
    <w:rsid w:val="161A6981"/>
    <w:rsid w:val="161EB45F"/>
    <w:rsid w:val="1628B7D9"/>
    <w:rsid w:val="16572766"/>
    <w:rsid w:val="1678F80C"/>
    <w:rsid w:val="1679386A"/>
    <w:rsid w:val="167A20D7"/>
    <w:rsid w:val="167C24BA"/>
    <w:rsid w:val="167D1D3D"/>
    <w:rsid w:val="167F721F"/>
    <w:rsid w:val="16A3D892"/>
    <w:rsid w:val="16A6D635"/>
    <w:rsid w:val="16EE1F4B"/>
    <w:rsid w:val="16F0D7DD"/>
    <w:rsid w:val="17174C5F"/>
    <w:rsid w:val="172BC7DC"/>
    <w:rsid w:val="172E057F"/>
    <w:rsid w:val="17AFA30B"/>
    <w:rsid w:val="17B76EF7"/>
    <w:rsid w:val="17C39E30"/>
    <w:rsid w:val="17DB2494"/>
    <w:rsid w:val="17DE0BA3"/>
    <w:rsid w:val="17E4FDFD"/>
    <w:rsid w:val="17E86ED3"/>
    <w:rsid w:val="17E92C23"/>
    <w:rsid w:val="17EBF39D"/>
    <w:rsid w:val="17EC6FF1"/>
    <w:rsid w:val="1824A8B3"/>
    <w:rsid w:val="183812EA"/>
    <w:rsid w:val="184D13A9"/>
    <w:rsid w:val="185AF481"/>
    <w:rsid w:val="186C46D7"/>
    <w:rsid w:val="18928C71"/>
    <w:rsid w:val="189D72CF"/>
    <w:rsid w:val="18B0235E"/>
    <w:rsid w:val="18E290C1"/>
    <w:rsid w:val="18EAE09D"/>
    <w:rsid w:val="18F0E5CA"/>
    <w:rsid w:val="190FD079"/>
    <w:rsid w:val="19205831"/>
    <w:rsid w:val="19296AEC"/>
    <w:rsid w:val="195D827D"/>
    <w:rsid w:val="1960EB45"/>
    <w:rsid w:val="196F8ABB"/>
    <w:rsid w:val="197B69D3"/>
    <w:rsid w:val="197D0EFE"/>
    <w:rsid w:val="198C23C8"/>
    <w:rsid w:val="199DFE74"/>
    <w:rsid w:val="19B569DB"/>
    <w:rsid w:val="19B87559"/>
    <w:rsid w:val="19FD7029"/>
    <w:rsid w:val="1A09CCEE"/>
    <w:rsid w:val="1A1358DF"/>
    <w:rsid w:val="1A2D88E3"/>
    <w:rsid w:val="1A371D5F"/>
    <w:rsid w:val="1A6C2D82"/>
    <w:rsid w:val="1A90FE9E"/>
    <w:rsid w:val="1AADD558"/>
    <w:rsid w:val="1AD00AAD"/>
    <w:rsid w:val="1AD67685"/>
    <w:rsid w:val="1B01E9CA"/>
    <w:rsid w:val="1B0F2323"/>
    <w:rsid w:val="1B113782"/>
    <w:rsid w:val="1B1B9A38"/>
    <w:rsid w:val="1B200F95"/>
    <w:rsid w:val="1B3D6878"/>
    <w:rsid w:val="1B44804E"/>
    <w:rsid w:val="1B6D5208"/>
    <w:rsid w:val="1B7302C9"/>
    <w:rsid w:val="1BC4623D"/>
    <w:rsid w:val="1BECAFC3"/>
    <w:rsid w:val="1C292AFC"/>
    <w:rsid w:val="1C471BE3"/>
    <w:rsid w:val="1C73F8FC"/>
    <w:rsid w:val="1C781000"/>
    <w:rsid w:val="1C8D2C9B"/>
    <w:rsid w:val="1C9EFFFA"/>
    <w:rsid w:val="1CAB4206"/>
    <w:rsid w:val="1CB4AFC0"/>
    <w:rsid w:val="1CBC9D46"/>
    <w:rsid w:val="1CDCFB4C"/>
    <w:rsid w:val="1CDEEF3E"/>
    <w:rsid w:val="1CF091F2"/>
    <w:rsid w:val="1CF142C5"/>
    <w:rsid w:val="1D0E1B05"/>
    <w:rsid w:val="1D137DDC"/>
    <w:rsid w:val="1D8C0631"/>
    <w:rsid w:val="1D92532C"/>
    <w:rsid w:val="1D9EC203"/>
    <w:rsid w:val="1DA7E774"/>
    <w:rsid w:val="1DBCE169"/>
    <w:rsid w:val="1DC8EF87"/>
    <w:rsid w:val="1DCC7196"/>
    <w:rsid w:val="1DD0A179"/>
    <w:rsid w:val="1DDE2792"/>
    <w:rsid w:val="1DF1C681"/>
    <w:rsid w:val="1E12A928"/>
    <w:rsid w:val="1E13B992"/>
    <w:rsid w:val="1E1AAC72"/>
    <w:rsid w:val="1E2FEE07"/>
    <w:rsid w:val="1E3CA72A"/>
    <w:rsid w:val="1E5117F8"/>
    <w:rsid w:val="1E571A40"/>
    <w:rsid w:val="1E67A9AF"/>
    <w:rsid w:val="1E6BAB79"/>
    <w:rsid w:val="1E6F47BE"/>
    <w:rsid w:val="1E9152D2"/>
    <w:rsid w:val="1EA32B14"/>
    <w:rsid w:val="1EA608AB"/>
    <w:rsid w:val="1EAAB4B4"/>
    <w:rsid w:val="1EAFB070"/>
    <w:rsid w:val="1ED0EFA5"/>
    <w:rsid w:val="1EDCECE9"/>
    <w:rsid w:val="1EEDBC16"/>
    <w:rsid w:val="1EF2D0C1"/>
    <w:rsid w:val="1F063C14"/>
    <w:rsid w:val="1F0B2968"/>
    <w:rsid w:val="1F1453D6"/>
    <w:rsid w:val="1F395008"/>
    <w:rsid w:val="1F55999F"/>
    <w:rsid w:val="1F6895A4"/>
    <w:rsid w:val="1F7E73E9"/>
    <w:rsid w:val="1F87AC62"/>
    <w:rsid w:val="1FA61FA0"/>
    <w:rsid w:val="1FB13108"/>
    <w:rsid w:val="1FBD8702"/>
    <w:rsid w:val="1FE2A44D"/>
    <w:rsid w:val="1FEDFEBD"/>
    <w:rsid w:val="1FEFCFEE"/>
    <w:rsid w:val="2012A003"/>
    <w:rsid w:val="2017A7A3"/>
    <w:rsid w:val="2018584B"/>
    <w:rsid w:val="201B5D95"/>
    <w:rsid w:val="20687C7B"/>
    <w:rsid w:val="20745488"/>
    <w:rsid w:val="207CC057"/>
    <w:rsid w:val="208A3643"/>
    <w:rsid w:val="20975166"/>
    <w:rsid w:val="20987F54"/>
    <w:rsid w:val="20B6ACE9"/>
    <w:rsid w:val="20CE33BF"/>
    <w:rsid w:val="20EA3E02"/>
    <w:rsid w:val="20EB2273"/>
    <w:rsid w:val="20F791F0"/>
    <w:rsid w:val="20FE2F69"/>
    <w:rsid w:val="21008B16"/>
    <w:rsid w:val="210168A1"/>
    <w:rsid w:val="21023D26"/>
    <w:rsid w:val="210B9A3B"/>
    <w:rsid w:val="212EAB19"/>
    <w:rsid w:val="2132291C"/>
    <w:rsid w:val="21870D33"/>
    <w:rsid w:val="21884160"/>
    <w:rsid w:val="2188B8BA"/>
    <w:rsid w:val="21B050AD"/>
    <w:rsid w:val="21B311A6"/>
    <w:rsid w:val="21D7DE0E"/>
    <w:rsid w:val="21F9955D"/>
    <w:rsid w:val="22017220"/>
    <w:rsid w:val="220DFDB1"/>
    <w:rsid w:val="22188E4D"/>
    <w:rsid w:val="221DFE19"/>
    <w:rsid w:val="22248841"/>
    <w:rsid w:val="22276FE9"/>
    <w:rsid w:val="2231B63C"/>
    <w:rsid w:val="2237E370"/>
    <w:rsid w:val="223D85A5"/>
    <w:rsid w:val="22441DA5"/>
    <w:rsid w:val="224E9CD7"/>
    <w:rsid w:val="226D360F"/>
    <w:rsid w:val="226D5921"/>
    <w:rsid w:val="228D5462"/>
    <w:rsid w:val="22987788"/>
    <w:rsid w:val="22A34D2A"/>
    <w:rsid w:val="22C231B0"/>
    <w:rsid w:val="22E87D23"/>
    <w:rsid w:val="22F527C4"/>
    <w:rsid w:val="22F7561D"/>
    <w:rsid w:val="22F8635D"/>
    <w:rsid w:val="230C0310"/>
    <w:rsid w:val="234CC21F"/>
    <w:rsid w:val="236030C9"/>
    <w:rsid w:val="236BBC10"/>
    <w:rsid w:val="2379C984"/>
    <w:rsid w:val="237BE415"/>
    <w:rsid w:val="2395972B"/>
    <w:rsid w:val="23A2F016"/>
    <w:rsid w:val="23C1CA57"/>
    <w:rsid w:val="23D10CFC"/>
    <w:rsid w:val="23E5A6B1"/>
    <w:rsid w:val="23EF1E29"/>
    <w:rsid w:val="23FACC01"/>
    <w:rsid w:val="23FACC8C"/>
    <w:rsid w:val="240620C8"/>
    <w:rsid w:val="240670B4"/>
    <w:rsid w:val="2413F5DF"/>
    <w:rsid w:val="241583CB"/>
    <w:rsid w:val="2425E25C"/>
    <w:rsid w:val="24268653"/>
    <w:rsid w:val="24357E62"/>
    <w:rsid w:val="24370A71"/>
    <w:rsid w:val="245B15BC"/>
    <w:rsid w:val="246DA880"/>
    <w:rsid w:val="24B6919E"/>
    <w:rsid w:val="24C1532E"/>
    <w:rsid w:val="24C93039"/>
    <w:rsid w:val="24D29C2F"/>
    <w:rsid w:val="24E61126"/>
    <w:rsid w:val="24EACDA7"/>
    <w:rsid w:val="25065924"/>
    <w:rsid w:val="250CE4E9"/>
    <w:rsid w:val="252575CE"/>
    <w:rsid w:val="2548D4B2"/>
    <w:rsid w:val="254AD7E2"/>
    <w:rsid w:val="254B11BC"/>
    <w:rsid w:val="256D00D0"/>
    <w:rsid w:val="258501BE"/>
    <w:rsid w:val="258A89E3"/>
    <w:rsid w:val="25A4045B"/>
    <w:rsid w:val="25A7BA4F"/>
    <w:rsid w:val="25A940EB"/>
    <w:rsid w:val="25AFBDFA"/>
    <w:rsid w:val="25B32C48"/>
    <w:rsid w:val="25BB900D"/>
    <w:rsid w:val="25BEE554"/>
    <w:rsid w:val="25C0B0E2"/>
    <w:rsid w:val="25DB4476"/>
    <w:rsid w:val="2601BAA1"/>
    <w:rsid w:val="2603779C"/>
    <w:rsid w:val="26112E2E"/>
    <w:rsid w:val="2616A2D0"/>
    <w:rsid w:val="26198E36"/>
    <w:rsid w:val="262FC3CD"/>
    <w:rsid w:val="26604051"/>
    <w:rsid w:val="267095D1"/>
    <w:rsid w:val="2677DDD4"/>
    <w:rsid w:val="2687133F"/>
    <w:rsid w:val="268808A5"/>
    <w:rsid w:val="2691094D"/>
    <w:rsid w:val="269D37CC"/>
    <w:rsid w:val="26A080BE"/>
    <w:rsid w:val="26A62594"/>
    <w:rsid w:val="26B440BE"/>
    <w:rsid w:val="26E9E758"/>
    <w:rsid w:val="26EED592"/>
    <w:rsid w:val="26F7E95A"/>
    <w:rsid w:val="27029442"/>
    <w:rsid w:val="2706D161"/>
    <w:rsid w:val="27073EA9"/>
    <w:rsid w:val="2716637D"/>
    <w:rsid w:val="2716AAAE"/>
    <w:rsid w:val="2752A5CB"/>
    <w:rsid w:val="275AB5B5"/>
    <w:rsid w:val="2769299A"/>
    <w:rsid w:val="276A728D"/>
    <w:rsid w:val="277968CB"/>
    <w:rsid w:val="277DAA3D"/>
    <w:rsid w:val="27A33276"/>
    <w:rsid w:val="27A700DC"/>
    <w:rsid w:val="27ABAFC8"/>
    <w:rsid w:val="27B5C4C0"/>
    <w:rsid w:val="27C4985C"/>
    <w:rsid w:val="27ED518B"/>
    <w:rsid w:val="27EF11BE"/>
    <w:rsid w:val="27F910A2"/>
    <w:rsid w:val="2822D40B"/>
    <w:rsid w:val="282B0A68"/>
    <w:rsid w:val="2834D953"/>
    <w:rsid w:val="283504CC"/>
    <w:rsid w:val="284317EC"/>
    <w:rsid w:val="2856EDC1"/>
    <w:rsid w:val="2857C7E6"/>
    <w:rsid w:val="285C0486"/>
    <w:rsid w:val="2868B5FC"/>
    <w:rsid w:val="2871658E"/>
    <w:rsid w:val="287E0DB6"/>
    <w:rsid w:val="2898B154"/>
    <w:rsid w:val="28ADF619"/>
    <w:rsid w:val="28CD39DE"/>
    <w:rsid w:val="28E53150"/>
    <w:rsid w:val="28FB5AAD"/>
    <w:rsid w:val="2909333E"/>
    <w:rsid w:val="291FCF56"/>
    <w:rsid w:val="2926EB32"/>
    <w:rsid w:val="292A9480"/>
    <w:rsid w:val="29323A7E"/>
    <w:rsid w:val="2932B756"/>
    <w:rsid w:val="29380E08"/>
    <w:rsid w:val="2963B6DB"/>
    <w:rsid w:val="29770B5C"/>
    <w:rsid w:val="297C42DA"/>
    <w:rsid w:val="299E8C0D"/>
    <w:rsid w:val="29A059EC"/>
    <w:rsid w:val="29F8DB35"/>
    <w:rsid w:val="2A02E212"/>
    <w:rsid w:val="2A421CE4"/>
    <w:rsid w:val="2A5C958E"/>
    <w:rsid w:val="2A699983"/>
    <w:rsid w:val="2A93B67F"/>
    <w:rsid w:val="2AA47760"/>
    <w:rsid w:val="2AAC19FE"/>
    <w:rsid w:val="2ABCF6C2"/>
    <w:rsid w:val="2AC50411"/>
    <w:rsid w:val="2ADA71B0"/>
    <w:rsid w:val="2AE72398"/>
    <w:rsid w:val="2AF5BBFD"/>
    <w:rsid w:val="2AFB3458"/>
    <w:rsid w:val="2B018F96"/>
    <w:rsid w:val="2B14E666"/>
    <w:rsid w:val="2B1C6FFF"/>
    <w:rsid w:val="2B3542A6"/>
    <w:rsid w:val="2B35BB78"/>
    <w:rsid w:val="2B376DE8"/>
    <w:rsid w:val="2B380700"/>
    <w:rsid w:val="2B4738D0"/>
    <w:rsid w:val="2B4A12CD"/>
    <w:rsid w:val="2B4FD4D2"/>
    <w:rsid w:val="2B6FC5A2"/>
    <w:rsid w:val="2B7B89BC"/>
    <w:rsid w:val="2B8F633C"/>
    <w:rsid w:val="2BAB9AB3"/>
    <w:rsid w:val="2BC0999A"/>
    <w:rsid w:val="2BC2FAE4"/>
    <w:rsid w:val="2BDB5365"/>
    <w:rsid w:val="2C2150D9"/>
    <w:rsid w:val="2C2BEE06"/>
    <w:rsid w:val="2C4990BE"/>
    <w:rsid w:val="2C57B7E2"/>
    <w:rsid w:val="2C5983FB"/>
    <w:rsid w:val="2C8FE2BE"/>
    <w:rsid w:val="2CAC7E3B"/>
    <w:rsid w:val="2CB18015"/>
    <w:rsid w:val="2CB35968"/>
    <w:rsid w:val="2CD62ABA"/>
    <w:rsid w:val="2CF74A29"/>
    <w:rsid w:val="2D055F6F"/>
    <w:rsid w:val="2D13865D"/>
    <w:rsid w:val="2D2AD371"/>
    <w:rsid w:val="2D341A50"/>
    <w:rsid w:val="2D4EF4DF"/>
    <w:rsid w:val="2D62AD04"/>
    <w:rsid w:val="2D9685DC"/>
    <w:rsid w:val="2DA09337"/>
    <w:rsid w:val="2DA37335"/>
    <w:rsid w:val="2DBA2308"/>
    <w:rsid w:val="2DD49E6A"/>
    <w:rsid w:val="2DF812CC"/>
    <w:rsid w:val="2E02156E"/>
    <w:rsid w:val="2E2CD1CE"/>
    <w:rsid w:val="2E4E1365"/>
    <w:rsid w:val="2E520605"/>
    <w:rsid w:val="2E55082A"/>
    <w:rsid w:val="2E5AED5B"/>
    <w:rsid w:val="2E61F793"/>
    <w:rsid w:val="2E8754B5"/>
    <w:rsid w:val="2EB0F906"/>
    <w:rsid w:val="2EBA8D8C"/>
    <w:rsid w:val="2F1CC3E2"/>
    <w:rsid w:val="2F4DFC44"/>
    <w:rsid w:val="2F584344"/>
    <w:rsid w:val="2F786902"/>
    <w:rsid w:val="2F83975B"/>
    <w:rsid w:val="2F9EB692"/>
    <w:rsid w:val="2FB1989A"/>
    <w:rsid w:val="2FD00CAC"/>
    <w:rsid w:val="2FD2E783"/>
    <w:rsid w:val="2FDC2AE0"/>
    <w:rsid w:val="2FF1857A"/>
    <w:rsid w:val="30083D81"/>
    <w:rsid w:val="300B7823"/>
    <w:rsid w:val="300CA289"/>
    <w:rsid w:val="3013AC5E"/>
    <w:rsid w:val="30275C82"/>
    <w:rsid w:val="303A86B7"/>
    <w:rsid w:val="30446CF5"/>
    <w:rsid w:val="3059A359"/>
    <w:rsid w:val="30747E78"/>
    <w:rsid w:val="307691EC"/>
    <w:rsid w:val="307871FD"/>
    <w:rsid w:val="30818F95"/>
    <w:rsid w:val="308CDF0A"/>
    <w:rsid w:val="309F42E9"/>
    <w:rsid w:val="30AFE5C1"/>
    <w:rsid w:val="30C077B5"/>
    <w:rsid w:val="30CC65DC"/>
    <w:rsid w:val="30D6ADB8"/>
    <w:rsid w:val="30D9B83F"/>
    <w:rsid w:val="30E81AA9"/>
    <w:rsid w:val="30E89060"/>
    <w:rsid w:val="30F2CB32"/>
    <w:rsid w:val="30F4157F"/>
    <w:rsid w:val="30F7F6EC"/>
    <w:rsid w:val="30FAC40E"/>
    <w:rsid w:val="30FC0C44"/>
    <w:rsid w:val="3104F86A"/>
    <w:rsid w:val="31112FCB"/>
    <w:rsid w:val="311A0677"/>
    <w:rsid w:val="31409CB5"/>
    <w:rsid w:val="3144D542"/>
    <w:rsid w:val="314C50EB"/>
    <w:rsid w:val="31583316"/>
    <w:rsid w:val="3159954F"/>
    <w:rsid w:val="315D831C"/>
    <w:rsid w:val="3170A0CC"/>
    <w:rsid w:val="31740C13"/>
    <w:rsid w:val="31771A21"/>
    <w:rsid w:val="3177D379"/>
    <w:rsid w:val="318938F2"/>
    <w:rsid w:val="319E7F8A"/>
    <w:rsid w:val="31AE7375"/>
    <w:rsid w:val="31D73096"/>
    <w:rsid w:val="31D8B183"/>
    <w:rsid w:val="31EC6883"/>
    <w:rsid w:val="32119EDA"/>
    <w:rsid w:val="32329A53"/>
    <w:rsid w:val="323F15B6"/>
    <w:rsid w:val="3263A8E6"/>
    <w:rsid w:val="32645909"/>
    <w:rsid w:val="32742974"/>
    <w:rsid w:val="3280CCC9"/>
    <w:rsid w:val="32888E3C"/>
    <w:rsid w:val="329D685C"/>
    <w:rsid w:val="32A22365"/>
    <w:rsid w:val="32B2E1C0"/>
    <w:rsid w:val="32B2F48A"/>
    <w:rsid w:val="32B51430"/>
    <w:rsid w:val="32DDC3E3"/>
    <w:rsid w:val="32E0A85C"/>
    <w:rsid w:val="32E79642"/>
    <w:rsid w:val="32E7DFE0"/>
    <w:rsid w:val="32E99AA1"/>
    <w:rsid w:val="32E9C2EB"/>
    <w:rsid w:val="33164F18"/>
    <w:rsid w:val="3317D8EF"/>
    <w:rsid w:val="332B8D9C"/>
    <w:rsid w:val="33363090"/>
    <w:rsid w:val="33429946"/>
    <w:rsid w:val="334B5FEF"/>
    <w:rsid w:val="338D8373"/>
    <w:rsid w:val="338FA1B6"/>
    <w:rsid w:val="3397853E"/>
    <w:rsid w:val="33AC1F3A"/>
    <w:rsid w:val="33B5F4CC"/>
    <w:rsid w:val="33C1C50C"/>
    <w:rsid w:val="33C2E69B"/>
    <w:rsid w:val="33C3E5D6"/>
    <w:rsid w:val="33C87C94"/>
    <w:rsid w:val="33D82F60"/>
    <w:rsid w:val="33E0C063"/>
    <w:rsid w:val="33EEEE78"/>
    <w:rsid w:val="3412C6D3"/>
    <w:rsid w:val="3427B559"/>
    <w:rsid w:val="3440B008"/>
    <w:rsid w:val="345FD2B6"/>
    <w:rsid w:val="346AC298"/>
    <w:rsid w:val="346CB8EA"/>
    <w:rsid w:val="34864CC6"/>
    <w:rsid w:val="3495AA13"/>
    <w:rsid w:val="34961DFB"/>
    <w:rsid w:val="34A6D63A"/>
    <w:rsid w:val="34AD6832"/>
    <w:rsid w:val="34AED3F3"/>
    <w:rsid w:val="34B0B98F"/>
    <w:rsid w:val="34B6780D"/>
    <w:rsid w:val="34CB93A8"/>
    <w:rsid w:val="34CED091"/>
    <w:rsid w:val="34DBB30C"/>
    <w:rsid w:val="34EB548E"/>
    <w:rsid w:val="34FC490A"/>
    <w:rsid w:val="351F18D3"/>
    <w:rsid w:val="3530308E"/>
    <w:rsid w:val="3533559F"/>
    <w:rsid w:val="354E9AC0"/>
    <w:rsid w:val="3565AC1E"/>
    <w:rsid w:val="356A2F0E"/>
    <w:rsid w:val="357A74A0"/>
    <w:rsid w:val="35852D57"/>
    <w:rsid w:val="35862CFA"/>
    <w:rsid w:val="3599342D"/>
    <w:rsid w:val="35A08D52"/>
    <w:rsid w:val="35B702A9"/>
    <w:rsid w:val="35C54067"/>
    <w:rsid w:val="35E43613"/>
    <w:rsid w:val="36014960"/>
    <w:rsid w:val="360602AF"/>
    <w:rsid w:val="361E0669"/>
    <w:rsid w:val="36297B1A"/>
    <w:rsid w:val="362A6FF7"/>
    <w:rsid w:val="3642C149"/>
    <w:rsid w:val="367596AE"/>
    <w:rsid w:val="36912D49"/>
    <w:rsid w:val="3697E78C"/>
    <w:rsid w:val="36A442F8"/>
    <w:rsid w:val="36D2AFD5"/>
    <w:rsid w:val="36DC1926"/>
    <w:rsid w:val="36F64A53"/>
    <w:rsid w:val="371AF1AF"/>
    <w:rsid w:val="373DF861"/>
    <w:rsid w:val="3743FFBD"/>
    <w:rsid w:val="376948BF"/>
    <w:rsid w:val="377BF06C"/>
    <w:rsid w:val="378AE258"/>
    <w:rsid w:val="37B9E6F7"/>
    <w:rsid w:val="37D1C383"/>
    <w:rsid w:val="37D84476"/>
    <w:rsid w:val="37E34D97"/>
    <w:rsid w:val="37EA33AB"/>
    <w:rsid w:val="37EF5C90"/>
    <w:rsid w:val="37F60C0F"/>
    <w:rsid w:val="37F9260D"/>
    <w:rsid w:val="3807DEE7"/>
    <w:rsid w:val="38112B63"/>
    <w:rsid w:val="3811C655"/>
    <w:rsid w:val="3817E971"/>
    <w:rsid w:val="381E21D1"/>
    <w:rsid w:val="38217ABE"/>
    <w:rsid w:val="3827BC03"/>
    <w:rsid w:val="382899D9"/>
    <w:rsid w:val="38334955"/>
    <w:rsid w:val="3856282F"/>
    <w:rsid w:val="3895B867"/>
    <w:rsid w:val="38A7E485"/>
    <w:rsid w:val="38BF692E"/>
    <w:rsid w:val="38D3ABCF"/>
    <w:rsid w:val="38FCECF6"/>
    <w:rsid w:val="3917066D"/>
    <w:rsid w:val="391B6CBB"/>
    <w:rsid w:val="39290B37"/>
    <w:rsid w:val="392E62B0"/>
    <w:rsid w:val="393047D3"/>
    <w:rsid w:val="3931C2B7"/>
    <w:rsid w:val="39598463"/>
    <w:rsid w:val="396C9ECF"/>
    <w:rsid w:val="3970D77E"/>
    <w:rsid w:val="397636C7"/>
    <w:rsid w:val="39810B69"/>
    <w:rsid w:val="3986040C"/>
    <w:rsid w:val="39B7691B"/>
    <w:rsid w:val="39C8472C"/>
    <w:rsid w:val="39EEE432"/>
    <w:rsid w:val="39F78CC8"/>
    <w:rsid w:val="3A083386"/>
    <w:rsid w:val="3A1383FF"/>
    <w:rsid w:val="3A166BFE"/>
    <w:rsid w:val="3A596064"/>
    <w:rsid w:val="3A9FF0B5"/>
    <w:rsid w:val="3AAE924E"/>
    <w:rsid w:val="3AB437EE"/>
    <w:rsid w:val="3AB56FA2"/>
    <w:rsid w:val="3AC87B39"/>
    <w:rsid w:val="3AD5BF78"/>
    <w:rsid w:val="3B4552B9"/>
    <w:rsid w:val="3B49BD12"/>
    <w:rsid w:val="3B802D80"/>
    <w:rsid w:val="3B881CB2"/>
    <w:rsid w:val="3B8887A6"/>
    <w:rsid w:val="3BB2FED5"/>
    <w:rsid w:val="3BBBB485"/>
    <w:rsid w:val="3BC1184A"/>
    <w:rsid w:val="3BCD1FBC"/>
    <w:rsid w:val="3BD796FD"/>
    <w:rsid w:val="3BE21E8D"/>
    <w:rsid w:val="3BEADC2D"/>
    <w:rsid w:val="3BEF451D"/>
    <w:rsid w:val="3C0566F1"/>
    <w:rsid w:val="3C17732C"/>
    <w:rsid w:val="3C2E5C93"/>
    <w:rsid w:val="3C373ACC"/>
    <w:rsid w:val="3C5D9CF4"/>
    <w:rsid w:val="3CAA6960"/>
    <w:rsid w:val="3CB245BE"/>
    <w:rsid w:val="3CB9CA7D"/>
    <w:rsid w:val="3CC1AC8E"/>
    <w:rsid w:val="3CF044D6"/>
    <w:rsid w:val="3CF3A542"/>
    <w:rsid w:val="3D292FB5"/>
    <w:rsid w:val="3D521FEE"/>
    <w:rsid w:val="3D6E1EB1"/>
    <w:rsid w:val="3DA547D1"/>
    <w:rsid w:val="3DAB20AE"/>
    <w:rsid w:val="3DACE5EF"/>
    <w:rsid w:val="3DBD8A0B"/>
    <w:rsid w:val="3DFD4F2A"/>
    <w:rsid w:val="3E11CEDB"/>
    <w:rsid w:val="3E2E5D9D"/>
    <w:rsid w:val="3E399F6A"/>
    <w:rsid w:val="3E424BA8"/>
    <w:rsid w:val="3E46680D"/>
    <w:rsid w:val="3E4AFEF0"/>
    <w:rsid w:val="3E7C152F"/>
    <w:rsid w:val="3EB009DE"/>
    <w:rsid w:val="3EBDC5BA"/>
    <w:rsid w:val="3EC6C66C"/>
    <w:rsid w:val="3EC97884"/>
    <w:rsid w:val="3EC978E3"/>
    <w:rsid w:val="3EDCAECF"/>
    <w:rsid w:val="3EDF804E"/>
    <w:rsid w:val="3F0AB860"/>
    <w:rsid w:val="3F152237"/>
    <w:rsid w:val="3F1ABAB7"/>
    <w:rsid w:val="3F2F4CF7"/>
    <w:rsid w:val="3F3ED1C5"/>
    <w:rsid w:val="3F418C60"/>
    <w:rsid w:val="3F4C4A5C"/>
    <w:rsid w:val="3F4F11A2"/>
    <w:rsid w:val="3F5251CC"/>
    <w:rsid w:val="3F55EE5A"/>
    <w:rsid w:val="3F5D018B"/>
    <w:rsid w:val="3FA2A27A"/>
    <w:rsid w:val="3FBC046A"/>
    <w:rsid w:val="3FBD84EE"/>
    <w:rsid w:val="3FDE2CB0"/>
    <w:rsid w:val="3FE1362D"/>
    <w:rsid w:val="3FED2419"/>
    <w:rsid w:val="4013672A"/>
    <w:rsid w:val="401599D6"/>
    <w:rsid w:val="4022E386"/>
    <w:rsid w:val="4042A7F9"/>
    <w:rsid w:val="40566F9B"/>
    <w:rsid w:val="405B8DD5"/>
    <w:rsid w:val="405EBE6F"/>
    <w:rsid w:val="408AB666"/>
    <w:rsid w:val="40B89A72"/>
    <w:rsid w:val="40BE9E44"/>
    <w:rsid w:val="40ED32F3"/>
    <w:rsid w:val="40F88300"/>
    <w:rsid w:val="40F8D1EC"/>
    <w:rsid w:val="40FC96F6"/>
    <w:rsid w:val="41121BB6"/>
    <w:rsid w:val="41709A40"/>
    <w:rsid w:val="4183B4DC"/>
    <w:rsid w:val="418A5FAF"/>
    <w:rsid w:val="4190398A"/>
    <w:rsid w:val="419B75CF"/>
    <w:rsid w:val="41C97D21"/>
    <w:rsid w:val="4209CEB9"/>
    <w:rsid w:val="420ECD16"/>
    <w:rsid w:val="42125342"/>
    <w:rsid w:val="42283C95"/>
    <w:rsid w:val="423D007B"/>
    <w:rsid w:val="423E68BB"/>
    <w:rsid w:val="4245C074"/>
    <w:rsid w:val="4255AA95"/>
    <w:rsid w:val="426175CC"/>
    <w:rsid w:val="427831E4"/>
    <w:rsid w:val="429806E4"/>
    <w:rsid w:val="42B6B1AE"/>
    <w:rsid w:val="42BA64C1"/>
    <w:rsid w:val="42EA7534"/>
    <w:rsid w:val="430C6D43"/>
    <w:rsid w:val="43113C20"/>
    <w:rsid w:val="4316BF04"/>
    <w:rsid w:val="432622F6"/>
    <w:rsid w:val="4337B5A4"/>
    <w:rsid w:val="43521B65"/>
    <w:rsid w:val="4354D37A"/>
    <w:rsid w:val="43617EAC"/>
    <w:rsid w:val="437506ED"/>
    <w:rsid w:val="437BB792"/>
    <w:rsid w:val="439F27C9"/>
    <w:rsid w:val="43B13585"/>
    <w:rsid w:val="43D570F3"/>
    <w:rsid w:val="43DE5C54"/>
    <w:rsid w:val="440D5BCF"/>
    <w:rsid w:val="4423D8B0"/>
    <w:rsid w:val="443E0C80"/>
    <w:rsid w:val="444F4D76"/>
    <w:rsid w:val="44652BA5"/>
    <w:rsid w:val="446C2D11"/>
    <w:rsid w:val="44773E96"/>
    <w:rsid w:val="449CCF98"/>
    <w:rsid w:val="449D9F21"/>
    <w:rsid w:val="44C039B6"/>
    <w:rsid w:val="44D79EEB"/>
    <w:rsid w:val="44F167CE"/>
    <w:rsid w:val="45394797"/>
    <w:rsid w:val="45396C87"/>
    <w:rsid w:val="4577809C"/>
    <w:rsid w:val="4584C076"/>
    <w:rsid w:val="45869B72"/>
    <w:rsid w:val="458ADB39"/>
    <w:rsid w:val="45B3AB24"/>
    <w:rsid w:val="45B95AF8"/>
    <w:rsid w:val="45BE5BDE"/>
    <w:rsid w:val="45C2A895"/>
    <w:rsid w:val="45DB0758"/>
    <w:rsid w:val="45E61EAD"/>
    <w:rsid w:val="45FBD497"/>
    <w:rsid w:val="4628F8B9"/>
    <w:rsid w:val="462D35EE"/>
    <w:rsid w:val="466F5F12"/>
    <w:rsid w:val="467CC3C6"/>
    <w:rsid w:val="467CE38B"/>
    <w:rsid w:val="46A13FE9"/>
    <w:rsid w:val="46BA14A0"/>
    <w:rsid w:val="46CF9963"/>
    <w:rsid w:val="46D37889"/>
    <w:rsid w:val="4705E2E5"/>
    <w:rsid w:val="4724A837"/>
    <w:rsid w:val="4740FB2A"/>
    <w:rsid w:val="47461762"/>
    <w:rsid w:val="4746718A"/>
    <w:rsid w:val="4749EB04"/>
    <w:rsid w:val="474CA806"/>
    <w:rsid w:val="47578287"/>
    <w:rsid w:val="47590A3C"/>
    <w:rsid w:val="475A61B0"/>
    <w:rsid w:val="475AFF52"/>
    <w:rsid w:val="47AEFABC"/>
    <w:rsid w:val="47B4E2FD"/>
    <w:rsid w:val="47CC1E2D"/>
    <w:rsid w:val="47D53FE3"/>
    <w:rsid w:val="47E54BF5"/>
    <w:rsid w:val="4814C8B9"/>
    <w:rsid w:val="481E21C4"/>
    <w:rsid w:val="4828126A"/>
    <w:rsid w:val="482A3C81"/>
    <w:rsid w:val="483CE3AE"/>
    <w:rsid w:val="48467F72"/>
    <w:rsid w:val="48551356"/>
    <w:rsid w:val="487236C5"/>
    <w:rsid w:val="487584F8"/>
    <w:rsid w:val="48828694"/>
    <w:rsid w:val="48A1B346"/>
    <w:rsid w:val="48A5AB37"/>
    <w:rsid w:val="48A97B4A"/>
    <w:rsid w:val="48C17228"/>
    <w:rsid w:val="48C1EBD4"/>
    <w:rsid w:val="48D34DFD"/>
    <w:rsid w:val="48E5B40B"/>
    <w:rsid w:val="48E87F36"/>
    <w:rsid w:val="49105254"/>
    <w:rsid w:val="492EA5A2"/>
    <w:rsid w:val="49472345"/>
    <w:rsid w:val="4951520D"/>
    <w:rsid w:val="495E60AF"/>
    <w:rsid w:val="4968B8D7"/>
    <w:rsid w:val="4974584F"/>
    <w:rsid w:val="498F63DA"/>
    <w:rsid w:val="49929150"/>
    <w:rsid w:val="49D6C7A4"/>
    <w:rsid w:val="49E00A1D"/>
    <w:rsid w:val="49FB4DAA"/>
    <w:rsid w:val="4A04E875"/>
    <w:rsid w:val="4A063CE6"/>
    <w:rsid w:val="4A2C0256"/>
    <w:rsid w:val="4A3D83A7"/>
    <w:rsid w:val="4A4C6E67"/>
    <w:rsid w:val="4A6B4F17"/>
    <w:rsid w:val="4A6BB4DE"/>
    <w:rsid w:val="4A8448C8"/>
    <w:rsid w:val="4A849C70"/>
    <w:rsid w:val="4A8CCC1B"/>
    <w:rsid w:val="4A9B5FDC"/>
    <w:rsid w:val="4A9BF9CD"/>
    <w:rsid w:val="4A9D8683"/>
    <w:rsid w:val="4AB65670"/>
    <w:rsid w:val="4AB8AFF3"/>
    <w:rsid w:val="4ABFE6F4"/>
    <w:rsid w:val="4ACEE65D"/>
    <w:rsid w:val="4AD51232"/>
    <w:rsid w:val="4AE0AA7E"/>
    <w:rsid w:val="4AE0CCC5"/>
    <w:rsid w:val="4B01294D"/>
    <w:rsid w:val="4B0CF229"/>
    <w:rsid w:val="4B198329"/>
    <w:rsid w:val="4B1A24C5"/>
    <w:rsid w:val="4B47DC62"/>
    <w:rsid w:val="4B54EF4C"/>
    <w:rsid w:val="4B58D9FE"/>
    <w:rsid w:val="4B74EA12"/>
    <w:rsid w:val="4B789620"/>
    <w:rsid w:val="4B7AE534"/>
    <w:rsid w:val="4B7C4DEC"/>
    <w:rsid w:val="4B7E5C19"/>
    <w:rsid w:val="4B911C59"/>
    <w:rsid w:val="4B99B1F2"/>
    <w:rsid w:val="4BB74B92"/>
    <w:rsid w:val="4BBDFC39"/>
    <w:rsid w:val="4BCCF675"/>
    <w:rsid w:val="4BD18147"/>
    <w:rsid w:val="4C119AF6"/>
    <w:rsid w:val="4C137375"/>
    <w:rsid w:val="4C4A48DC"/>
    <w:rsid w:val="4C618298"/>
    <w:rsid w:val="4CB75865"/>
    <w:rsid w:val="4CD0141D"/>
    <w:rsid w:val="4CD6378D"/>
    <w:rsid w:val="4CEBD961"/>
    <w:rsid w:val="4CF71E25"/>
    <w:rsid w:val="4CF8A353"/>
    <w:rsid w:val="4D0F26AA"/>
    <w:rsid w:val="4D795452"/>
    <w:rsid w:val="4D978A03"/>
    <w:rsid w:val="4DB36B0C"/>
    <w:rsid w:val="4DCA503C"/>
    <w:rsid w:val="4DD5C79B"/>
    <w:rsid w:val="4DEC3E92"/>
    <w:rsid w:val="4DED8018"/>
    <w:rsid w:val="4E1AE209"/>
    <w:rsid w:val="4E1D6CC7"/>
    <w:rsid w:val="4E3B5BED"/>
    <w:rsid w:val="4E41F99A"/>
    <w:rsid w:val="4E44BEAB"/>
    <w:rsid w:val="4E5584A4"/>
    <w:rsid w:val="4E660539"/>
    <w:rsid w:val="4E7BB798"/>
    <w:rsid w:val="4E871647"/>
    <w:rsid w:val="4E9C59F2"/>
    <w:rsid w:val="4EBE167C"/>
    <w:rsid w:val="4EC0C4A0"/>
    <w:rsid w:val="4EC960FC"/>
    <w:rsid w:val="4ED2FEE5"/>
    <w:rsid w:val="4ED648C0"/>
    <w:rsid w:val="4EDA9277"/>
    <w:rsid w:val="4EF1EF46"/>
    <w:rsid w:val="4F10F4CA"/>
    <w:rsid w:val="4F155C9A"/>
    <w:rsid w:val="4F18D77B"/>
    <w:rsid w:val="4F1B50E7"/>
    <w:rsid w:val="4F50E9D6"/>
    <w:rsid w:val="4F537A0E"/>
    <w:rsid w:val="4F6186A1"/>
    <w:rsid w:val="4F63BE1C"/>
    <w:rsid w:val="4FC17CF7"/>
    <w:rsid w:val="4FC9CF7A"/>
    <w:rsid w:val="5007D93D"/>
    <w:rsid w:val="503446BE"/>
    <w:rsid w:val="503E3783"/>
    <w:rsid w:val="50500E31"/>
    <w:rsid w:val="5053D633"/>
    <w:rsid w:val="5058F85F"/>
    <w:rsid w:val="507B294B"/>
    <w:rsid w:val="5084F9C3"/>
    <w:rsid w:val="50B744A1"/>
    <w:rsid w:val="50C24627"/>
    <w:rsid w:val="50DBF675"/>
    <w:rsid w:val="50DD6FB7"/>
    <w:rsid w:val="50EA29A0"/>
    <w:rsid w:val="50EE5A2B"/>
    <w:rsid w:val="50FEB39F"/>
    <w:rsid w:val="5149368C"/>
    <w:rsid w:val="515200C3"/>
    <w:rsid w:val="517D11D8"/>
    <w:rsid w:val="51807CA4"/>
    <w:rsid w:val="518AE16F"/>
    <w:rsid w:val="51A3A8AA"/>
    <w:rsid w:val="51B5B7BA"/>
    <w:rsid w:val="51BFD6DE"/>
    <w:rsid w:val="51C8FF6B"/>
    <w:rsid w:val="51E4EEAF"/>
    <w:rsid w:val="51EADF8C"/>
    <w:rsid w:val="52123339"/>
    <w:rsid w:val="521C8405"/>
    <w:rsid w:val="5222EBCE"/>
    <w:rsid w:val="522B5B96"/>
    <w:rsid w:val="5230E27A"/>
    <w:rsid w:val="5231B2CB"/>
    <w:rsid w:val="523EEFE8"/>
    <w:rsid w:val="5240C067"/>
    <w:rsid w:val="528B7DC2"/>
    <w:rsid w:val="52A06203"/>
    <w:rsid w:val="52DB7F0F"/>
    <w:rsid w:val="52E891E8"/>
    <w:rsid w:val="5311B67C"/>
    <w:rsid w:val="531761F0"/>
    <w:rsid w:val="532AD0EB"/>
    <w:rsid w:val="533A9F66"/>
    <w:rsid w:val="535FDCF9"/>
    <w:rsid w:val="5360531E"/>
    <w:rsid w:val="53695709"/>
    <w:rsid w:val="5392987F"/>
    <w:rsid w:val="53935B2B"/>
    <w:rsid w:val="53983A94"/>
    <w:rsid w:val="5399C028"/>
    <w:rsid w:val="539F4A77"/>
    <w:rsid w:val="53A9F2C3"/>
    <w:rsid w:val="53B82BDD"/>
    <w:rsid w:val="53BB1FC9"/>
    <w:rsid w:val="53D9FFBA"/>
    <w:rsid w:val="53F158F0"/>
    <w:rsid w:val="53FD21BF"/>
    <w:rsid w:val="540F4071"/>
    <w:rsid w:val="541A8604"/>
    <w:rsid w:val="543D79DB"/>
    <w:rsid w:val="545E3C0B"/>
    <w:rsid w:val="546D3331"/>
    <w:rsid w:val="5487DBAA"/>
    <w:rsid w:val="548C04EE"/>
    <w:rsid w:val="548D88B8"/>
    <w:rsid w:val="548FB921"/>
    <w:rsid w:val="54968774"/>
    <w:rsid w:val="54A77E70"/>
    <w:rsid w:val="54C68056"/>
    <w:rsid w:val="54C84F31"/>
    <w:rsid w:val="54CB63F3"/>
    <w:rsid w:val="54D3FAFB"/>
    <w:rsid w:val="54D44B49"/>
    <w:rsid w:val="5551489B"/>
    <w:rsid w:val="55593433"/>
    <w:rsid w:val="55699FEC"/>
    <w:rsid w:val="55706A87"/>
    <w:rsid w:val="55728CD2"/>
    <w:rsid w:val="55A351C9"/>
    <w:rsid w:val="55C0950B"/>
    <w:rsid w:val="55D90783"/>
    <w:rsid w:val="55E472DC"/>
    <w:rsid w:val="55E86AAC"/>
    <w:rsid w:val="55ED10EA"/>
    <w:rsid w:val="56097545"/>
    <w:rsid w:val="56183442"/>
    <w:rsid w:val="561A25E0"/>
    <w:rsid w:val="5634EC6F"/>
    <w:rsid w:val="563CAEB3"/>
    <w:rsid w:val="5640B9DF"/>
    <w:rsid w:val="56654762"/>
    <w:rsid w:val="5665ECB2"/>
    <w:rsid w:val="5668E645"/>
    <w:rsid w:val="566A108A"/>
    <w:rsid w:val="56AF2AD2"/>
    <w:rsid w:val="56BFA461"/>
    <w:rsid w:val="56D25438"/>
    <w:rsid w:val="57106E6C"/>
    <w:rsid w:val="571A7DBF"/>
    <w:rsid w:val="57300F8D"/>
    <w:rsid w:val="5731492C"/>
    <w:rsid w:val="573D00CE"/>
    <w:rsid w:val="5759D83A"/>
    <w:rsid w:val="575B3943"/>
    <w:rsid w:val="57894B0A"/>
    <w:rsid w:val="578DF7FA"/>
    <w:rsid w:val="57AA538B"/>
    <w:rsid w:val="57BBE4FA"/>
    <w:rsid w:val="57C40991"/>
    <w:rsid w:val="57C82FF1"/>
    <w:rsid w:val="58095B5C"/>
    <w:rsid w:val="5817E630"/>
    <w:rsid w:val="581F9FCB"/>
    <w:rsid w:val="582BFD27"/>
    <w:rsid w:val="583CF9E0"/>
    <w:rsid w:val="583E3939"/>
    <w:rsid w:val="584A438F"/>
    <w:rsid w:val="588174BD"/>
    <w:rsid w:val="588C4CF0"/>
    <w:rsid w:val="5890D4F5"/>
    <w:rsid w:val="589A8987"/>
    <w:rsid w:val="58B6F048"/>
    <w:rsid w:val="58BE364F"/>
    <w:rsid w:val="58BED3C0"/>
    <w:rsid w:val="58BFCDDA"/>
    <w:rsid w:val="58D10764"/>
    <w:rsid w:val="58E88A93"/>
    <w:rsid w:val="58F5E4AD"/>
    <w:rsid w:val="59057DE6"/>
    <w:rsid w:val="595E6712"/>
    <w:rsid w:val="596A2940"/>
    <w:rsid w:val="597F4187"/>
    <w:rsid w:val="598001D6"/>
    <w:rsid w:val="59819E72"/>
    <w:rsid w:val="598823BD"/>
    <w:rsid w:val="598FB73B"/>
    <w:rsid w:val="599A2AB5"/>
    <w:rsid w:val="59B30079"/>
    <w:rsid w:val="59B6EC94"/>
    <w:rsid w:val="59C493D4"/>
    <w:rsid w:val="59CE95C2"/>
    <w:rsid w:val="59D57DA6"/>
    <w:rsid w:val="59DBFEAB"/>
    <w:rsid w:val="59E73E89"/>
    <w:rsid w:val="59EC77AE"/>
    <w:rsid w:val="5A09B339"/>
    <w:rsid w:val="5A1018D4"/>
    <w:rsid w:val="5A1D451E"/>
    <w:rsid w:val="5A4E838C"/>
    <w:rsid w:val="5A5B94F7"/>
    <w:rsid w:val="5A61CEA4"/>
    <w:rsid w:val="5A68B64F"/>
    <w:rsid w:val="5A706D55"/>
    <w:rsid w:val="5A742D91"/>
    <w:rsid w:val="5A7F80E8"/>
    <w:rsid w:val="5A88B817"/>
    <w:rsid w:val="5A89A9E9"/>
    <w:rsid w:val="5A8BD78D"/>
    <w:rsid w:val="5A8CA320"/>
    <w:rsid w:val="5A9D8099"/>
    <w:rsid w:val="5ABB5EC6"/>
    <w:rsid w:val="5AC12A19"/>
    <w:rsid w:val="5ACC49C0"/>
    <w:rsid w:val="5ACD840F"/>
    <w:rsid w:val="5AFBC329"/>
    <w:rsid w:val="5B01A474"/>
    <w:rsid w:val="5B0663E4"/>
    <w:rsid w:val="5B15DB06"/>
    <w:rsid w:val="5B17D7A0"/>
    <w:rsid w:val="5B1BD237"/>
    <w:rsid w:val="5B2EDB06"/>
    <w:rsid w:val="5B35FB16"/>
    <w:rsid w:val="5B45B8F9"/>
    <w:rsid w:val="5B471DB7"/>
    <w:rsid w:val="5B476A64"/>
    <w:rsid w:val="5B498EA8"/>
    <w:rsid w:val="5B4B1EBB"/>
    <w:rsid w:val="5B5DE45D"/>
    <w:rsid w:val="5B64494A"/>
    <w:rsid w:val="5B68E24F"/>
    <w:rsid w:val="5B6D0112"/>
    <w:rsid w:val="5B6D3266"/>
    <w:rsid w:val="5B7124A9"/>
    <w:rsid w:val="5B767FE9"/>
    <w:rsid w:val="5B79D20A"/>
    <w:rsid w:val="5B93C471"/>
    <w:rsid w:val="5BB9F826"/>
    <w:rsid w:val="5BBEDD84"/>
    <w:rsid w:val="5BC1585A"/>
    <w:rsid w:val="5C1AC5F6"/>
    <w:rsid w:val="5C2D856F"/>
    <w:rsid w:val="5C376A0E"/>
    <w:rsid w:val="5C3C7C81"/>
    <w:rsid w:val="5C40EEF2"/>
    <w:rsid w:val="5C57F738"/>
    <w:rsid w:val="5C5CFA7A"/>
    <w:rsid w:val="5C799AA1"/>
    <w:rsid w:val="5CB5A0BB"/>
    <w:rsid w:val="5CD36217"/>
    <w:rsid w:val="5CD8B18B"/>
    <w:rsid w:val="5CE53412"/>
    <w:rsid w:val="5CFEFE46"/>
    <w:rsid w:val="5D0DF48E"/>
    <w:rsid w:val="5D31E4A7"/>
    <w:rsid w:val="5D392F4A"/>
    <w:rsid w:val="5D3EF9D0"/>
    <w:rsid w:val="5D53A8EE"/>
    <w:rsid w:val="5D57613D"/>
    <w:rsid w:val="5D689782"/>
    <w:rsid w:val="5D6942BF"/>
    <w:rsid w:val="5D849CCC"/>
    <w:rsid w:val="5D9AC213"/>
    <w:rsid w:val="5DAF64FA"/>
    <w:rsid w:val="5DAFA051"/>
    <w:rsid w:val="5DE0A319"/>
    <w:rsid w:val="5E013FCD"/>
    <w:rsid w:val="5E0BCF16"/>
    <w:rsid w:val="5E0D7AD5"/>
    <w:rsid w:val="5E33A3BE"/>
    <w:rsid w:val="5E6716FA"/>
    <w:rsid w:val="5E7501D3"/>
    <w:rsid w:val="5E789F9B"/>
    <w:rsid w:val="5E92BD45"/>
    <w:rsid w:val="5EA31D5D"/>
    <w:rsid w:val="5ECDB508"/>
    <w:rsid w:val="5ED363B8"/>
    <w:rsid w:val="5EF36FE6"/>
    <w:rsid w:val="5EF71518"/>
    <w:rsid w:val="5EFA4E3C"/>
    <w:rsid w:val="5F0514DC"/>
    <w:rsid w:val="5F1939B9"/>
    <w:rsid w:val="5F353FC7"/>
    <w:rsid w:val="5F472EFC"/>
    <w:rsid w:val="5F5AA627"/>
    <w:rsid w:val="5F84BEB0"/>
    <w:rsid w:val="5F87E0F9"/>
    <w:rsid w:val="5F8E452C"/>
    <w:rsid w:val="5F93810C"/>
    <w:rsid w:val="5FA01E1C"/>
    <w:rsid w:val="5FAFB2FB"/>
    <w:rsid w:val="5FB772FB"/>
    <w:rsid w:val="5FBE248D"/>
    <w:rsid w:val="5FBF572E"/>
    <w:rsid w:val="5FC4AF59"/>
    <w:rsid w:val="5FCACAA9"/>
    <w:rsid w:val="5FD94604"/>
    <w:rsid w:val="5FE919F9"/>
    <w:rsid w:val="5FFA092C"/>
    <w:rsid w:val="600D96DA"/>
    <w:rsid w:val="600E5CEF"/>
    <w:rsid w:val="6021C1BC"/>
    <w:rsid w:val="603C2624"/>
    <w:rsid w:val="605B7461"/>
    <w:rsid w:val="607C321B"/>
    <w:rsid w:val="60963D0A"/>
    <w:rsid w:val="6096AD7E"/>
    <w:rsid w:val="60997FF1"/>
    <w:rsid w:val="60AC7162"/>
    <w:rsid w:val="60AFC9F8"/>
    <w:rsid w:val="60BFFBB2"/>
    <w:rsid w:val="60C1B43F"/>
    <w:rsid w:val="60CAD67B"/>
    <w:rsid w:val="60CF1E79"/>
    <w:rsid w:val="60E13411"/>
    <w:rsid w:val="60E33BB7"/>
    <w:rsid w:val="60E3F121"/>
    <w:rsid w:val="60F458A2"/>
    <w:rsid w:val="6100F692"/>
    <w:rsid w:val="610314F0"/>
    <w:rsid w:val="610B9B09"/>
    <w:rsid w:val="61174340"/>
    <w:rsid w:val="6118370D"/>
    <w:rsid w:val="61338295"/>
    <w:rsid w:val="614321D5"/>
    <w:rsid w:val="615E9612"/>
    <w:rsid w:val="61B0E841"/>
    <w:rsid w:val="61C75071"/>
    <w:rsid w:val="61E9872D"/>
    <w:rsid w:val="61F2684C"/>
    <w:rsid w:val="61F783DB"/>
    <w:rsid w:val="621990F3"/>
    <w:rsid w:val="62212D9D"/>
    <w:rsid w:val="623B7FC6"/>
    <w:rsid w:val="623B8158"/>
    <w:rsid w:val="6242A9ED"/>
    <w:rsid w:val="6251EC84"/>
    <w:rsid w:val="626B43C7"/>
    <w:rsid w:val="627102F9"/>
    <w:rsid w:val="6289438D"/>
    <w:rsid w:val="629823F2"/>
    <w:rsid w:val="629CC6F3"/>
    <w:rsid w:val="62BE514F"/>
    <w:rsid w:val="62D946D9"/>
    <w:rsid w:val="62DA6FB5"/>
    <w:rsid w:val="62F70138"/>
    <w:rsid w:val="62FE7201"/>
    <w:rsid w:val="630EB1E9"/>
    <w:rsid w:val="63305186"/>
    <w:rsid w:val="633FD2C9"/>
    <w:rsid w:val="63447C5E"/>
    <w:rsid w:val="6346610C"/>
    <w:rsid w:val="636EA345"/>
    <w:rsid w:val="636FA860"/>
    <w:rsid w:val="636FF11F"/>
    <w:rsid w:val="6372CE02"/>
    <w:rsid w:val="6388D317"/>
    <w:rsid w:val="63B2BE55"/>
    <w:rsid w:val="63C3302C"/>
    <w:rsid w:val="63F53B6A"/>
    <w:rsid w:val="6400D063"/>
    <w:rsid w:val="64092DD4"/>
    <w:rsid w:val="642737FA"/>
    <w:rsid w:val="6437DAA3"/>
    <w:rsid w:val="643C9FD0"/>
    <w:rsid w:val="6472FE80"/>
    <w:rsid w:val="6474373B"/>
    <w:rsid w:val="64A13ADB"/>
    <w:rsid w:val="64A78DF8"/>
    <w:rsid w:val="64B7EA57"/>
    <w:rsid w:val="6517B42D"/>
    <w:rsid w:val="6536D738"/>
    <w:rsid w:val="653B7F82"/>
    <w:rsid w:val="654D673F"/>
    <w:rsid w:val="654D8237"/>
    <w:rsid w:val="6558DA20"/>
    <w:rsid w:val="658E8D52"/>
    <w:rsid w:val="65AE49B0"/>
    <w:rsid w:val="65CDF671"/>
    <w:rsid w:val="65D87031"/>
    <w:rsid w:val="65D966E2"/>
    <w:rsid w:val="65E99E12"/>
    <w:rsid w:val="661FD707"/>
    <w:rsid w:val="66243723"/>
    <w:rsid w:val="662FDBF0"/>
    <w:rsid w:val="663940A6"/>
    <w:rsid w:val="66413CB7"/>
    <w:rsid w:val="66483FEC"/>
    <w:rsid w:val="665E84C5"/>
    <w:rsid w:val="66701668"/>
    <w:rsid w:val="6698443E"/>
    <w:rsid w:val="66AAAB61"/>
    <w:rsid w:val="66B89B18"/>
    <w:rsid w:val="66C52243"/>
    <w:rsid w:val="66EC81A7"/>
    <w:rsid w:val="672F1205"/>
    <w:rsid w:val="6744C8F3"/>
    <w:rsid w:val="6747311D"/>
    <w:rsid w:val="674ABC52"/>
    <w:rsid w:val="6757B43D"/>
    <w:rsid w:val="675B85A2"/>
    <w:rsid w:val="676DF960"/>
    <w:rsid w:val="67738D1F"/>
    <w:rsid w:val="677F2F28"/>
    <w:rsid w:val="67815AC0"/>
    <w:rsid w:val="678EF9B6"/>
    <w:rsid w:val="679C05D0"/>
    <w:rsid w:val="67C2350D"/>
    <w:rsid w:val="67C387B6"/>
    <w:rsid w:val="67CDE9CA"/>
    <w:rsid w:val="67E4F0CF"/>
    <w:rsid w:val="67EEE59F"/>
    <w:rsid w:val="68187B6D"/>
    <w:rsid w:val="681E2B73"/>
    <w:rsid w:val="68771E30"/>
    <w:rsid w:val="6881A594"/>
    <w:rsid w:val="68894210"/>
    <w:rsid w:val="68A4A079"/>
    <w:rsid w:val="68C14D7C"/>
    <w:rsid w:val="68C319D3"/>
    <w:rsid w:val="68C996A3"/>
    <w:rsid w:val="68CEF816"/>
    <w:rsid w:val="68F63A19"/>
    <w:rsid w:val="68FCFA7A"/>
    <w:rsid w:val="68FDACAE"/>
    <w:rsid w:val="6902544C"/>
    <w:rsid w:val="69267A8A"/>
    <w:rsid w:val="6938CB87"/>
    <w:rsid w:val="694077B0"/>
    <w:rsid w:val="695C56BD"/>
    <w:rsid w:val="69641172"/>
    <w:rsid w:val="696506D3"/>
    <w:rsid w:val="6977D4B5"/>
    <w:rsid w:val="697CFD43"/>
    <w:rsid w:val="69ACC232"/>
    <w:rsid w:val="69B83E8D"/>
    <w:rsid w:val="69DE4A2B"/>
    <w:rsid w:val="69DF387F"/>
    <w:rsid w:val="69E27E3F"/>
    <w:rsid w:val="6A2284B6"/>
    <w:rsid w:val="6A359A64"/>
    <w:rsid w:val="6A7A5B8D"/>
    <w:rsid w:val="6A9FEE06"/>
    <w:rsid w:val="6ACCAC44"/>
    <w:rsid w:val="6AD50D51"/>
    <w:rsid w:val="6AE042BD"/>
    <w:rsid w:val="6AE05928"/>
    <w:rsid w:val="6AE7A1AB"/>
    <w:rsid w:val="6AF52EBC"/>
    <w:rsid w:val="6AF79F0A"/>
    <w:rsid w:val="6B09973C"/>
    <w:rsid w:val="6B0A71FA"/>
    <w:rsid w:val="6B0F6B97"/>
    <w:rsid w:val="6B135251"/>
    <w:rsid w:val="6B16FFE7"/>
    <w:rsid w:val="6B29DF38"/>
    <w:rsid w:val="6B742410"/>
    <w:rsid w:val="6BD18FC4"/>
    <w:rsid w:val="6BEF4878"/>
    <w:rsid w:val="6C107E61"/>
    <w:rsid w:val="6C26B976"/>
    <w:rsid w:val="6C2BE1C5"/>
    <w:rsid w:val="6C8AC44C"/>
    <w:rsid w:val="6C9F9E53"/>
    <w:rsid w:val="6CAA9704"/>
    <w:rsid w:val="6CB45ADB"/>
    <w:rsid w:val="6CB92EA0"/>
    <w:rsid w:val="6CC533A2"/>
    <w:rsid w:val="6CCC2F66"/>
    <w:rsid w:val="6D0CDED0"/>
    <w:rsid w:val="6D0D9E9B"/>
    <w:rsid w:val="6D0EF579"/>
    <w:rsid w:val="6D2402E5"/>
    <w:rsid w:val="6D337A2C"/>
    <w:rsid w:val="6D3BFB6F"/>
    <w:rsid w:val="6D3F9094"/>
    <w:rsid w:val="6D43F931"/>
    <w:rsid w:val="6D557681"/>
    <w:rsid w:val="6D5E9D15"/>
    <w:rsid w:val="6D6980CA"/>
    <w:rsid w:val="6D6C2D80"/>
    <w:rsid w:val="6D7016B7"/>
    <w:rsid w:val="6DA0E5CD"/>
    <w:rsid w:val="6DA5FDC7"/>
    <w:rsid w:val="6DABCCC0"/>
    <w:rsid w:val="6DB4F3A1"/>
    <w:rsid w:val="6DD5A046"/>
    <w:rsid w:val="6DDEE351"/>
    <w:rsid w:val="6DDEEE92"/>
    <w:rsid w:val="6DE0B957"/>
    <w:rsid w:val="6DF4AFF7"/>
    <w:rsid w:val="6DFDB4E3"/>
    <w:rsid w:val="6DFF22E0"/>
    <w:rsid w:val="6E05937D"/>
    <w:rsid w:val="6E101D95"/>
    <w:rsid w:val="6E10CA0C"/>
    <w:rsid w:val="6E349408"/>
    <w:rsid w:val="6E45A440"/>
    <w:rsid w:val="6E710D6D"/>
    <w:rsid w:val="6E71CA09"/>
    <w:rsid w:val="6E7C7ABB"/>
    <w:rsid w:val="6E9C4327"/>
    <w:rsid w:val="6EA018CA"/>
    <w:rsid w:val="6EACB8F1"/>
    <w:rsid w:val="6EADDC16"/>
    <w:rsid w:val="6ED9C349"/>
    <w:rsid w:val="6EDBA8E6"/>
    <w:rsid w:val="6EEF7B12"/>
    <w:rsid w:val="6F0BE718"/>
    <w:rsid w:val="6F2BAA2F"/>
    <w:rsid w:val="6F3661FA"/>
    <w:rsid w:val="6F5BDD0B"/>
    <w:rsid w:val="6F649AF7"/>
    <w:rsid w:val="6F7118B0"/>
    <w:rsid w:val="6F93D81B"/>
    <w:rsid w:val="6FB3157F"/>
    <w:rsid w:val="6FE0FE7C"/>
    <w:rsid w:val="6FEA1D73"/>
    <w:rsid w:val="70066584"/>
    <w:rsid w:val="70114B83"/>
    <w:rsid w:val="7019C2CD"/>
    <w:rsid w:val="702299A5"/>
    <w:rsid w:val="7024A27C"/>
    <w:rsid w:val="703968CC"/>
    <w:rsid w:val="7039AF72"/>
    <w:rsid w:val="70400B7F"/>
    <w:rsid w:val="70492F54"/>
    <w:rsid w:val="7063F065"/>
    <w:rsid w:val="7068541A"/>
    <w:rsid w:val="707FC595"/>
    <w:rsid w:val="708467A9"/>
    <w:rsid w:val="70A0164C"/>
    <w:rsid w:val="70A866AE"/>
    <w:rsid w:val="70AEE9B2"/>
    <w:rsid w:val="70C80B4A"/>
    <w:rsid w:val="70D40734"/>
    <w:rsid w:val="70D4E4FD"/>
    <w:rsid w:val="70DC124E"/>
    <w:rsid w:val="70E823A1"/>
    <w:rsid w:val="70ECB9A0"/>
    <w:rsid w:val="70F9AF8C"/>
    <w:rsid w:val="71220D0C"/>
    <w:rsid w:val="71249B9D"/>
    <w:rsid w:val="71431E00"/>
    <w:rsid w:val="715EA4E7"/>
    <w:rsid w:val="715F5F5B"/>
    <w:rsid w:val="7165F67E"/>
    <w:rsid w:val="716A5EED"/>
    <w:rsid w:val="716D4CD2"/>
    <w:rsid w:val="71A21A3B"/>
    <w:rsid w:val="71CBE8B3"/>
    <w:rsid w:val="71DADE5C"/>
    <w:rsid w:val="71E49F83"/>
    <w:rsid w:val="71EBCBC9"/>
    <w:rsid w:val="722BBD2C"/>
    <w:rsid w:val="723025C7"/>
    <w:rsid w:val="7251D2CC"/>
    <w:rsid w:val="725B3C8E"/>
    <w:rsid w:val="7269DE1D"/>
    <w:rsid w:val="727228E3"/>
    <w:rsid w:val="72797AA7"/>
    <w:rsid w:val="7287909E"/>
    <w:rsid w:val="729F7AFD"/>
    <w:rsid w:val="72AFD9A1"/>
    <w:rsid w:val="72BD092B"/>
    <w:rsid w:val="72C7107B"/>
    <w:rsid w:val="72CDF851"/>
    <w:rsid w:val="72D73C00"/>
    <w:rsid w:val="72DA6C5F"/>
    <w:rsid w:val="72E6682E"/>
    <w:rsid w:val="72E79678"/>
    <w:rsid w:val="72ECD968"/>
    <w:rsid w:val="72F4E99B"/>
    <w:rsid w:val="734ACF53"/>
    <w:rsid w:val="73528881"/>
    <w:rsid w:val="735306B2"/>
    <w:rsid w:val="735D66D8"/>
    <w:rsid w:val="73A200D0"/>
    <w:rsid w:val="73BB079E"/>
    <w:rsid w:val="73D1486D"/>
    <w:rsid w:val="73F22379"/>
    <w:rsid w:val="73F6706F"/>
    <w:rsid w:val="7432A30D"/>
    <w:rsid w:val="7448E361"/>
    <w:rsid w:val="7465B944"/>
    <w:rsid w:val="7481A8C7"/>
    <w:rsid w:val="749B1692"/>
    <w:rsid w:val="74CF80CC"/>
    <w:rsid w:val="74D292AB"/>
    <w:rsid w:val="74E98FF9"/>
    <w:rsid w:val="7500E595"/>
    <w:rsid w:val="7502D9D5"/>
    <w:rsid w:val="75060E2B"/>
    <w:rsid w:val="75107D7E"/>
    <w:rsid w:val="751BDA65"/>
    <w:rsid w:val="7542D51C"/>
    <w:rsid w:val="754B632C"/>
    <w:rsid w:val="754DC819"/>
    <w:rsid w:val="7580407B"/>
    <w:rsid w:val="7591F16C"/>
    <w:rsid w:val="75963094"/>
    <w:rsid w:val="75AAF968"/>
    <w:rsid w:val="75B1410E"/>
    <w:rsid w:val="75B4A76B"/>
    <w:rsid w:val="75C30F85"/>
    <w:rsid w:val="75E31DB3"/>
    <w:rsid w:val="75E6A80E"/>
    <w:rsid w:val="75EA5DCF"/>
    <w:rsid w:val="75F724B2"/>
    <w:rsid w:val="75F8C149"/>
    <w:rsid w:val="760AAACF"/>
    <w:rsid w:val="7610738A"/>
    <w:rsid w:val="761387F2"/>
    <w:rsid w:val="7614EE98"/>
    <w:rsid w:val="7619F395"/>
    <w:rsid w:val="76322787"/>
    <w:rsid w:val="763AA7EF"/>
    <w:rsid w:val="7640BDF5"/>
    <w:rsid w:val="767FFAF8"/>
    <w:rsid w:val="769519DC"/>
    <w:rsid w:val="7699FB6B"/>
    <w:rsid w:val="76A778A7"/>
    <w:rsid w:val="76AC698F"/>
    <w:rsid w:val="76ADDC81"/>
    <w:rsid w:val="76C8010D"/>
    <w:rsid w:val="76C9F2A2"/>
    <w:rsid w:val="76D162C0"/>
    <w:rsid w:val="76F384CF"/>
    <w:rsid w:val="76F60947"/>
    <w:rsid w:val="76FEE58B"/>
    <w:rsid w:val="775AFD81"/>
    <w:rsid w:val="776CACCF"/>
    <w:rsid w:val="777EFEB2"/>
    <w:rsid w:val="777FC3A5"/>
    <w:rsid w:val="778EF7B8"/>
    <w:rsid w:val="7796D0B8"/>
    <w:rsid w:val="77A11696"/>
    <w:rsid w:val="77B7499B"/>
    <w:rsid w:val="77CF45AA"/>
    <w:rsid w:val="77D75E76"/>
    <w:rsid w:val="77DBA254"/>
    <w:rsid w:val="77E0CD8D"/>
    <w:rsid w:val="77E4E53F"/>
    <w:rsid w:val="77FD8185"/>
    <w:rsid w:val="783BFAB1"/>
    <w:rsid w:val="78570B25"/>
    <w:rsid w:val="786503BD"/>
    <w:rsid w:val="7877DA9B"/>
    <w:rsid w:val="7880B64B"/>
    <w:rsid w:val="78991999"/>
    <w:rsid w:val="78A60868"/>
    <w:rsid w:val="78A83AFA"/>
    <w:rsid w:val="78C2808E"/>
    <w:rsid w:val="78D5B530"/>
    <w:rsid w:val="790350A9"/>
    <w:rsid w:val="7904D394"/>
    <w:rsid w:val="7924EFEE"/>
    <w:rsid w:val="792C2C21"/>
    <w:rsid w:val="794E63C4"/>
    <w:rsid w:val="795DBCB7"/>
    <w:rsid w:val="795F1D85"/>
    <w:rsid w:val="79A93053"/>
    <w:rsid w:val="79C94219"/>
    <w:rsid w:val="79DBED30"/>
    <w:rsid w:val="79ECA220"/>
    <w:rsid w:val="79F680DD"/>
    <w:rsid w:val="7A027F3C"/>
    <w:rsid w:val="7A11FD34"/>
    <w:rsid w:val="7A22B332"/>
    <w:rsid w:val="7A413468"/>
    <w:rsid w:val="7A6A4699"/>
    <w:rsid w:val="7A6C5A87"/>
    <w:rsid w:val="7A733BD0"/>
    <w:rsid w:val="7A89FDB0"/>
    <w:rsid w:val="7A903FD8"/>
    <w:rsid w:val="7A94A750"/>
    <w:rsid w:val="7A9525EB"/>
    <w:rsid w:val="7ACB1BC3"/>
    <w:rsid w:val="7AF760EE"/>
    <w:rsid w:val="7B01088E"/>
    <w:rsid w:val="7B032379"/>
    <w:rsid w:val="7B58D0C6"/>
    <w:rsid w:val="7B5FB294"/>
    <w:rsid w:val="7B912FD4"/>
    <w:rsid w:val="7B917BF1"/>
    <w:rsid w:val="7BAE0693"/>
    <w:rsid w:val="7BD51294"/>
    <w:rsid w:val="7BDB258B"/>
    <w:rsid w:val="7BDDF906"/>
    <w:rsid w:val="7BEA3361"/>
    <w:rsid w:val="7C3B0A65"/>
    <w:rsid w:val="7C7C9E37"/>
    <w:rsid w:val="7C89B628"/>
    <w:rsid w:val="7C8C678D"/>
    <w:rsid w:val="7C947DD9"/>
    <w:rsid w:val="7CA46DE1"/>
    <w:rsid w:val="7CAB7D6B"/>
    <w:rsid w:val="7CC06C16"/>
    <w:rsid w:val="7CD2AF55"/>
    <w:rsid w:val="7CF48183"/>
    <w:rsid w:val="7CF76F59"/>
    <w:rsid w:val="7CF7B86F"/>
    <w:rsid w:val="7CF85067"/>
    <w:rsid w:val="7CFF705C"/>
    <w:rsid w:val="7D05DCC7"/>
    <w:rsid w:val="7D2BF115"/>
    <w:rsid w:val="7D346799"/>
    <w:rsid w:val="7D47E597"/>
    <w:rsid w:val="7D499DF6"/>
    <w:rsid w:val="7D65FED7"/>
    <w:rsid w:val="7D6E270F"/>
    <w:rsid w:val="7D7C167A"/>
    <w:rsid w:val="7D8CD4A5"/>
    <w:rsid w:val="7D8D00B0"/>
    <w:rsid w:val="7DAD2BC9"/>
    <w:rsid w:val="7DAE136C"/>
    <w:rsid w:val="7DB281F9"/>
    <w:rsid w:val="7DC5033E"/>
    <w:rsid w:val="7DCC7B64"/>
    <w:rsid w:val="7DEAE0BF"/>
    <w:rsid w:val="7DF0E8D4"/>
    <w:rsid w:val="7DF3AC96"/>
    <w:rsid w:val="7DFFDD20"/>
    <w:rsid w:val="7E0D74CD"/>
    <w:rsid w:val="7E139777"/>
    <w:rsid w:val="7E1DF28C"/>
    <w:rsid w:val="7E442F2C"/>
    <w:rsid w:val="7E7201D6"/>
    <w:rsid w:val="7E823576"/>
    <w:rsid w:val="7E889EAA"/>
    <w:rsid w:val="7E8FBFFA"/>
    <w:rsid w:val="7EA30B91"/>
    <w:rsid w:val="7EB46C3F"/>
    <w:rsid w:val="7EC234D1"/>
    <w:rsid w:val="7EC287D8"/>
    <w:rsid w:val="7ECE6CEC"/>
    <w:rsid w:val="7ED8D947"/>
    <w:rsid w:val="7EF1DDFD"/>
    <w:rsid w:val="7F12B8B1"/>
    <w:rsid w:val="7F1E0F27"/>
    <w:rsid w:val="7F293656"/>
    <w:rsid w:val="7F2938FC"/>
    <w:rsid w:val="7F3B8947"/>
    <w:rsid w:val="7F575758"/>
    <w:rsid w:val="7F5E87F1"/>
    <w:rsid w:val="7F606885"/>
    <w:rsid w:val="7F6726ED"/>
    <w:rsid w:val="7F78D1E0"/>
    <w:rsid w:val="7F9A2BEB"/>
    <w:rsid w:val="7F9C85DE"/>
    <w:rsid w:val="7FDEE7E2"/>
    <w:rsid w:val="7FEB377D"/>
    <w:rsid w:val="7FEC6E33"/>
    <w:rsid w:val="7FF9C9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DD99AA"/>
  <w15:docId w15:val="{431EC213-1709-4B18-BDE6-FB04D233B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ar-SA"/>
      </w:rPr>
    </w:rPrDefault>
    <w:pPrDefault>
      <w:pPr>
        <w:spacing w:line="264"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166C"/>
  </w:style>
  <w:style w:type="paragraph" w:styleId="Heading1">
    <w:name w:val="heading 1"/>
    <w:basedOn w:val="Normal"/>
    <w:next w:val="Normal"/>
    <w:link w:val="Heading1Char"/>
    <w:uiPriority w:val="9"/>
    <w:qFormat/>
    <w:rsid w:val="002B766C"/>
    <w:pPr>
      <w:keepNext/>
      <w:keepLines/>
      <w:spacing w:before="320" w:line="240"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B766C"/>
    <w:pPr>
      <w:keepNext/>
      <w:keepLines/>
      <w:spacing w:before="8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2B766C"/>
    <w:pPr>
      <w:keepNext/>
      <w:keepLines/>
      <w:spacing w:before="40" w:line="240" w:lineRule="auto"/>
      <w:outlineLvl w:val="2"/>
    </w:pPr>
    <w:rPr>
      <w:rFonts w:asciiTheme="majorHAnsi" w:eastAsiaTheme="majorEastAsia" w:hAnsiTheme="majorHAnsi" w:cstheme="majorBidi"/>
      <w:color w:val="1F497D" w:themeColor="text2"/>
      <w:sz w:val="24"/>
      <w:szCs w:val="24"/>
    </w:rPr>
  </w:style>
  <w:style w:type="paragraph" w:styleId="Heading4">
    <w:name w:val="heading 4"/>
    <w:basedOn w:val="Normal"/>
    <w:next w:val="Normal"/>
    <w:link w:val="Heading4Char"/>
    <w:uiPriority w:val="9"/>
    <w:unhideWhenUsed/>
    <w:qFormat/>
    <w:rsid w:val="002B766C"/>
    <w:pPr>
      <w:keepNext/>
      <w:keepLines/>
      <w:spacing w:before="4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unhideWhenUsed/>
    <w:qFormat/>
    <w:rsid w:val="002B766C"/>
    <w:pPr>
      <w:keepNext/>
      <w:keepLines/>
      <w:spacing w:before="40"/>
      <w:outlineLvl w:val="4"/>
    </w:pPr>
    <w:rPr>
      <w:rFonts w:asciiTheme="majorHAnsi" w:eastAsiaTheme="majorEastAsia" w:hAnsiTheme="majorHAnsi" w:cstheme="majorBidi"/>
      <w:color w:val="1F497D" w:themeColor="text2"/>
      <w:szCs w:val="22"/>
    </w:rPr>
  </w:style>
  <w:style w:type="paragraph" w:styleId="Heading6">
    <w:name w:val="heading 6"/>
    <w:basedOn w:val="Normal"/>
    <w:next w:val="Normal"/>
    <w:link w:val="Heading6Char"/>
    <w:uiPriority w:val="9"/>
    <w:unhideWhenUsed/>
    <w:qFormat/>
    <w:rsid w:val="002B766C"/>
    <w:pPr>
      <w:keepNext/>
      <w:keepLines/>
      <w:spacing w:before="40"/>
      <w:outlineLvl w:val="5"/>
    </w:pPr>
    <w:rPr>
      <w:rFonts w:asciiTheme="majorHAnsi" w:eastAsiaTheme="majorEastAsia" w:hAnsiTheme="majorHAnsi" w:cstheme="majorBidi"/>
      <w:i/>
      <w:iCs/>
      <w:color w:val="1F497D" w:themeColor="text2"/>
      <w:sz w:val="21"/>
      <w:szCs w:val="21"/>
    </w:rPr>
  </w:style>
  <w:style w:type="paragraph" w:styleId="Heading7">
    <w:name w:val="heading 7"/>
    <w:basedOn w:val="Normal"/>
    <w:next w:val="Normal"/>
    <w:link w:val="Heading7Char"/>
    <w:uiPriority w:val="9"/>
    <w:unhideWhenUsed/>
    <w:qFormat/>
    <w:rsid w:val="002B766C"/>
    <w:pPr>
      <w:keepNext/>
      <w:keepLines/>
      <w:spacing w:before="40"/>
      <w:outlineLvl w:val="6"/>
    </w:pPr>
    <w:rPr>
      <w:rFonts w:asciiTheme="majorHAnsi" w:eastAsiaTheme="majorEastAsia" w:hAnsiTheme="majorHAnsi" w:cstheme="majorBidi"/>
      <w:i/>
      <w:iCs/>
      <w:color w:val="244061" w:themeColor="accent1" w:themeShade="80"/>
      <w:sz w:val="21"/>
      <w:szCs w:val="21"/>
    </w:rPr>
  </w:style>
  <w:style w:type="paragraph" w:styleId="Heading8">
    <w:name w:val="heading 8"/>
    <w:basedOn w:val="Normal"/>
    <w:next w:val="Normal"/>
    <w:link w:val="Heading8Char"/>
    <w:uiPriority w:val="9"/>
    <w:unhideWhenUsed/>
    <w:qFormat/>
    <w:rsid w:val="002B766C"/>
    <w:pPr>
      <w:keepNext/>
      <w:keepLines/>
      <w:spacing w:before="40"/>
      <w:outlineLvl w:val="7"/>
    </w:pPr>
    <w:rPr>
      <w:rFonts w:asciiTheme="majorHAnsi" w:eastAsiaTheme="majorEastAsia" w:hAnsiTheme="majorHAnsi" w:cstheme="majorBidi"/>
      <w:b/>
      <w:bCs/>
      <w:color w:val="1F497D" w:themeColor="text2"/>
    </w:rPr>
  </w:style>
  <w:style w:type="paragraph" w:styleId="Heading9">
    <w:name w:val="heading 9"/>
    <w:basedOn w:val="Normal"/>
    <w:next w:val="Normal"/>
    <w:link w:val="Heading9Char"/>
    <w:uiPriority w:val="9"/>
    <w:unhideWhenUsed/>
    <w:qFormat/>
    <w:rsid w:val="002B766C"/>
    <w:pPr>
      <w:keepNext/>
      <w:keepLines/>
      <w:spacing w:before="40"/>
      <w:outlineLvl w:val="8"/>
    </w:pPr>
    <w:rPr>
      <w:rFonts w:asciiTheme="majorHAnsi" w:eastAsiaTheme="majorEastAsia" w:hAnsiTheme="majorHAnsi" w:cstheme="majorBidi"/>
      <w:b/>
      <w:bCs/>
      <w:i/>
      <w:iCs/>
      <w:color w:val="1F497D"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B21B40"/>
    <w:rPr>
      <w:color w:val="0000FF"/>
      <w:u w:val="single"/>
    </w:rPr>
  </w:style>
  <w:style w:type="paragraph" w:styleId="Header">
    <w:name w:val="header"/>
    <w:basedOn w:val="Normal"/>
    <w:link w:val="HeaderChar"/>
    <w:uiPriority w:val="99"/>
    <w:rsid w:val="00B21B40"/>
    <w:pPr>
      <w:tabs>
        <w:tab w:val="center" w:pos="4320"/>
        <w:tab w:val="right" w:pos="8640"/>
      </w:tabs>
    </w:pPr>
  </w:style>
  <w:style w:type="paragraph" w:styleId="Footer">
    <w:name w:val="footer"/>
    <w:basedOn w:val="Normal"/>
    <w:link w:val="FooterChar"/>
    <w:uiPriority w:val="99"/>
    <w:qFormat/>
    <w:rsid w:val="00B21B40"/>
    <w:pPr>
      <w:tabs>
        <w:tab w:val="center" w:pos="4320"/>
        <w:tab w:val="right" w:pos="8640"/>
      </w:tabs>
    </w:pPr>
  </w:style>
  <w:style w:type="character" w:styleId="PageNumber">
    <w:name w:val="page number"/>
    <w:basedOn w:val="DefaultParagraphFont"/>
    <w:rsid w:val="00B21B40"/>
  </w:style>
  <w:style w:type="paragraph" w:customStyle="1" w:styleId="Level1">
    <w:name w:val="Level 1"/>
    <w:basedOn w:val="Normal"/>
    <w:rsid w:val="002B08CA"/>
    <w:pPr>
      <w:widowControl w:val="0"/>
      <w:numPr>
        <w:numId w:val="2"/>
      </w:numPr>
      <w:autoSpaceDE w:val="0"/>
      <w:autoSpaceDN w:val="0"/>
      <w:adjustRightInd w:val="0"/>
      <w:ind w:left="720" w:hanging="720"/>
      <w:outlineLvl w:val="0"/>
    </w:pPr>
  </w:style>
  <w:style w:type="paragraph" w:customStyle="1" w:styleId="Default">
    <w:name w:val="Default"/>
    <w:rsid w:val="005F6601"/>
    <w:pPr>
      <w:autoSpaceDE w:val="0"/>
      <w:autoSpaceDN w:val="0"/>
      <w:adjustRightInd w:val="0"/>
    </w:pPr>
    <w:rPr>
      <w:color w:val="000000"/>
      <w:sz w:val="24"/>
      <w:szCs w:val="24"/>
    </w:rPr>
  </w:style>
  <w:style w:type="paragraph" w:styleId="BodyText">
    <w:name w:val="Body Text"/>
    <w:basedOn w:val="Normal"/>
    <w:rsid w:val="009E2F5C"/>
    <w:pPr>
      <w:spacing w:after="120"/>
    </w:pPr>
  </w:style>
  <w:style w:type="character" w:customStyle="1" w:styleId="Heading51">
    <w:name w:val="Heading 51"/>
    <w:aliases w:val="Heading 5 Char Char Char"/>
    <w:rsid w:val="009E2F5C"/>
    <w:rPr>
      <w:color w:val="000000"/>
    </w:rPr>
  </w:style>
  <w:style w:type="paragraph" w:styleId="EndnoteText">
    <w:name w:val="endnote text"/>
    <w:basedOn w:val="Normal"/>
    <w:link w:val="EndnoteTextChar"/>
    <w:rsid w:val="009E2F5C"/>
    <w:rPr>
      <w:sz w:val="20"/>
    </w:rPr>
  </w:style>
  <w:style w:type="character" w:styleId="EndnoteReference">
    <w:name w:val="endnote reference"/>
    <w:semiHidden/>
    <w:rsid w:val="009E2F5C"/>
    <w:rPr>
      <w:vertAlign w:val="superscript"/>
    </w:rPr>
  </w:style>
  <w:style w:type="paragraph" w:customStyle="1" w:styleId="Style1Char">
    <w:name w:val="Style1 Char"/>
    <w:basedOn w:val="Normal"/>
    <w:rsid w:val="009E2F5C"/>
    <w:pPr>
      <w:widowControl w:val="0"/>
      <w:autoSpaceDE w:val="0"/>
      <w:autoSpaceDN w:val="0"/>
      <w:spacing w:line="480" w:lineRule="auto"/>
    </w:pPr>
  </w:style>
  <w:style w:type="paragraph" w:styleId="BodyText2">
    <w:name w:val="Body Text 2"/>
    <w:basedOn w:val="Normal"/>
    <w:link w:val="BodyText2Char"/>
    <w:rsid w:val="009E2F5C"/>
    <w:rPr>
      <w:rFonts w:ascii="Arial" w:hAnsi="Arial"/>
      <w:b/>
      <w:sz w:val="18"/>
    </w:rPr>
  </w:style>
  <w:style w:type="paragraph" w:styleId="BodyText3">
    <w:name w:val="Body Text 3"/>
    <w:basedOn w:val="Normal"/>
    <w:link w:val="BodyText3Char"/>
    <w:rsid w:val="009E2F5C"/>
    <w:rPr>
      <w:rFonts w:ascii="Arial" w:hAnsi="Arial"/>
      <w:sz w:val="18"/>
    </w:rPr>
  </w:style>
  <w:style w:type="table" w:styleId="TableGrid">
    <w:name w:val="Table Grid"/>
    <w:basedOn w:val="TableNormal"/>
    <w:uiPriority w:val="59"/>
    <w:rsid w:val="009E2F5C"/>
    <w:tblPr/>
  </w:style>
  <w:style w:type="character" w:styleId="LineNumber">
    <w:name w:val="line number"/>
    <w:basedOn w:val="DefaultParagraphFont"/>
    <w:rsid w:val="009E2F5C"/>
  </w:style>
  <w:style w:type="paragraph" w:styleId="BalloonText">
    <w:name w:val="Balloon Text"/>
    <w:basedOn w:val="Normal"/>
    <w:link w:val="BalloonTextChar"/>
    <w:uiPriority w:val="99"/>
    <w:rsid w:val="000B6864"/>
    <w:rPr>
      <w:rFonts w:ascii="Tahoma" w:hAnsi="Tahoma" w:cs="Tahoma"/>
      <w:sz w:val="16"/>
      <w:szCs w:val="16"/>
    </w:rPr>
  </w:style>
  <w:style w:type="paragraph" w:styleId="FootnoteText">
    <w:name w:val="footnote text"/>
    <w:basedOn w:val="Normal"/>
    <w:link w:val="FootnoteTextChar"/>
    <w:rsid w:val="000C2251"/>
    <w:rPr>
      <w:sz w:val="20"/>
    </w:rPr>
  </w:style>
  <w:style w:type="character" w:styleId="FootnoteReference">
    <w:name w:val="footnote reference"/>
    <w:semiHidden/>
    <w:rsid w:val="000C2251"/>
    <w:rPr>
      <w:vertAlign w:val="superscript"/>
    </w:rPr>
  </w:style>
  <w:style w:type="paragraph" w:styleId="DocumentMap">
    <w:name w:val="Document Map"/>
    <w:basedOn w:val="Normal"/>
    <w:semiHidden/>
    <w:rsid w:val="000268AD"/>
    <w:pPr>
      <w:shd w:val="clear" w:color="auto" w:fill="000080"/>
    </w:pPr>
    <w:rPr>
      <w:rFonts w:ascii="Tahoma" w:hAnsi="Tahoma" w:cs="Tahoma"/>
      <w:sz w:val="20"/>
    </w:rPr>
  </w:style>
  <w:style w:type="character" w:customStyle="1" w:styleId="BodyText2Char">
    <w:name w:val="Body Text 2 Char"/>
    <w:link w:val="BodyText2"/>
    <w:rsid w:val="00F74E1C"/>
    <w:rPr>
      <w:rFonts w:ascii="Arial" w:hAnsi="Arial"/>
      <w:b/>
      <w:sz w:val="18"/>
      <w:szCs w:val="24"/>
    </w:rPr>
  </w:style>
  <w:style w:type="character" w:customStyle="1" w:styleId="BodyText3Char">
    <w:name w:val="Body Text 3 Char"/>
    <w:link w:val="BodyText3"/>
    <w:rsid w:val="00F74E1C"/>
    <w:rPr>
      <w:rFonts w:ascii="Arial" w:hAnsi="Arial" w:cs="Arial"/>
      <w:sz w:val="18"/>
      <w:szCs w:val="24"/>
    </w:rPr>
  </w:style>
  <w:style w:type="paragraph" w:styleId="ListParagraph">
    <w:name w:val="List Paragraph"/>
    <w:basedOn w:val="Normal"/>
    <w:uiPriority w:val="34"/>
    <w:qFormat/>
    <w:rsid w:val="00473DC8"/>
    <w:pPr>
      <w:ind w:left="720"/>
      <w:contextualSpacing/>
    </w:pPr>
  </w:style>
  <w:style w:type="paragraph" w:styleId="Caption">
    <w:name w:val="caption"/>
    <w:basedOn w:val="Normal"/>
    <w:next w:val="Normal"/>
    <w:uiPriority w:val="35"/>
    <w:unhideWhenUsed/>
    <w:qFormat/>
    <w:rsid w:val="002B766C"/>
    <w:pPr>
      <w:spacing w:line="240" w:lineRule="auto"/>
    </w:pPr>
    <w:rPr>
      <w:b/>
      <w:bCs/>
      <w:smallCaps/>
      <w:color w:val="595959" w:themeColor="text1" w:themeTint="A6"/>
      <w:spacing w:val="6"/>
    </w:rPr>
  </w:style>
  <w:style w:type="character" w:styleId="FollowedHyperlink">
    <w:name w:val="FollowedHyperlink"/>
    <w:rsid w:val="00214E6D"/>
    <w:rPr>
      <w:color w:val="800080"/>
      <w:u w:val="single"/>
    </w:rPr>
  </w:style>
  <w:style w:type="character" w:customStyle="1" w:styleId="HeaderChar">
    <w:name w:val="Header Char"/>
    <w:link w:val="Header"/>
    <w:uiPriority w:val="99"/>
    <w:rsid w:val="00911645"/>
    <w:rPr>
      <w:sz w:val="24"/>
      <w:szCs w:val="24"/>
    </w:rPr>
  </w:style>
  <w:style w:type="character" w:customStyle="1" w:styleId="FooterChar">
    <w:name w:val="Footer Char"/>
    <w:link w:val="Footer"/>
    <w:uiPriority w:val="99"/>
    <w:rsid w:val="00911645"/>
    <w:rPr>
      <w:sz w:val="24"/>
      <w:szCs w:val="24"/>
    </w:rPr>
  </w:style>
  <w:style w:type="paragraph" w:styleId="NoSpacing">
    <w:name w:val="No Spacing"/>
    <w:uiPriority w:val="1"/>
    <w:qFormat/>
    <w:rsid w:val="002B766C"/>
    <w:pPr>
      <w:spacing w:line="240" w:lineRule="auto"/>
    </w:pPr>
  </w:style>
  <w:style w:type="character" w:customStyle="1" w:styleId="BalloonTextChar">
    <w:name w:val="Balloon Text Char"/>
    <w:link w:val="BalloonText"/>
    <w:uiPriority w:val="99"/>
    <w:rsid w:val="00911645"/>
    <w:rPr>
      <w:rFonts w:ascii="Tahoma" w:hAnsi="Tahoma" w:cs="Tahoma"/>
      <w:sz w:val="16"/>
      <w:szCs w:val="16"/>
    </w:rPr>
  </w:style>
  <w:style w:type="paragraph" w:styleId="Title">
    <w:name w:val="Title"/>
    <w:basedOn w:val="Normal"/>
    <w:next w:val="Normal"/>
    <w:link w:val="TitleChar"/>
    <w:uiPriority w:val="10"/>
    <w:qFormat/>
    <w:rsid w:val="002B766C"/>
    <w:pPr>
      <w:spacing w:line="240" w:lineRule="auto"/>
      <w:contextualSpacing/>
    </w:pPr>
    <w:rPr>
      <w:rFonts w:asciiTheme="majorHAnsi" w:eastAsiaTheme="majorEastAsia" w:hAnsiTheme="majorHAnsi" w:cstheme="majorBidi"/>
      <w:color w:val="4F81BD" w:themeColor="accent1"/>
      <w:spacing w:val="-10"/>
      <w:sz w:val="56"/>
      <w:szCs w:val="56"/>
    </w:rPr>
  </w:style>
  <w:style w:type="character" w:customStyle="1" w:styleId="TitleChar">
    <w:name w:val="Title Char"/>
    <w:basedOn w:val="DefaultParagraphFont"/>
    <w:link w:val="Title"/>
    <w:uiPriority w:val="10"/>
    <w:rsid w:val="002B766C"/>
    <w:rPr>
      <w:rFonts w:asciiTheme="majorHAnsi" w:eastAsiaTheme="majorEastAsia" w:hAnsiTheme="majorHAnsi" w:cstheme="majorBidi"/>
      <w:color w:val="4F81BD" w:themeColor="accent1"/>
      <w:spacing w:val="-10"/>
      <w:sz w:val="56"/>
      <w:szCs w:val="56"/>
    </w:rPr>
  </w:style>
  <w:style w:type="character" w:styleId="CommentReference">
    <w:name w:val="annotation reference"/>
    <w:uiPriority w:val="99"/>
    <w:rsid w:val="00166C13"/>
    <w:rPr>
      <w:sz w:val="16"/>
      <w:szCs w:val="16"/>
    </w:rPr>
  </w:style>
  <w:style w:type="paragraph" w:styleId="CommentText">
    <w:name w:val="annotation text"/>
    <w:basedOn w:val="Normal"/>
    <w:link w:val="CommentTextChar"/>
    <w:uiPriority w:val="99"/>
    <w:rsid w:val="00166C13"/>
    <w:rPr>
      <w:sz w:val="20"/>
    </w:rPr>
  </w:style>
  <w:style w:type="character" w:customStyle="1" w:styleId="CommentTextChar">
    <w:name w:val="Comment Text Char"/>
    <w:basedOn w:val="DefaultParagraphFont"/>
    <w:link w:val="CommentText"/>
    <w:uiPriority w:val="99"/>
    <w:rsid w:val="00166C13"/>
  </w:style>
  <w:style w:type="paragraph" w:styleId="CommentSubject">
    <w:name w:val="annotation subject"/>
    <w:basedOn w:val="CommentText"/>
    <w:next w:val="CommentText"/>
    <w:link w:val="CommentSubjectChar"/>
    <w:rsid w:val="00166C13"/>
    <w:rPr>
      <w:b/>
      <w:bCs/>
    </w:rPr>
  </w:style>
  <w:style w:type="character" w:customStyle="1" w:styleId="CommentSubjectChar">
    <w:name w:val="Comment Subject Char"/>
    <w:link w:val="CommentSubject"/>
    <w:rsid w:val="00166C13"/>
    <w:rPr>
      <w:b/>
      <w:bCs/>
    </w:rPr>
  </w:style>
  <w:style w:type="paragraph" w:styleId="Revision">
    <w:name w:val="Revision"/>
    <w:hidden/>
    <w:uiPriority w:val="99"/>
    <w:semiHidden/>
    <w:rsid w:val="007F539D"/>
    <w:rPr>
      <w:sz w:val="24"/>
      <w:szCs w:val="24"/>
    </w:rPr>
  </w:style>
  <w:style w:type="character" w:customStyle="1" w:styleId="nlmsource">
    <w:name w:val="nlm_source"/>
    <w:basedOn w:val="DefaultParagraphFont"/>
    <w:rsid w:val="009F4A9F"/>
  </w:style>
  <w:style w:type="character" w:customStyle="1" w:styleId="highlight">
    <w:name w:val="highlight"/>
    <w:basedOn w:val="DefaultParagraphFont"/>
    <w:rsid w:val="003277E4"/>
  </w:style>
  <w:style w:type="paragraph" w:styleId="NormalWeb">
    <w:name w:val="Normal (Web)"/>
    <w:basedOn w:val="Normal"/>
    <w:uiPriority w:val="99"/>
    <w:unhideWhenUsed/>
    <w:rsid w:val="00DD4B6B"/>
    <w:pPr>
      <w:spacing w:before="100" w:beforeAutospacing="1" w:after="100" w:afterAutospacing="1"/>
    </w:pPr>
  </w:style>
  <w:style w:type="character" w:customStyle="1" w:styleId="Heading2Char">
    <w:name w:val="Heading 2 Char"/>
    <w:basedOn w:val="DefaultParagraphFont"/>
    <w:link w:val="Heading2"/>
    <w:uiPriority w:val="9"/>
    <w:rsid w:val="002B766C"/>
    <w:rPr>
      <w:rFonts w:asciiTheme="majorHAnsi" w:eastAsiaTheme="majorEastAsia" w:hAnsiTheme="majorHAnsi" w:cstheme="majorBidi"/>
      <w:color w:val="404040" w:themeColor="text1" w:themeTint="BF"/>
      <w:sz w:val="28"/>
      <w:szCs w:val="28"/>
    </w:rPr>
  </w:style>
  <w:style w:type="character" w:customStyle="1" w:styleId="Heading4Char">
    <w:name w:val="Heading 4 Char"/>
    <w:basedOn w:val="DefaultParagraphFont"/>
    <w:link w:val="Heading4"/>
    <w:uiPriority w:val="1"/>
    <w:rsid w:val="002B766C"/>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rsid w:val="002B766C"/>
    <w:rPr>
      <w:rFonts w:asciiTheme="majorHAnsi" w:eastAsiaTheme="majorEastAsia" w:hAnsiTheme="majorHAnsi" w:cstheme="majorBidi"/>
      <w:color w:val="1F497D" w:themeColor="text2"/>
      <w:sz w:val="22"/>
      <w:szCs w:val="22"/>
    </w:rPr>
  </w:style>
  <w:style w:type="character" w:customStyle="1" w:styleId="Heading6Char">
    <w:name w:val="Heading 6 Char"/>
    <w:basedOn w:val="DefaultParagraphFont"/>
    <w:link w:val="Heading6"/>
    <w:uiPriority w:val="9"/>
    <w:rsid w:val="002B766C"/>
    <w:rPr>
      <w:rFonts w:asciiTheme="majorHAnsi" w:eastAsiaTheme="majorEastAsia" w:hAnsiTheme="majorHAnsi" w:cstheme="majorBidi"/>
      <w:i/>
      <w:iCs/>
      <w:color w:val="1F497D" w:themeColor="text2"/>
      <w:sz w:val="21"/>
      <w:szCs w:val="21"/>
    </w:rPr>
  </w:style>
  <w:style w:type="character" w:customStyle="1" w:styleId="Heading7Char">
    <w:name w:val="Heading 7 Char"/>
    <w:basedOn w:val="DefaultParagraphFont"/>
    <w:link w:val="Heading7"/>
    <w:uiPriority w:val="9"/>
    <w:rsid w:val="002B766C"/>
    <w:rPr>
      <w:rFonts w:asciiTheme="majorHAnsi" w:eastAsiaTheme="majorEastAsia" w:hAnsiTheme="majorHAnsi" w:cstheme="majorBidi"/>
      <w:i/>
      <w:iCs/>
      <w:color w:val="244061" w:themeColor="accent1" w:themeShade="80"/>
      <w:sz w:val="21"/>
      <w:szCs w:val="21"/>
    </w:rPr>
  </w:style>
  <w:style w:type="character" w:customStyle="1" w:styleId="Heading8Char">
    <w:name w:val="Heading 8 Char"/>
    <w:basedOn w:val="DefaultParagraphFont"/>
    <w:link w:val="Heading8"/>
    <w:uiPriority w:val="9"/>
    <w:rsid w:val="002B766C"/>
    <w:rPr>
      <w:rFonts w:asciiTheme="majorHAnsi" w:eastAsiaTheme="majorEastAsia" w:hAnsiTheme="majorHAnsi" w:cstheme="majorBidi"/>
      <w:b/>
      <w:bCs/>
      <w:color w:val="1F497D" w:themeColor="text2"/>
    </w:rPr>
  </w:style>
  <w:style w:type="character" w:customStyle="1" w:styleId="Heading9Char">
    <w:name w:val="Heading 9 Char"/>
    <w:basedOn w:val="DefaultParagraphFont"/>
    <w:link w:val="Heading9"/>
    <w:uiPriority w:val="9"/>
    <w:rsid w:val="002B766C"/>
    <w:rPr>
      <w:rFonts w:asciiTheme="majorHAnsi" w:eastAsiaTheme="majorEastAsia" w:hAnsiTheme="majorHAnsi" w:cstheme="majorBidi"/>
      <w:b/>
      <w:bCs/>
      <w:i/>
      <w:iCs/>
      <w:color w:val="1F497D" w:themeColor="text2"/>
    </w:rPr>
  </w:style>
  <w:style w:type="paragraph" w:customStyle="1" w:styleId="Strikethrough">
    <w:name w:val="Strikethrough"/>
    <w:basedOn w:val="Normal"/>
    <w:link w:val="StrikethroughChar"/>
    <w:rsid w:val="004D6FA3"/>
    <w:rPr>
      <w:rFonts w:ascii="Arial" w:hAnsi="Arial" w:cs="Arial"/>
      <w:strike/>
      <w:color w:val="FF0000"/>
    </w:rPr>
  </w:style>
  <w:style w:type="character" w:customStyle="1" w:styleId="StrikethroughChar">
    <w:name w:val="Strikethrough Char"/>
    <w:link w:val="Strikethrough"/>
    <w:rsid w:val="004D6FA3"/>
    <w:rPr>
      <w:rFonts w:ascii="Arial" w:hAnsi="Arial" w:cs="Arial"/>
      <w:strike/>
      <w:color w:val="FF0000"/>
      <w:sz w:val="24"/>
      <w:szCs w:val="24"/>
    </w:rPr>
  </w:style>
  <w:style w:type="paragraph" w:customStyle="1" w:styleId="Listlevel2">
    <w:name w:val="List level 2"/>
    <w:basedOn w:val="Normal"/>
    <w:rsid w:val="004D6FA3"/>
    <w:pPr>
      <w:numPr>
        <w:numId w:val="3"/>
      </w:numPr>
      <w:spacing w:line="480" w:lineRule="atLeast"/>
    </w:pPr>
  </w:style>
  <w:style w:type="paragraph" w:styleId="TOC1">
    <w:name w:val="toc 1"/>
    <w:basedOn w:val="Normal"/>
    <w:next w:val="Normal"/>
    <w:autoRedefine/>
    <w:uiPriority w:val="39"/>
    <w:rsid w:val="00155992"/>
    <w:pPr>
      <w:tabs>
        <w:tab w:val="right" w:leader="dot" w:pos="9350"/>
      </w:tabs>
      <w:spacing w:before="120"/>
    </w:pPr>
    <w:rPr>
      <w:rFonts w:cstheme="minorHAnsi"/>
      <w:b/>
      <w:bCs/>
      <w:i/>
      <w:iCs/>
      <w:sz w:val="24"/>
      <w:szCs w:val="24"/>
    </w:rPr>
  </w:style>
  <w:style w:type="paragraph" w:styleId="TOC3">
    <w:name w:val="toc 3"/>
    <w:basedOn w:val="Normal"/>
    <w:next w:val="Normal"/>
    <w:autoRedefine/>
    <w:uiPriority w:val="39"/>
    <w:rsid w:val="00E967C4"/>
    <w:pPr>
      <w:tabs>
        <w:tab w:val="right" w:leader="dot" w:pos="9350"/>
      </w:tabs>
      <w:ind w:left="440"/>
    </w:pPr>
    <w:rPr>
      <w:rFonts w:cstheme="minorHAnsi"/>
      <w:sz w:val="20"/>
    </w:rPr>
  </w:style>
  <w:style w:type="table" w:customStyle="1" w:styleId="Style13ptBold">
    <w:name w:val="Style 13 pt Bold"/>
    <w:basedOn w:val="TableNormal"/>
    <w:rsid w:val="004D6FA3"/>
    <w:tblPr/>
  </w:style>
  <w:style w:type="character" w:styleId="Emphasis">
    <w:name w:val="Emphasis"/>
    <w:basedOn w:val="DefaultParagraphFont"/>
    <w:uiPriority w:val="20"/>
    <w:qFormat/>
    <w:rsid w:val="002B766C"/>
    <w:rPr>
      <w:i/>
      <w:iCs/>
    </w:rPr>
  </w:style>
  <w:style w:type="character" w:customStyle="1" w:styleId="EndnoteTextChar">
    <w:name w:val="Endnote Text Char"/>
    <w:basedOn w:val="DefaultParagraphFont"/>
    <w:link w:val="EndnoteText"/>
    <w:rsid w:val="004D6FA3"/>
  </w:style>
  <w:style w:type="paragraph" w:styleId="TOC8">
    <w:name w:val="toc 8"/>
    <w:basedOn w:val="Normal"/>
    <w:next w:val="Normal"/>
    <w:autoRedefine/>
    <w:rsid w:val="004D6FA3"/>
    <w:pPr>
      <w:ind w:left="1540"/>
    </w:pPr>
    <w:rPr>
      <w:rFonts w:cstheme="minorHAnsi"/>
      <w:sz w:val="20"/>
    </w:rPr>
  </w:style>
  <w:style w:type="character" w:customStyle="1" w:styleId="FootnoteTextChar">
    <w:name w:val="Footnote Text Char"/>
    <w:basedOn w:val="DefaultParagraphFont"/>
    <w:link w:val="FootnoteText"/>
    <w:rsid w:val="004D6FA3"/>
  </w:style>
  <w:style w:type="paragraph" w:styleId="TOC2">
    <w:name w:val="toc 2"/>
    <w:basedOn w:val="Normal"/>
    <w:next w:val="Normal"/>
    <w:autoRedefine/>
    <w:uiPriority w:val="39"/>
    <w:rsid w:val="00566EC5"/>
    <w:pPr>
      <w:spacing w:before="120"/>
      <w:ind w:left="220"/>
    </w:pPr>
    <w:rPr>
      <w:rFonts w:cstheme="minorHAnsi"/>
      <w:b/>
      <w:bCs/>
      <w:szCs w:val="22"/>
    </w:rPr>
  </w:style>
  <w:style w:type="paragraph" w:styleId="TOC4">
    <w:name w:val="toc 4"/>
    <w:basedOn w:val="Normal"/>
    <w:next w:val="Normal"/>
    <w:autoRedefine/>
    <w:rsid w:val="004D6FA3"/>
    <w:pPr>
      <w:ind w:left="660"/>
    </w:pPr>
    <w:rPr>
      <w:rFonts w:cstheme="minorHAnsi"/>
      <w:sz w:val="20"/>
    </w:rPr>
  </w:style>
  <w:style w:type="paragraph" w:styleId="TOC5">
    <w:name w:val="toc 5"/>
    <w:basedOn w:val="Normal"/>
    <w:next w:val="Normal"/>
    <w:autoRedefine/>
    <w:rsid w:val="004D6FA3"/>
    <w:pPr>
      <w:ind w:left="880"/>
    </w:pPr>
    <w:rPr>
      <w:rFonts w:cstheme="minorHAnsi"/>
      <w:sz w:val="20"/>
    </w:rPr>
  </w:style>
  <w:style w:type="paragraph" w:styleId="PlainText">
    <w:name w:val="Plain Text"/>
    <w:basedOn w:val="Normal"/>
    <w:link w:val="PlainTextChar"/>
    <w:rsid w:val="004D6FA3"/>
    <w:rPr>
      <w:rFonts w:ascii="Courier New" w:hAnsi="Courier New"/>
      <w:sz w:val="20"/>
      <w:lang w:val="x-none" w:eastAsia="x-none"/>
    </w:rPr>
  </w:style>
  <w:style w:type="character" w:customStyle="1" w:styleId="PlainTextChar">
    <w:name w:val="Plain Text Char"/>
    <w:basedOn w:val="DefaultParagraphFont"/>
    <w:link w:val="PlainText"/>
    <w:rsid w:val="004D6FA3"/>
    <w:rPr>
      <w:rFonts w:ascii="Courier New" w:hAnsi="Courier New"/>
      <w:lang w:val="x-none" w:eastAsia="x-none"/>
    </w:rPr>
  </w:style>
  <w:style w:type="paragraph" w:customStyle="1" w:styleId="CM8">
    <w:name w:val="CM8"/>
    <w:basedOn w:val="Default"/>
    <w:next w:val="Default"/>
    <w:uiPriority w:val="99"/>
    <w:rsid w:val="004D6FA3"/>
    <w:rPr>
      <w:rFonts w:ascii="Times" w:eastAsia="Calibri" w:hAnsi="Times" w:cs="Times"/>
      <w:color w:val="auto"/>
    </w:rPr>
  </w:style>
  <w:style w:type="paragraph" w:customStyle="1" w:styleId="CM1">
    <w:name w:val="CM1"/>
    <w:basedOn w:val="Default"/>
    <w:next w:val="Default"/>
    <w:uiPriority w:val="99"/>
    <w:rsid w:val="004D6FA3"/>
    <w:pPr>
      <w:spacing w:line="276" w:lineRule="atLeast"/>
    </w:pPr>
    <w:rPr>
      <w:rFonts w:ascii="Times" w:eastAsia="Calibri" w:hAnsi="Times" w:cs="Times"/>
      <w:color w:val="auto"/>
    </w:rPr>
  </w:style>
  <w:style w:type="paragraph" w:customStyle="1" w:styleId="CM9">
    <w:name w:val="CM9"/>
    <w:basedOn w:val="Default"/>
    <w:next w:val="Default"/>
    <w:uiPriority w:val="99"/>
    <w:rsid w:val="004D6FA3"/>
    <w:rPr>
      <w:rFonts w:ascii="Times" w:eastAsia="Calibri" w:hAnsi="Times" w:cs="Times"/>
      <w:color w:val="auto"/>
    </w:rPr>
  </w:style>
  <w:style w:type="character" w:customStyle="1" w:styleId="termtext">
    <w:name w:val="termtext"/>
    <w:basedOn w:val="DefaultParagraphFont"/>
    <w:rsid w:val="00357100"/>
  </w:style>
  <w:style w:type="character" w:customStyle="1" w:styleId="uiicon9">
    <w:name w:val="uiicon9"/>
    <w:basedOn w:val="DefaultParagraphFont"/>
    <w:rsid w:val="00357100"/>
    <w:rPr>
      <w:rFonts w:ascii="glyphs-h130-web" w:hAnsi="glyphs-h130-web" w:hint="default"/>
      <w:b w:val="0"/>
      <w:bCs w:val="0"/>
    </w:rPr>
  </w:style>
  <w:style w:type="character" w:customStyle="1" w:styleId="Heading1Char">
    <w:name w:val="Heading 1 Char"/>
    <w:basedOn w:val="DefaultParagraphFont"/>
    <w:link w:val="Heading1"/>
    <w:uiPriority w:val="9"/>
    <w:rsid w:val="002B766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B766C"/>
    <w:rPr>
      <w:rFonts w:asciiTheme="majorHAnsi" w:eastAsiaTheme="majorEastAsia" w:hAnsiTheme="majorHAnsi" w:cstheme="majorBidi"/>
      <w:color w:val="1F497D" w:themeColor="text2"/>
      <w:sz w:val="24"/>
      <w:szCs w:val="24"/>
    </w:rPr>
  </w:style>
  <w:style w:type="paragraph" w:styleId="Subtitle">
    <w:name w:val="Subtitle"/>
    <w:basedOn w:val="Normal"/>
    <w:next w:val="Normal"/>
    <w:link w:val="SubtitleChar"/>
    <w:uiPriority w:val="11"/>
    <w:qFormat/>
    <w:rsid w:val="002B766C"/>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2B766C"/>
    <w:rPr>
      <w:rFonts w:asciiTheme="majorHAnsi" w:eastAsiaTheme="majorEastAsia" w:hAnsiTheme="majorHAnsi" w:cstheme="majorBidi"/>
      <w:sz w:val="24"/>
      <w:szCs w:val="24"/>
    </w:rPr>
  </w:style>
  <w:style w:type="character" w:styleId="Strong">
    <w:name w:val="Strong"/>
    <w:basedOn w:val="DefaultParagraphFont"/>
    <w:uiPriority w:val="22"/>
    <w:qFormat/>
    <w:rsid w:val="002B766C"/>
    <w:rPr>
      <w:b/>
      <w:bCs/>
    </w:rPr>
  </w:style>
  <w:style w:type="paragraph" w:styleId="Quote">
    <w:name w:val="Quote"/>
    <w:basedOn w:val="Normal"/>
    <w:next w:val="Normal"/>
    <w:link w:val="QuoteChar"/>
    <w:uiPriority w:val="29"/>
    <w:qFormat/>
    <w:rsid w:val="002B766C"/>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2B766C"/>
    <w:rPr>
      <w:i/>
      <w:iCs/>
      <w:color w:val="404040" w:themeColor="text1" w:themeTint="BF"/>
    </w:rPr>
  </w:style>
  <w:style w:type="paragraph" w:styleId="IntenseQuote">
    <w:name w:val="Intense Quote"/>
    <w:basedOn w:val="Normal"/>
    <w:next w:val="Normal"/>
    <w:link w:val="IntenseQuoteChar"/>
    <w:uiPriority w:val="30"/>
    <w:qFormat/>
    <w:rsid w:val="002B766C"/>
    <w:pPr>
      <w:pBdr>
        <w:left w:val="single" w:sz="18" w:space="12" w:color="4F81BD" w:themeColor="accent1"/>
      </w:pBdr>
      <w:spacing w:before="100" w:beforeAutospacing="1" w:line="300" w:lineRule="auto"/>
      <w:ind w:left="1224" w:right="1224"/>
    </w:pPr>
    <w:rPr>
      <w:rFonts w:asciiTheme="majorHAnsi" w:eastAsiaTheme="majorEastAsia" w:hAnsiTheme="majorHAnsi" w:cstheme="majorBidi"/>
      <w:color w:val="4F81BD" w:themeColor="accent1"/>
      <w:sz w:val="28"/>
      <w:szCs w:val="28"/>
    </w:rPr>
  </w:style>
  <w:style w:type="character" w:customStyle="1" w:styleId="IntenseQuoteChar">
    <w:name w:val="Intense Quote Char"/>
    <w:basedOn w:val="DefaultParagraphFont"/>
    <w:link w:val="IntenseQuote"/>
    <w:uiPriority w:val="30"/>
    <w:rsid w:val="002B766C"/>
    <w:rPr>
      <w:rFonts w:asciiTheme="majorHAnsi" w:eastAsiaTheme="majorEastAsia" w:hAnsiTheme="majorHAnsi" w:cstheme="majorBidi"/>
      <w:color w:val="4F81BD" w:themeColor="accent1"/>
      <w:sz w:val="28"/>
      <w:szCs w:val="28"/>
    </w:rPr>
  </w:style>
  <w:style w:type="character" w:styleId="SubtleEmphasis">
    <w:name w:val="Subtle Emphasis"/>
    <w:basedOn w:val="DefaultParagraphFont"/>
    <w:uiPriority w:val="19"/>
    <w:qFormat/>
    <w:rsid w:val="002B766C"/>
    <w:rPr>
      <w:i/>
      <w:iCs/>
      <w:color w:val="404040" w:themeColor="text1" w:themeTint="BF"/>
    </w:rPr>
  </w:style>
  <w:style w:type="character" w:styleId="IntenseEmphasis">
    <w:name w:val="Intense Emphasis"/>
    <w:basedOn w:val="DefaultParagraphFont"/>
    <w:uiPriority w:val="21"/>
    <w:qFormat/>
    <w:rsid w:val="002B766C"/>
    <w:rPr>
      <w:b/>
      <w:bCs/>
      <w:i/>
      <w:iCs/>
    </w:rPr>
  </w:style>
  <w:style w:type="character" w:styleId="SubtleReference">
    <w:name w:val="Subtle Reference"/>
    <w:basedOn w:val="DefaultParagraphFont"/>
    <w:uiPriority w:val="31"/>
    <w:qFormat/>
    <w:rsid w:val="002B766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B766C"/>
    <w:rPr>
      <w:b/>
      <w:bCs/>
      <w:smallCaps/>
      <w:spacing w:val="5"/>
      <w:u w:val="single"/>
    </w:rPr>
  </w:style>
  <w:style w:type="character" w:styleId="BookTitle">
    <w:name w:val="Book Title"/>
    <w:basedOn w:val="DefaultParagraphFont"/>
    <w:uiPriority w:val="33"/>
    <w:qFormat/>
    <w:rsid w:val="002B766C"/>
    <w:rPr>
      <w:b/>
      <w:bCs/>
      <w:smallCaps/>
    </w:rPr>
  </w:style>
  <w:style w:type="paragraph" w:styleId="TOCHeading">
    <w:name w:val="TOC Heading"/>
    <w:basedOn w:val="Heading1"/>
    <w:next w:val="Normal"/>
    <w:uiPriority w:val="39"/>
    <w:unhideWhenUsed/>
    <w:qFormat/>
    <w:rsid w:val="002B766C"/>
    <w:pPr>
      <w:outlineLvl w:val="9"/>
    </w:pPr>
  </w:style>
  <w:style w:type="character" w:styleId="UnresolvedMention">
    <w:name w:val="Unresolved Mention"/>
    <w:basedOn w:val="DefaultParagraphFont"/>
    <w:uiPriority w:val="99"/>
    <w:unhideWhenUsed/>
    <w:rsid w:val="00840B4F"/>
    <w:rPr>
      <w:color w:val="605E5C"/>
      <w:shd w:val="clear" w:color="auto" w:fill="E1DFDD"/>
    </w:rPr>
  </w:style>
  <w:style w:type="table" w:styleId="TableGridLight">
    <w:name w:val="Grid Table Light"/>
    <w:basedOn w:val="TableNormal"/>
    <w:uiPriority w:val="40"/>
    <w:rsid w:val="009C7FDB"/>
    <w:pPr>
      <w:spacing w:line="240" w:lineRule="auto"/>
    </w:pPr>
    <w:tblPr/>
  </w:style>
  <w:style w:type="character" w:styleId="Mention">
    <w:name w:val="Mention"/>
    <w:basedOn w:val="DefaultParagraphFont"/>
    <w:uiPriority w:val="99"/>
    <w:unhideWhenUsed/>
    <w:rsid w:val="006734CA"/>
    <w:rPr>
      <w:color w:val="2B579A"/>
      <w:shd w:val="clear" w:color="auto" w:fill="E1DFDD"/>
    </w:rPr>
  </w:style>
  <w:style w:type="character" w:customStyle="1" w:styleId="normaltextrun">
    <w:name w:val="normaltextrun"/>
    <w:basedOn w:val="DefaultParagraphFont"/>
    <w:rsid w:val="00BC1CF7"/>
  </w:style>
  <w:style w:type="character" w:customStyle="1" w:styleId="eop">
    <w:name w:val="eop"/>
    <w:basedOn w:val="DefaultParagraphFont"/>
    <w:rsid w:val="00BC1CF7"/>
  </w:style>
  <w:style w:type="character" w:customStyle="1" w:styleId="advancedproofingissue">
    <w:name w:val="advancedproofingissue"/>
    <w:basedOn w:val="DefaultParagraphFont"/>
    <w:rsid w:val="00566C29"/>
  </w:style>
  <w:style w:type="character" w:customStyle="1" w:styleId="spellingerror">
    <w:name w:val="spellingerror"/>
    <w:basedOn w:val="DefaultParagraphFont"/>
    <w:rsid w:val="00566C29"/>
  </w:style>
  <w:style w:type="paragraph" w:customStyle="1" w:styleId="paragraph">
    <w:name w:val="paragraph"/>
    <w:basedOn w:val="Normal"/>
    <w:rsid w:val="00566C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xtualspellingandgrammarerror">
    <w:name w:val="contextualspellingandgrammarerror"/>
    <w:basedOn w:val="DefaultParagraphFont"/>
    <w:rsid w:val="00566C29"/>
  </w:style>
  <w:style w:type="character" w:customStyle="1" w:styleId="tabchar">
    <w:name w:val="tabchar"/>
    <w:basedOn w:val="DefaultParagraphFont"/>
    <w:rsid w:val="00566C29"/>
  </w:style>
  <w:style w:type="paragraph" w:styleId="TOC6">
    <w:name w:val="toc 6"/>
    <w:basedOn w:val="Normal"/>
    <w:next w:val="Normal"/>
    <w:autoRedefine/>
    <w:semiHidden/>
    <w:unhideWhenUsed/>
    <w:rsid w:val="00A66580"/>
    <w:pPr>
      <w:ind w:left="1100"/>
    </w:pPr>
    <w:rPr>
      <w:rFonts w:cstheme="minorHAnsi"/>
      <w:sz w:val="20"/>
    </w:rPr>
  </w:style>
  <w:style w:type="paragraph" w:styleId="TOC7">
    <w:name w:val="toc 7"/>
    <w:basedOn w:val="Normal"/>
    <w:next w:val="Normal"/>
    <w:autoRedefine/>
    <w:semiHidden/>
    <w:unhideWhenUsed/>
    <w:rsid w:val="00A66580"/>
    <w:pPr>
      <w:ind w:left="1320"/>
    </w:pPr>
    <w:rPr>
      <w:rFonts w:cstheme="minorHAnsi"/>
      <w:sz w:val="20"/>
    </w:rPr>
  </w:style>
  <w:style w:type="paragraph" w:styleId="TOC9">
    <w:name w:val="toc 9"/>
    <w:basedOn w:val="Normal"/>
    <w:next w:val="Normal"/>
    <w:autoRedefine/>
    <w:semiHidden/>
    <w:unhideWhenUsed/>
    <w:rsid w:val="00A66580"/>
    <w:pPr>
      <w:ind w:left="1760"/>
    </w:pPr>
    <w:rPr>
      <w:rFonts w:cstheme="minorHAnsi"/>
      <w:sz w:val="20"/>
    </w:rPr>
  </w:style>
  <w:style w:type="table" w:styleId="GridTable4-Accent3">
    <w:name w:val="Grid Table 4 Accent 3"/>
    <w:basedOn w:val="TableNormal"/>
    <w:uiPriority w:val="49"/>
    <w:rsid w:val="00FE409B"/>
    <w:pPr>
      <w:spacing w:line="240" w:lineRule="auto"/>
    </w:pPr>
    <w:rPr>
      <w:rFonts w:eastAsiaTheme="minorHAnsi"/>
      <w:szCs w:val="22"/>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paragraph" w:customStyle="1" w:styleId="pf0">
    <w:name w:val="pf0"/>
    <w:basedOn w:val="Normal"/>
    <w:rsid w:val="00671BE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671BEA"/>
    <w:rPr>
      <w:rFonts w:ascii="Segoe UI" w:hAnsi="Segoe UI" w:cs="Segoe UI" w:hint="default"/>
      <w:sz w:val="18"/>
      <w:szCs w:val="18"/>
    </w:rPr>
  </w:style>
  <w:style w:type="paragraph" w:customStyle="1" w:styleId="xxparagraph">
    <w:name w:val="x_x_paragraph"/>
    <w:basedOn w:val="Normal"/>
    <w:rsid w:val="009C7B00"/>
    <w:pPr>
      <w:spacing w:before="100" w:beforeAutospacing="1" w:after="100" w:afterAutospacing="1" w:line="240" w:lineRule="auto"/>
    </w:pPr>
    <w:rPr>
      <w:rFonts w:ascii="Calibri" w:eastAsiaTheme="minorHAnsi" w:hAnsi="Calibri" w:cs="Calibri"/>
      <w:szCs w:val="22"/>
    </w:rPr>
  </w:style>
  <w:style w:type="paragraph" w:customStyle="1" w:styleId="NumbersL1">
    <w:name w:val="Numbers_L1"/>
    <w:basedOn w:val="Normal"/>
    <w:link w:val="NumbersL1Char"/>
    <w:uiPriority w:val="13"/>
    <w:qFormat/>
    <w:rsid w:val="00971E89"/>
    <w:pPr>
      <w:numPr>
        <w:numId w:val="76"/>
      </w:numPr>
      <w:tabs>
        <w:tab w:val="left" w:pos="2100"/>
      </w:tabs>
      <w:spacing w:before="120" w:after="120" w:line="300" w:lineRule="auto"/>
      <w:jc w:val="both"/>
    </w:pPr>
    <w:rPr>
      <w:rFonts w:eastAsia="Times New Roman"/>
      <w:szCs w:val="21"/>
      <w:lang w:eastAsia="en-GB"/>
    </w:rPr>
  </w:style>
  <w:style w:type="character" w:customStyle="1" w:styleId="NumbersL1Char">
    <w:name w:val="Numbers_L1 Char"/>
    <w:basedOn w:val="DefaultParagraphFont"/>
    <w:link w:val="NumbersL1"/>
    <w:uiPriority w:val="13"/>
    <w:rsid w:val="00971E89"/>
    <w:rPr>
      <w:rFonts w:eastAsia="Times New Roman"/>
      <w:szCs w:val="21"/>
      <w:lang w:eastAsia="en-GB"/>
    </w:rPr>
  </w:style>
  <w:style w:type="paragraph" w:customStyle="1" w:styleId="NumbersL2">
    <w:name w:val="Numbers_L2"/>
    <w:basedOn w:val="NumbersL1"/>
    <w:link w:val="NumbersL2Char"/>
    <w:uiPriority w:val="13"/>
    <w:qFormat/>
    <w:rsid w:val="00971E89"/>
    <w:pPr>
      <w:numPr>
        <w:ilvl w:val="1"/>
      </w:numPr>
      <w:tabs>
        <w:tab w:val="clear" w:pos="714"/>
        <w:tab w:val="left" w:pos="1077"/>
      </w:tabs>
      <w:ind w:left="720" w:hanging="360"/>
    </w:pPr>
    <w:rPr>
      <w:rFonts w:cs="Angsana New"/>
      <w:lang w:bidi="th-TH"/>
    </w:rPr>
  </w:style>
  <w:style w:type="paragraph" w:customStyle="1" w:styleId="NumbersL3">
    <w:name w:val="Numbers_L3"/>
    <w:basedOn w:val="NumbersL2"/>
    <w:uiPriority w:val="13"/>
    <w:qFormat/>
    <w:rsid w:val="00971E89"/>
    <w:pPr>
      <w:numPr>
        <w:ilvl w:val="2"/>
      </w:numPr>
      <w:tabs>
        <w:tab w:val="clear" w:pos="1072"/>
        <w:tab w:val="left" w:pos="1435"/>
      </w:tabs>
      <w:ind w:left="1620" w:hanging="180"/>
    </w:pPr>
  </w:style>
  <w:style w:type="paragraph" w:customStyle="1" w:styleId="NumbersL4">
    <w:name w:val="Numbers_L4"/>
    <w:basedOn w:val="NumbersL2"/>
    <w:uiPriority w:val="13"/>
    <w:qFormat/>
    <w:rsid w:val="00971E89"/>
    <w:pPr>
      <w:numPr>
        <w:ilvl w:val="3"/>
      </w:numPr>
      <w:tabs>
        <w:tab w:val="clear" w:pos="1077"/>
        <w:tab w:val="clear" w:pos="1429"/>
        <w:tab w:val="left" w:pos="1797"/>
      </w:tabs>
      <w:ind w:left="2520" w:hanging="360"/>
    </w:pPr>
  </w:style>
  <w:style w:type="character" w:customStyle="1" w:styleId="NumbersL2Char">
    <w:name w:val="Numbers_L2 Char"/>
    <w:basedOn w:val="DefaultParagraphFont"/>
    <w:link w:val="NumbersL2"/>
    <w:uiPriority w:val="13"/>
    <w:rsid w:val="009653B8"/>
    <w:rPr>
      <w:rFonts w:eastAsia="Times New Roman" w:cs="Angsana New"/>
      <w:szCs w:val="21"/>
      <w:lang w:eastAsia="en-GB" w:bidi="th-TH"/>
    </w:rPr>
  </w:style>
  <w:style w:type="paragraph" w:customStyle="1" w:styleId="Body">
    <w:name w:val="Body"/>
    <w:basedOn w:val="Normal"/>
    <w:link w:val="BodyChar"/>
    <w:qFormat/>
    <w:rsid w:val="009653B8"/>
    <w:pPr>
      <w:tabs>
        <w:tab w:val="left" w:pos="2100"/>
      </w:tabs>
      <w:spacing w:before="120" w:after="120" w:line="300" w:lineRule="auto"/>
    </w:pPr>
    <w:rPr>
      <w:rFonts w:eastAsiaTheme="majorEastAsia" w:cs="ITCCentury BookCond"/>
      <w:szCs w:val="24"/>
      <w:lang w:eastAsia="en-AU" w:bidi="th-TH"/>
    </w:rPr>
  </w:style>
  <w:style w:type="character" w:customStyle="1" w:styleId="BodyChar">
    <w:name w:val="Body Char"/>
    <w:basedOn w:val="DefaultParagraphFont"/>
    <w:link w:val="Body"/>
    <w:rsid w:val="009653B8"/>
    <w:rPr>
      <w:rFonts w:eastAsiaTheme="majorEastAsia" w:cs="ITCCentury BookCond"/>
      <w:szCs w:val="24"/>
      <w:lang w:eastAsia="en-AU"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037125">
      <w:bodyDiv w:val="1"/>
      <w:marLeft w:val="0"/>
      <w:marRight w:val="0"/>
      <w:marTop w:val="0"/>
      <w:marBottom w:val="0"/>
      <w:divBdr>
        <w:top w:val="none" w:sz="0" w:space="0" w:color="auto"/>
        <w:left w:val="none" w:sz="0" w:space="0" w:color="auto"/>
        <w:bottom w:val="none" w:sz="0" w:space="0" w:color="auto"/>
        <w:right w:val="none" w:sz="0" w:space="0" w:color="auto"/>
      </w:divBdr>
    </w:div>
    <w:div w:id="84886224">
      <w:bodyDiv w:val="1"/>
      <w:marLeft w:val="0"/>
      <w:marRight w:val="0"/>
      <w:marTop w:val="0"/>
      <w:marBottom w:val="0"/>
      <w:divBdr>
        <w:top w:val="none" w:sz="0" w:space="0" w:color="auto"/>
        <w:left w:val="none" w:sz="0" w:space="0" w:color="auto"/>
        <w:bottom w:val="none" w:sz="0" w:space="0" w:color="auto"/>
        <w:right w:val="none" w:sz="0" w:space="0" w:color="auto"/>
      </w:divBdr>
    </w:div>
    <w:div w:id="103304599">
      <w:bodyDiv w:val="1"/>
      <w:marLeft w:val="0"/>
      <w:marRight w:val="0"/>
      <w:marTop w:val="0"/>
      <w:marBottom w:val="0"/>
      <w:divBdr>
        <w:top w:val="none" w:sz="0" w:space="0" w:color="auto"/>
        <w:left w:val="none" w:sz="0" w:space="0" w:color="auto"/>
        <w:bottom w:val="none" w:sz="0" w:space="0" w:color="auto"/>
        <w:right w:val="none" w:sz="0" w:space="0" w:color="auto"/>
      </w:divBdr>
    </w:div>
    <w:div w:id="106656382">
      <w:bodyDiv w:val="1"/>
      <w:marLeft w:val="0"/>
      <w:marRight w:val="0"/>
      <w:marTop w:val="0"/>
      <w:marBottom w:val="0"/>
      <w:divBdr>
        <w:top w:val="none" w:sz="0" w:space="0" w:color="auto"/>
        <w:left w:val="none" w:sz="0" w:space="0" w:color="auto"/>
        <w:bottom w:val="none" w:sz="0" w:space="0" w:color="auto"/>
        <w:right w:val="none" w:sz="0" w:space="0" w:color="auto"/>
      </w:divBdr>
      <w:divsChild>
        <w:div w:id="251859121">
          <w:marLeft w:val="0"/>
          <w:marRight w:val="0"/>
          <w:marTop w:val="0"/>
          <w:marBottom w:val="0"/>
          <w:divBdr>
            <w:top w:val="none" w:sz="0" w:space="0" w:color="auto"/>
            <w:left w:val="none" w:sz="0" w:space="0" w:color="auto"/>
            <w:bottom w:val="none" w:sz="0" w:space="0" w:color="auto"/>
            <w:right w:val="none" w:sz="0" w:space="0" w:color="auto"/>
          </w:divBdr>
          <w:divsChild>
            <w:div w:id="1467702165">
              <w:marLeft w:val="0"/>
              <w:marRight w:val="0"/>
              <w:marTop w:val="0"/>
              <w:marBottom w:val="0"/>
              <w:divBdr>
                <w:top w:val="none" w:sz="0" w:space="0" w:color="auto"/>
                <w:left w:val="none" w:sz="0" w:space="0" w:color="auto"/>
                <w:bottom w:val="none" w:sz="0" w:space="0" w:color="auto"/>
                <w:right w:val="none" w:sz="0" w:space="0" w:color="auto"/>
              </w:divBdr>
            </w:div>
          </w:divsChild>
        </w:div>
        <w:div w:id="509763202">
          <w:marLeft w:val="0"/>
          <w:marRight w:val="0"/>
          <w:marTop w:val="0"/>
          <w:marBottom w:val="0"/>
          <w:divBdr>
            <w:top w:val="none" w:sz="0" w:space="0" w:color="auto"/>
            <w:left w:val="none" w:sz="0" w:space="0" w:color="auto"/>
            <w:bottom w:val="none" w:sz="0" w:space="0" w:color="auto"/>
            <w:right w:val="none" w:sz="0" w:space="0" w:color="auto"/>
          </w:divBdr>
          <w:divsChild>
            <w:div w:id="221915403">
              <w:marLeft w:val="0"/>
              <w:marRight w:val="0"/>
              <w:marTop w:val="0"/>
              <w:marBottom w:val="0"/>
              <w:divBdr>
                <w:top w:val="none" w:sz="0" w:space="0" w:color="auto"/>
                <w:left w:val="none" w:sz="0" w:space="0" w:color="auto"/>
                <w:bottom w:val="none" w:sz="0" w:space="0" w:color="auto"/>
                <w:right w:val="none" w:sz="0" w:space="0" w:color="auto"/>
              </w:divBdr>
            </w:div>
            <w:div w:id="337193322">
              <w:marLeft w:val="0"/>
              <w:marRight w:val="0"/>
              <w:marTop w:val="0"/>
              <w:marBottom w:val="0"/>
              <w:divBdr>
                <w:top w:val="none" w:sz="0" w:space="0" w:color="auto"/>
                <w:left w:val="none" w:sz="0" w:space="0" w:color="auto"/>
                <w:bottom w:val="none" w:sz="0" w:space="0" w:color="auto"/>
                <w:right w:val="none" w:sz="0" w:space="0" w:color="auto"/>
              </w:divBdr>
            </w:div>
            <w:div w:id="467550377">
              <w:marLeft w:val="0"/>
              <w:marRight w:val="0"/>
              <w:marTop w:val="0"/>
              <w:marBottom w:val="0"/>
              <w:divBdr>
                <w:top w:val="none" w:sz="0" w:space="0" w:color="auto"/>
                <w:left w:val="none" w:sz="0" w:space="0" w:color="auto"/>
                <w:bottom w:val="none" w:sz="0" w:space="0" w:color="auto"/>
                <w:right w:val="none" w:sz="0" w:space="0" w:color="auto"/>
              </w:divBdr>
            </w:div>
            <w:div w:id="798379071">
              <w:marLeft w:val="0"/>
              <w:marRight w:val="0"/>
              <w:marTop w:val="0"/>
              <w:marBottom w:val="0"/>
              <w:divBdr>
                <w:top w:val="none" w:sz="0" w:space="0" w:color="auto"/>
                <w:left w:val="none" w:sz="0" w:space="0" w:color="auto"/>
                <w:bottom w:val="none" w:sz="0" w:space="0" w:color="auto"/>
                <w:right w:val="none" w:sz="0" w:space="0" w:color="auto"/>
              </w:divBdr>
            </w:div>
            <w:div w:id="1655181747">
              <w:marLeft w:val="0"/>
              <w:marRight w:val="0"/>
              <w:marTop w:val="0"/>
              <w:marBottom w:val="0"/>
              <w:divBdr>
                <w:top w:val="none" w:sz="0" w:space="0" w:color="auto"/>
                <w:left w:val="none" w:sz="0" w:space="0" w:color="auto"/>
                <w:bottom w:val="none" w:sz="0" w:space="0" w:color="auto"/>
                <w:right w:val="none" w:sz="0" w:space="0" w:color="auto"/>
              </w:divBdr>
            </w:div>
          </w:divsChild>
        </w:div>
        <w:div w:id="783304776">
          <w:marLeft w:val="0"/>
          <w:marRight w:val="0"/>
          <w:marTop w:val="0"/>
          <w:marBottom w:val="0"/>
          <w:divBdr>
            <w:top w:val="none" w:sz="0" w:space="0" w:color="auto"/>
            <w:left w:val="none" w:sz="0" w:space="0" w:color="auto"/>
            <w:bottom w:val="none" w:sz="0" w:space="0" w:color="auto"/>
            <w:right w:val="none" w:sz="0" w:space="0" w:color="auto"/>
          </w:divBdr>
          <w:divsChild>
            <w:div w:id="1531071428">
              <w:marLeft w:val="0"/>
              <w:marRight w:val="0"/>
              <w:marTop w:val="0"/>
              <w:marBottom w:val="0"/>
              <w:divBdr>
                <w:top w:val="none" w:sz="0" w:space="0" w:color="auto"/>
                <w:left w:val="none" w:sz="0" w:space="0" w:color="auto"/>
                <w:bottom w:val="none" w:sz="0" w:space="0" w:color="auto"/>
                <w:right w:val="none" w:sz="0" w:space="0" w:color="auto"/>
              </w:divBdr>
            </w:div>
          </w:divsChild>
        </w:div>
        <w:div w:id="918641332">
          <w:marLeft w:val="0"/>
          <w:marRight w:val="0"/>
          <w:marTop w:val="0"/>
          <w:marBottom w:val="0"/>
          <w:divBdr>
            <w:top w:val="none" w:sz="0" w:space="0" w:color="auto"/>
            <w:left w:val="none" w:sz="0" w:space="0" w:color="auto"/>
            <w:bottom w:val="none" w:sz="0" w:space="0" w:color="auto"/>
            <w:right w:val="none" w:sz="0" w:space="0" w:color="auto"/>
          </w:divBdr>
          <w:divsChild>
            <w:div w:id="970749078">
              <w:marLeft w:val="0"/>
              <w:marRight w:val="0"/>
              <w:marTop w:val="0"/>
              <w:marBottom w:val="0"/>
              <w:divBdr>
                <w:top w:val="none" w:sz="0" w:space="0" w:color="auto"/>
                <w:left w:val="none" w:sz="0" w:space="0" w:color="auto"/>
                <w:bottom w:val="none" w:sz="0" w:space="0" w:color="auto"/>
                <w:right w:val="none" w:sz="0" w:space="0" w:color="auto"/>
              </w:divBdr>
            </w:div>
          </w:divsChild>
        </w:div>
        <w:div w:id="1118987956">
          <w:marLeft w:val="0"/>
          <w:marRight w:val="0"/>
          <w:marTop w:val="0"/>
          <w:marBottom w:val="0"/>
          <w:divBdr>
            <w:top w:val="none" w:sz="0" w:space="0" w:color="auto"/>
            <w:left w:val="none" w:sz="0" w:space="0" w:color="auto"/>
            <w:bottom w:val="none" w:sz="0" w:space="0" w:color="auto"/>
            <w:right w:val="none" w:sz="0" w:space="0" w:color="auto"/>
          </w:divBdr>
          <w:divsChild>
            <w:div w:id="768551531">
              <w:marLeft w:val="0"/>
              <w:marRight w:val="0"/>
              <w:marTop w:val="0"/>
              <w:marBottom w:val="0"/>
              <w:divBdr>
                <w:top w:val="none" w:sz="0" w:space="0" w:color="auto"/>
                <w:left w:val="none" w:sz="0" w:space="0" w:color="auto"/>
                <w:bottom w:val="none" w:sz="0" w:space="0" w:color="auto"/>
                <w:right w:val="none" w:sz="0" w:space="0" w:color="auto"/>
              </w:divBdr>
            </w:div>
            <w:div w:id="907961213">
              <w:marLeft w:val="0"/>
              <w:marRight w:val="0"/>
              <w:marTop w:val="0"/>
              <w:marBottom w:val="0"/>
              <w:divBdr>
                <w:top w:val="none" w:sz="0" w:space="0" w:color="auto"/>
                <w:left w:val="none" w:sz="0" w:space="0" w:color="auto"/>
                <w:bottom w:val="none" w:sz="0" w:space="0" w:color="auto"/>
                <w:right w:val="none" w:sz="0" w:space="0" w:color="auto"/>
              </w:divBdr>
            </w:div>
            <w:div w:id="1563445403">
              <w:marLeft w:val="0"/>
              <w:marRight w:val="0"/>
              <w:marTop w:val="0"/>
              <w:marBottom w:val="0"/>
              <w:divBdr>
                <w:top w:val="none" w:sz="0" w:space="0" w:color="auto"/>
                <w:left w:val="none" w:sz="0" w:space="0" w:color="auto"/>
                <w:bottom w:val="none" w:sz="0" w:space="0" w:color="auto"/>
                <w:right w:val="none" w:sz="0" w:space="0" w:color="auto"/>
              </w:divBdr>
            </w:div>
            <w:div w:id="1589463320">
              <w:marLeft w:val="0"/>
              <w:marRight w:val="0"/>
              <w:marTop w:val="0"/>
              <w:marBottom w:val="0"/>
              <w:divBdr>
                <w:top w:val="none" w:sz="0" w:space="0" w:color="auto"/>
                <w:left w:val="none" w:sz="0" w:space="0" w:color="auto"/>
                <w:bottom w:val="none" w:sz="0" w:space="0" w:color="auto"/>
                <w:right w:val="none" w:sz="0" w:space="0" w:color="auto"/>
              </w:divBdr>
            </w:div>
            <w:div w:id="2026128960">
              <w:marLeft w:val="0"/>
              <w:marRight w:val="0"/>
              <w:marTop w:val="0"/>
              <w:marBottom w:val="0"/>
              <w:divBdr>
                <w:top w:val="none" w:sz="0" w:space="0" w:color="auto"/>
                <w:left w:val="none" w:sz="0" w:space="0" w:color="auto"/>
                <w:bottom w:val="none" w:sz="0" w:space="0" w:color="auto"/>
                <w:right w:val="none" w:sz="0" w:space="0" w:color="auto"/>
              </w:divBdr>
            </w:div>
          </w:divsChild>
        </w:div>
        <w:div w:id="1137530752">
          <w:marLeft w:val="0"/>
          <w:marRight w:val="0"/>
          <w:marTop w:val="0"/>
          <w:marBottom w:val="0"/>
          <w:divBdr>
            <w:top w:val="none" w:sz="0" w:space="0" w:color="auto"/>
            <w:left w:val="none" w:sz="0" w:space="0" w:color="auto"/>
            <w:bottom w:val="none" w:sz="0" w:space="0" w:color="auto"/>
            <w:right w:val="none" w:sz="0" w:space="0" w:color="auto"/>
          </w:divBdr>
          <w:divsChild>
            <w:div w:id="771626077">
              <w:marLeft w:val="0"/>
              <w:marRight w:val="0"/>
              <w:marTop w:val="0"/>
              <w:marBottom w:val="0"/>
              <w:divBdr>
                <w:top w:val="none" w:sz="0" w:space="0" w:color="auto"/>
                <w:left w:val="none" w:sz="0" w:space="0" w:color="auto"/>
                <w:bottom w:val="none" w:sz="0" w:space="0" w:color="auto"/>
                <w:right w:val="none" w:sz="0" w:space="0" w:color="auto"/>
              </w:divBdr>
            </w:div>
          </w:divsChild>
        </w:div>
        <w:div w:id="1417482277">
          <w:marLeft w:val="0"/>
          <w:marRight w:val="0"/>
          <w:marTop w:val="0"/>
          <w:marBottom w:val="0"/>
          <w:divBdr>
            <w:top w:val="none" w:sz="0" w:space="0" w:color="auto"/>
            <w:left w:val="none" w:sz="0" w:space="0" w:color="auto"/>
            <w:bottom w:val="none" w:sz="0" w:space="0" w:color="auto"/>
            <w:right w:val="none" w:sz="0" w:space="0" w:color="auto"/>
          </w:divBdr>
          <w:divsChild>
            <w:div w:id="871377744">
              <w:marLeft w:val="0"/>
              <w:marRight w:val="0"/>
              <w:marTop w:val="0"/>
              <w:marBottom w:val="0"/>
              <w:divBdr>
                <w:top w:val="none" w:sz="0" w:space="0" w:color="auto"/>
                <w:left w:val="none" w:sz="0" w:space="0" w:color="auto"/>
                <w:bottom w:val="none" w:sz="0" w:space="0" w:color="auto"/>
                <w:right w:val="none" w:sz="0" w:space="0" w:color="auto"/>
              </w:divBdr>
            </w:div>
            <w:div w:id="912158582">
              <w:marLeft w:val="0"/>
              <w:marRight w:val="0"/>
              <w:marTop w:val="0"/>
              <w:marBottom w:val="0"/>
              <w:divBdr>
                <w:top w:val="none" w:sz="0" w:space="0" w:color="auto"/>
                <w:left w:val="none" w:sz="0" w:space="0" w:color="auto"/>
                <w:bottom w:val="none" w:sz="0" w:space="0" w:color="auto"/>
                <w:right w:val="none" w:sz="0" w:space="0" w:color="auto"/>
              </w:divBdr>
            </w:div>
            <w:div w:id="1344429535">
              <w:marLeft w:val="0"/>
              <w:marRight w:val="0"/>
              <w:marTop w:val="0"/>
              <w:marBottom w:val="0"/>
              <w:divBdr>
                <w:top w:val="none" w:sz="0" w:space="0" w:color="auto"/>
                <w:left w:val="none" w:sz="0" w:space="0" w:color="auto"/>
                <w:bottom w:val="none" w:sz="0" w:space="0" w:color="auto"/>
                <w:right w:val="none" w:sz="0" w:space="0" w:color="auto"/>
              </w:divBdr>
            </w:div>
            <w:div w:id="1767773277">
              <w:marLeft w:val="0"/>
              <w:marRight w:val="0"/>
              <w:marTop w:val="0"/>
              <w:marBottom w:val="0"/>
              <w:divBdr>
                <w:top w:val="none" w:sz="0" w:space="0" w:color="auto"/>
                <w:left w:val="none" w:sz="0" w:space="0" w:color="auto"/>
                <w:bottom w:val="none" w:sz="0" w:space="0" w:color="auto"/>
                <w:right w:val="none" w:sz="0" w:space="0" w:color="auto"/>
              </w:divBdr>
            </w:div>
            <w:div w:id="1817405898">
              <w:marLeft w:val="0"/>
              <w:marRight w:val="0"/>
              <w:marTop w:val="0"/>
              <w:marBottom w:val="0"/>
              <w:divBdr>
                <w:top w:val="none" w:sz="0" w:space="0" w:color="auto"/>
                <w:left w:val="none" w:sz="0" w:space="0" w:color="auto"/>
                <w:bottom w:val="none" w:sz="0" w:space="0" w:color="auto"/>
                <w:right w:val="none" w:sz="0" w:space="0" w:color="auto"/>
              </w:divBdr>
            </w:div>
          </w:divsChild>
        </w:div>
        <w:div w:id="1544246990">
          <w:marLeft w:val="0"/>
          <w:marRight w:val="0"/>
          <w:marTop w:val="0"/>
          <w:marBottom w:val="0"/>
          <w:divBdr>
            <w:top w:val="none" w:sz="0" w:space="0" w:color="auto"/>
            <w:left w:val="none" w:sz="0" w:space="0" w:color="auto"/>
            <w:bottom w:val="none" w:sz="0" w:space="0" w:color="auto"/>
            <w:right w:val="none" w:sz="0" w:space="0" w:color="auto"/>
          </w:divBdr>
          <w:divsChild>
            <w:div w:id="1039747670">
              <w:marLeft w:val="0"/>
              <w:marRight w:val="0"/>
              <w:marTop w:val="0"/>
              <w:marBottom w:val="0"/>
              <w:divBdr>
                <w:top w:val="none" w:sz="0" w:space="0" w:color="auto"/>
                <w:left w:val="none" w:sz="0" w:space="0" w:color="auto"/>
                <w:bottom w:val="none" w:sz="0" w:space="0" w:color="auto"/>
                <w:right w:val="none" w:sz="0" w:space="0" w:color="auto"/>
              </w:divBdr>
            </w:div>
            <w:div w:id="1464736421">
              <w:marLeft w:val="0"/>
              <w:marRight w:val="0"/>
              <w:marTop w:val="0"/>
              <w:marBottom w:val="0"/>
              <w:divBdr>
                <w:top w:val="none" w:sz="0" w:space="0" w:color="auto"/>
                <w:left w:val="none" w:sz="0" w:space="0" w:color="auto"/>
                <w:bottom w:val="none" w:sz="0" w:space="0" w:color="auto"/>
                <w:right w:val="none" w:sz="0" w:space="0" w:color="auto"/>
              </w:divBdr>
            </w:div>
          </w:divsChild>
        </w:div>
        <w:div w:id="1630551761">
          <w:marLeft w:val="0"/>
          <w:marRight w:val="0"/>
          <w:marTop w:val="0"/>
          <w:marBottom w:val="0"/>
          <w:divBdr>
            <w:top w:val="none" w:sz="0" w:space="0" w:color="auto"/>
            <w:left w:val="none" w:sz="0" w:space="0" w:color="auto"/>
            <w:bottom w:val="none" w:sz="0" w:space="0" w:color="auto"/>
            <w:right w:val="none" w:sz="0" w:space="0" w:color="auto"/>
          </w:divBdr>
          <w:divsChild>
            <w:div w:id="238252896">
              <w:marLeft w:val="0"/>
              <w:marRight w:val="0"/>
              <w:marTop w:val="0"/>
              <w:marBottom w:val="0"/>
              <w:divBdr>
                <w:top w:val="none" w:sz="0" w:space="0" w:color="auto"/>
                <w:left w:val="none" w:sz="0" w:space="0" w:color="auto"/>
                <w:bottom w:val="none" w:sz="0" w:space="0" w:color="auto"/>
                <w:right w:val="none" w:sz="0" w:space="0" w:color="auto"/>
              </w:divBdr>
            </w:div>
            <w:div w:id="367679847">
              <w:marLeft w:val="0"/>
              <w:marRight w:val="0"/>
              <w:marTop w:val="0"/>
              <w:marBottom w:val="0"/>
              <w:divBdr>
                <w:top w:val="none" w:sz="0" w:space="0" w:color="auto"/>
                <w:left w:val="none" w:sz="0" w:space="0" w:color="auto"/>
                <w:bottom w:val="none" w:sz="0" w:space="0" w:color="auto"/>
                <w:right w:val="none" w:sz="0" w:space="0" w:color="auto"/>
              </w:divBdr>
            </w:div>
            <w:div w:id="1216701891">
              <w:marLeft w:val="0"/>
              <w:marRight w:val="0"/>
              <w:marTop w:val="0"/>
              <w:marBottom w:val="0"/>
              <w:divBdr>
                <w:top w:val="none" w:sz="0" w:space="0" w:color="auto"/>
                <w:left w:val="none" w:sz="0" w:space="0" w:color="auto"/>
                <w:bottom w:val="none" w:sz="0" w:space="0" w:color="auto"/>
                <w:right w:val="none" w:sz="0" w:space="0" w:color="auto"/>
              </w:divBdr>
            </w:div>
            <w:div w:id="1426656947">
              <w:marLeft w:val="0"/>
              <w:marRight w:val="0"/>
              <w:marTop w:val="0"/>
              <w:marBottom w:val="0"/>
              <w:divBdr>
                <w:top w:val="none" w:sz="0" w:space="0" w:color="auto"/>
                <w:left w:val="none" w:sz="0" w:space="0" w:color="auto"/>
                <w:bottom w:val="none" w:sz="0" w:space="0" w:color="auto"/>
                <w:right w:val="none" w:sz="0" w:space="0" w:color="auto"/>
              </w:divBdr>
            </w:div>
            <w:div w:id="1784181523">
              <w:marLeft w:val="0"/>
              <w:marRight w:val="0"/>
              <w:marTop w:val="0"/>
              <w:marBottom w:val="0"/>
              <w:divBdr>
                <w:top w:val="none" w:sz="0" w:space="0" w:color="auto"/>
                <w:left w:val="none" w:sz="0" w:space="0" w:color="auto"/>
                <w:bottom w:val="none" w:sz="0" w:space="0" w:color="auto"/>
                <w:right w:val="none" w:sz="0" w:space="0" w:color="auto"/>
              </w:divBdr>
            </w:div>
          </w:divsChild>
        </w:div>
        <w:div w:id="1805464219">
          <w:marLeft w:val="0"/>
          <w:marRight w:val="0"/>
          <w:marTop w:val="0"/>
          <w:marBottom w:val="0"/>
          <w:divBdr>
            <w:top w:val="none" w:sz="0" w:space="0" w:color="auto"/>
            <w:left w:val="none" w:sz="0" w:space="0" w:color="auto"/>
            <w:bottom w:val="none" w:sz="0" w:space="0" w:color="auto"/>
            <w:right w:val="none" w:sz="0" w:space="0" w:color="auto"/>
          </w:divBdr>
          <w:divsChild>
            <w:div w:id="393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24258">
      <w:bodyDiv w:val="1"/>
      <w:marLeft w:val="0"/>
      <w:marRight w:val="0"/>
      <w:marTop w:val="0"/>
      <w:marBottom w:val="0"/>
      <w:divBdr>
        <w:top w:val="none" w:sz="0" w:space="0" w:color="auto"/>
        <w:left w:val="none" w:sz="0" w:space="0" w:color="auto"/>
        <w:bottom w:val="none" w:sz="0" w:space="0" w:color="auto"/>
        <w:right w:val="none" w:sz="0" w:space="0" w:color="auto"/>
      </w:divBdr>
    </w:div>
    <w:div w:id="152109551">
      <w:bodyDiv w:val="1"/>
      <w:marLeft w:val="0"/>
      <w:marRight w:val="0"/>
      <w:marTop w:val="0"/>
      <w:marBottom w:val="0"/>
      <w:divBdr>
        <w:top w:val="none" w:sz="0" w:space="0" w:color="auto"/>
        <w:left w:val="none" w:sz="0" w:space="0" w:color="auto"/>
        <w:bottom w:val="none" w:sz="0" w:space="0" w:color="auto"/>
        <w:right w:val="none" w:sz="0" w:space="0" w:color="auto"/>
      </w:divBdr>
      <w:divsChild>
        <w:div w:id="770902581">
          <w:marLeft w:val="0"/>
          <w:marRight w:val="0"/>
          <w:marTop w:val="0"/>
          <w:marBottom w:val="0"/>
          <w:divBdr>
            <w:top w:val="none" w:sz="0" w:space="0" w:color="auto"/>
            <w:left w:val="none" w:sz="0" w:space="0" w:color="auto"/>
            <w:bottom w:val="none" w:sz="0" w:space="0" w:color="auto"/>
            <w:right w:val="none" w:sz="0" w:space="0" w:color="auto"/>
          </w:divBdr>
          <w:divsChild>
            <w:div w:id="1470853779">
              <w:marLeft w:val="0"/>
              <w:marRight w:val="0"/>
              <w:marTop w:val="0"/>
              <w:marBottom w:val="0"/>
              <w:divBdr>
                <w:top w:val="none" w:sz="0" w:space="0" w:color="auto"/>
                <w:left w:val="none" w:sz="0" w:space="0" w:color="auto"/>
                <w:bottom w:val="none" w:sz="0" w:space="0" w:color="auto"/>
                <w:right w:val="none" w:sz="0" w:space="0" w:color="auto"/>
              </w:divBdr>
            </w:div>
          </w:divsChild>
        </w:div>
        <w:div w:id="1070268714">
          <w:marLeft w:val="0"/>
          <w:marRight w:val="0"/>
          <w:marTop w:val="0"/>
          <w:marBottom w:val="0"/>
          <w:divBdr>
            <w:top w:val="none" w:sz="0" w:space="0" w:color="auto"/>
            <w:left w:val="none" w:sz="0" w:space="0" w:color="auto"/>
            <w:bottom w:val="none" w:sz="0" w:space="0" w:color="auto"/>
            <w:right w:val="none" w:sz="0" w:space="0" w:color="auto"/>
          </w:divBdr>
          <w:divsChild>
            <w:div w:id="25494543">
              <w:marLeft w:val="0"/>
              <w:marRight w:val="0"/>
              <w:marTop w:val="0"/>
              <w:marBottom w:val="0"/>
              <w:divBdr>
                <w:top w:val="none" w:sz="0" w:space="0" w:color="auto"/>
                <w:left w:val="none" w:sz="0" w:space="0" w:color="auto"/>
                <w:bottom w:val="none" w:sz="0" w:space="0" w:color="auto"/>
                <w:right w:val="none" w:sz="0" w:space="0" w:color="auto"/>
              </w:divBdr>
            </w:div>
            <w:div w:id="212624481">
              <w:marLeft w:val="0"/>
              <w:marRight w:val="0"/>
              <w:marTop w:val="0"/>
              <w:marBottom w:val="0"/>
              <w:divBdr>
                <w:top w:val="none" w:sz="0" w:space="0" w:color="auto"/>
                <w:left w:val="none" w:sz="0" w:space="0" w:color="auto"/>
                <w:bottom w:val="none" w:sz="0" w:space="0" w:color="auto"/>
                <w:right w:val="none" w:sz="0" w:space="0" w:color="auto"/>
              </w:divBdr>
            </w:div>
            <w:div w:id="229780011">
              <w:marLeft w:val="0"/>
              <w:marRight w:val="0"/>
              <w:marTop w:val="0"/>
              <w:marBottom w:val="0"/>
              <w:divBdr>
                <w:top w:val="none" w:sz="0" w:space="0" w:color="auto"/>
                <w:left w:val="none" w:sz="0" w:space="0" w:color="auto"/>
                <w:bottom w:val="none" w:sz="0" w:space="0" w:color="auto"/>
                <w:right w:val="none" w:sz="0" w:space="0" w:color="auto"/>
              </w:divBdr>
            </w:div>
            <w:div w:id="397440651">
              <w:marLeft w:val="0"/>
              <w:marRight w:val="0"/>
              <w:marTop w:val="0"/>
              <w:marBottom w:val="0"/>
              <w:divBdr>
                <w:top w:val="none" w:sz="0" w:space="0" w:color="auto"/>
                <w:left w:val="none" w:sz="0" w:space="0" w:color="auto"/>
                <w:bottom w:val="none" w:sz="0" w:space="0" w:color="auto"/>
                <w:right w:val="none" w:sz="0" w:space="0" w:color="auto"/>
              </w:divBdr>
            </w:div>
            <w:div w:id="515728388">
              <w:marLeft w:val="0"/>
              <w:marRight w:val="0"/>
              <w:marTop w:val="0"/>
              <w:marBottom w:val="0"/>
              <w:divBdr>
                <w:top w:val="none" w:sz="0" w:space="0" w:color="auto"/>
                <w:left w:val="none" w:sz="0" w:space="0" w:color="auto"/>
                <w:bottom w:val="none" w:sz="0" w:space="0" w:color="auto"/>
                <w:right w:val="none" w:sz="0" w:space="0" w:color="auto"/>
              </w:divBdr>
            </w:div>
            <w:div w:id="521939644">
              <w:marLeft w:val="0"/>
              <w:marRight w:val="0"/>
              <w:marTop w:val="0"/>
              <w:marBottom w:val="0"/>
              <w:divBdr>
                <w:top w:val="none" w:sz="0" w:space="0" w:color="auto"/>
                <w:left w:val="none" w:sz="0" w:space="0" w:color="auto"/>
                <w:bottom w:val="none" w:sz="0" w:space="0" w:color="auto"/>
                <w:right w:val="none" w:sz="0" w:space="0" w:color="auto"/>
              </w:divBdr>
            </w:div>
            <w:div w:id="655037615">
              <w:marLeft w:val="0"/>
              <w:marRight w:val="0"/>
              <w:marTop w:val="0"/>
              <w:marBottom w:val="0"/>
              <w:divBdr>
                <w:top w:val="none" w:sz="0" w:space="0" w:color="auto"/>
                <w:left w:val="none" w:sz="0" w:space="0" w:color="auto"/>
                <w:bottom w:val="none" w:sz="0" w:space="0" w:color="auto"/>
                <w:right w:val="none" w:sz="0" w:space="0" w:color="auto"/>
              </w:divBdr>
            </w:div>
            <w:div w:id="727581371">
              <w:marLeft w:val="0"/>
              <w:marRight w:val="0"/>
              <w:marTop w:val="0"/>
              <w:marBottom w:val="0"/>
              <w:divBdr>
                <w:top w:val="none" w:sz="0" w:space="0" w:color="auto"/>
                <w:left w:val="none" w:sz="0" w:space="0" w:color="auto"/>
                <w:bottom w:val="none" w:sz="0" w:space="0" w:color="auto"/>
                <w:right w:val="none" w:sz="0" w:space="0" w:color="auto"/>
              </w:divBdr>
            </w:div>
            <w:div w:id="824130394">
              <w:marLeft w:val="0"/>
              <w:marRight w:val="0"/>
              <w:marTop w:val="0"/>
              <w:marBottom w:val="0"/>
              <w:divBdr>
                <w:top w:val="none" w:sz="0" w:space="0" w:color="auto"/>
                <w:left w:val="none" w:sz="0" w:space="0" w:color="auto"/>
                <w:bottom w:val="none" w:sz="0" w:space="0" w:color="auto"/>
                <w:right w:val="none" w:sz="0" w:space="0" w:color="auto"/>
              </w:divBdr>
            </w:div>
            <w:div w:id="910891270">
              <w:marLeft w:val="0"/>
              <w:marRight w:val="0"/>
              <w:marTop w:val="0"/>
              <w:marBottom w:val="0"/>
              <w:divBdr>
                <w:top w:val="none" w:sz="0" w:space="0" w:color="auto"/>
                <w:left w:val="none" w:sz="0" w:space="0" w:color="auto"/>
                <w:bottom w:val="none" w:sz="0" w:space="0" w:color="auto"/>
                <w:right w:val="none" w:sz="0" w:space="0" w:color="auto"/>
              </w:divBdr>
            </w:div>
            <w:div w:id="957757960">
              <w:marLeft w:val="0"/>
              <w:marRight w:val="0"/>
              <w:marTop w:val="0"/>
              <w:marBottom w:val="0"/>
              <w:divBdr>
                <w:top w:val="none" w:sz="0" w:space="0" w:color="auto"/>
                <w:left w:val="none" w:sz="0" w:space="0" w:color="auto"/>
                <w:bottom w:val="none" w:sz="0" w:space="0" w:color="auto"/>
                <w:right w:val="none" w:sz="0" w:space="0" w:color="auto"/>
              </w:divBdr>
            </w:div>
            <w:div w:id="1114708092">
              <w:marLeft w:val="0"/>
              <w:marRight w:val="0"/>
              <w:marTop w:val="0"/>
              <w:marBottom w:val="0"/>
              <w:divBdr>
                <w:top w:val="none" w:sz="0" w:space="0" w:color="auto"/>
                <w:left w:val="none" w:sz="0" w:space="0" w:color="auto"/>
                <w:bottom w:val="none" w:sz="0" w:space="0" w:color="auto"/>
                <w:right w:val="none" w:sz="0" w:space="0" w:color="auto"/>
              </w:divBdr>
            </w:div>
            <w:div w:id="1130321760">
              <w:marLeft w:val="0"/>
              <w:marRight w:val="0"/>
              <w:marTop w:val="0"/>
              <w:marBottom w:val="0"/>
              <w:divBdr>
                <w:top w:val="none" w:sz="0" w:space="0" w:color="auto"/>
                <w:left w:val="none" w:sz="0" w:space="0" w:color="auto"/>
                <w:bottom w:val="none" w:sz="0" w:space="0" w:color="auto"/>
                <w:right w:val="none" w:sz="0" w:space="0" w:color="auto"/>
              </w:divBdr>
            </w:div>
            <w:div w:id="1229805898">
              <w:marLeft w:val="0"/>
              <w:marRight w:val="0"/>
              <w:marTop w:val="0"/>
              <w:marBottom w:val="0"/>
              <w:divBdr>
                <w:top w:val="none" w:sz="0" w:space="0" w:color="auto"/>
                <w:left w:val="none" w:sz="0" w:space="0" w:color="auto"/>
                <w:bottom w:val="none" w:sz="0" w:space="0" w:color="auto"/>
                <w:right w:val="none" w:sz="0" w:space="0" w:color="auto"/>
              </w:divBdr>
            </w:div>
            <w:div w:id="1236470812">
              <w:marLeft w:val="0"/>
              <w:marRight w:val="0"/>
              <w:marTop w:val="0"/>
              <w:marBottom w:val="0"/>
              <w:divBdr>
                <w:top w:val="none" w:sz="0" w:space="0" w:color="auto"/>
                <w:left w:val="none" w:sz="0" w:space="0" w:color="auto"/>
                <w:bottom w:val="none" w:sz="0" w:space="0" w:color="auto"/>
                <w:right w:val="none" w:sz="0" w:space="0" w:color="auto"/>
              </w:divBdr>
            </w:div>
            <w:div w:id="1265965555">
              <w:marLeft w:val="0"/>
              <w:marRight w:val="0"/>
              <w:marTop w:val="0"/>
              <w:marBottom w:val="0"/>
              <w:divBdr>
                <w:top w:val="none" w:sz="0" w:space="0" w:color="auto"/>
                <w:left w:val="none" w:sz="0" w:space="0" w:color="auto"/>
                <w:bottom w:val="none" w:sz="0" w:space="0" w:color="auto"/>
                <w:right w:val="none" w:sz="0" w:space="0" w:color="auto"/>
              </w:divBdr>
            </w:div>
            <w:div w:id="1642266717">
              <w:marLeft w:val="0"/>
              <w:marRight w:val="0"/>
              <w:marTop w:val="0"/>
              <w:marBottom w:val="0"/>
              <w:divBdr>
                <w:top w:val="none" w:sz="0" w:space="0" w:color="auto"/>
                <w:left w:val="none" w:sz="0" w:space="0" w:color="auto"/>
                <w:bottom w:val="none" w:sz="0" w:space="0" w:color="auto"/>
                <w:right w:val="none" w:sz="0" w:space="0" w:color="auto"/>
              </w:divBdr>
            </w:div>
            <w:div w:id="1657951700">
              <w:marLeft w:val="0"/>
              <w:marRight w:val="0"/>
              <w:marTop w:val="0"/>
              <w:marBottom w:val="0"/>
              <w:divBdr>
                <w:top w:val="none" w:sz="0" w:space="0" w:color="auto"/>
                <w:left w:val="none" w:sz="0" w:space="0" w:color="auto"/>
                <w:bottom w:val="none" w:sz="0" w:space="0" w:color="auto"/>
                <w:right w:val="none" w:sz="0" w:space="0" w:color="auto"/>
              </w:divBdr>
            </w:div>
            <w:div w:id="1765611204">
              <w:marLeft w:val="0"/>
              <w:marRight w:val="0"/>
              <w:marTop w:val="0"/>
              <w:marBottom w:val="0"/>
              <w:divBdr>
                <w:top w:val="none" w:sz="0" w:space="0" w:color="auto"/>
                <w:left w:val="none" w:sz="0" w:space="0" w:color="auto"/>
                <w:bottom w:val="none" w:sz="0" w:space="0" w:color="auto"/>
                <w:right w:val="none" w:sz="0" w:space="0" w:color="auto"/>
              </w:divBdr>
            </w:div>
            <w:div w:id="1867283638">
              <w:marLeft w:val="0"/>
              <w:marRight w:val="0"/>
              <w:marTop w:val="0"/>
              <w:marBottom w:val="0"/>
              <w:divBdr>
                <w:top w:val="none" w:sz="0" w:space="0" w:color="auto"/>
                <w:left w:val="none" w:sz="0" w:space="0" w:color="auto"/>
                <w:bottom w:val="none" w:sz="0" w:space="0" w:color="auto"/>
                <w:right w:val="none" w:sz="0" w:space="0" w:color="auto"/>
              </w:divBdr>
            </w:div>
            <w:div w:id="1874490413">
              <w:marLeft w:val="0"/>
              <w:marRight w:val="0"/>
              <w:marTop w:val="0"/>
              <w:marBottom w:val="0"/>
              <w:divBdr>
                <w:top w:val="none" w:sz="0" w:space="0" w:color="auto"/>
                <w:left w:val="none" w:sz="0" w:space="0" w:color="auto"/>
                <w:bottom w:val="none" w:sz="0" w:space="0" w:color="auto"/>
                <w:right w:val="none" w:sz="0" w:space="0" w:color="auto"/>
              </w:divBdr>
            </w:div>
            <w:div w:id="1999920511">
              <w:marLeft w:val="0"/>
              <w:marRight w:val="0"/>
              <w:marTop w:val="0"/>
              <w:marBottom w:val="0"/>
              <w:divBdr>
                <w:top w:val="none" w:sz="0" w:space="0" w:color="auto"/>
                <w:left w:val="none" w:sz="0" w:space="0" w:color="auto"/>
                <w:bottom w:val="none" w:sz="0" w:space="0" w:color="auto"/>
                <w:right w:val="none" w:sz="0" w:space="0" w:color="auto"/>
              </w:divBdr>
            </w:div>
            <w:div w:id="2052026611">
              <w:marLeft w:val="0"/>
              <w:marRight w:val="0"/>
              <w:marTop w:val="0"/>
              <w:marBottom w:val="0"/>
              <w:divBdr>
                <w:top w:val="none" w:sz="0" w:space="0" w:color="auto"/>
                <w:left w:val="none" w:sz="0" w:space="0" w:color="auto"/>
                <w:bottom w:val="none" w:sz="0" w:space="0" w:color="auto"/>
                <w:right w:val="none" w:sz="0" w:space="0" w:color="auto"/>
              </w:divBdr>
            </w:div>
            <w:div w:id="2084638714">
              <w:marLeft w:val="0"/>
              <w:marRight w:val="0"/>
              <w:marTop w:val="0"/>
              <w:marBottom w:val="0"/>
              <w:divBdr>
                <w:top w:val="none" w:sz="0" w:space="0" w:color="auto"/>
                <w:left w:val="none" w:sz="0" w:space="0" w:color="auto"/>
                <w:bottom w:val="none" w:sz="0" w:space="0" w:color="auto"/>
                <w:right w:val="none" w:sz="0" w:space="0" w:color="auto"/>
              </w:divBdr>
            </w:div>
            <w:div w:id="2089880631">
              <w:marLeft w:val="0"/>
              <w:marRight w:val="0"/>
              <w:marTop w:val="0"/>
              <w:marBottom w:val="0"/>
              <w:divBdr>
                <w:top w:val="none" w:sz="0" w:space="0" w:color="auto"/>
                <w:left w:val="none" w:sz="0" w:space="0" w:color="auto"/>
                <w:bottom w:val="none" w:sz="0" w:space="0" w:color="auto"/>
                <w:right w:val="none" w:sz="0" w:space="0" w:color="auto"/>
              </w:divBdr>
            </w:div>
            <w:div w:id="21261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2855">
      <w:bodyDiv w:val="1"/>
      <w:marLeft w:val="0"/>
      <w:marRight w:val="0"/>
      <w:marTop w:val="0"/>
      <w:marBottom w:val="0"/>
      <w:divBdr>
        <w:top w:val="none" w:sz="0" w:space="0" w:color="auto"/>
        <w:left w:val="none" w:sz="0" w:space="0" w:color="auto"/>
        <w:bottom w:val="none" w:sz="0" w:space="0" w:color="auto"/>
        <w:right w:val="none" w:sz="0" w:space="0" w:color="auto"/>
      </w:divBdr>
    </w:div>
    <w:div w:id="241722826">
      <w:bodyDiv w:val="1"/>
      <w:marLeft w:val="0"/>
      <w:marRight w:val="0"/>
      <w:marTop w:val="0"/>
      <w:marBottom w:val="0"/>
      <w:divBdr>
        <w:top w:val="none" w:sz="0" w:space="0" w:color="auto"/>
        <w:left w:val="none" w:sz="0" w:space="0" w:color="auto"/>
        <w:bottom w:val="none" w:sz="0" w:space="0" w:color="auto"/>
        <w:right w:val="none" w:sz="0" w:space="0" w:color="auto"/>
      </w:divBdr>
      <w:divsChild>
        <w:div w:id="583222592">
          <w:marLeft w:val="0"/>
          <w:marRight w:val="0"/>
          <w:marTop w:val="0"/>
          <w:marBottom w:val="0"/>
          <w:divBdr>
            <w:top w:val="none" w:sz="0" w:space="0" w:color="auto"/>
            <w:left w:val="none" w:sz="0" w:space="0" w:color="auto"/>
            <w:bottom w:val="none" w:sz="0" w:space="0" w:color="auto"/>
            <w:right w:val="none" w:sz="0" w:space="0" w:color="auto"/>
          </w:divBdr>
        </w:div>
        <w:div w:id="975837142">
          <w:marLeft w:val="0"/>
          <w:marRight w:val="0"/>
          <w:marTop w:val="0"/>
          <w:marBottom w:val="0"/>
          <w:divBdr>
            <w:top w:val="none" w:sz="0" w:space="0" w:color="auto"/>
            <w:left w:val="none" w:sz="0" w:space="0" w:color="auto"/>
            <w:bottom w:val="none" w:sz="0" w:space="0" w:color="auto"/>
            <w:right w:val="none" w:sz="0" w:space="0" w:color="auto"/>
          </w:divBdr>
        </w:div>
        <w:div w:id="1190873731">
          <w:marLeft w:val="0"/>
          <w:marRight w:val="0"/>
          <w:marTop w:val="0"/>
          <w:marBottom w:val="0"/>
          <w:divBdr>
            <w:top w:val="none" w:sz="0" w:space="0" w:color="auto"/>
            <w:left w:val="none" w:sz="0" w:space="0" w:color="auto"/>
            <w:bottom w:val="none" w:sz="0" w:space="0" w:color="auto"/>
            <w:right w:val="none" w:sz="0" w:space="0" w:color="auto"/>
          </w:divBdr>
        </w:div>
      </w:divsChild>
    </w:div>
    <w:div w:id="314385077">
      <w:bodyDiv w:val="1"/>
      <w:marLeft w:val="0"/>
      <w:marRight w:val="0"/>
      <w:marTop w:val="0"/>
      <w:marBottom w:val="0"/>
      <w:divBdr>
        <w:top w:val="none" w:sz="0" w:space="0" w:color="auto"/>
        <w:left w:val="none" w:sz="0" w:space="0" w:color="auto"/>
        <w:bottom w:val="none" w:sz="0" w:space="0" w:color="auto"/>
        <w:right w:val="none" w:sz="0" w:space="0" w:color="auto"/>
      </w:divBdr>
    </w:div>
    <w:div w:id="316229919">
      <w:bodyDiv w:val="1"/>
      <w:marLeft w:val="0"/>
      <w:marRight w:val="0"/>
      <w:marTop w:val="0"/>
      <w:marBottom w:val="0"/>
      <w:divBdr>
        <w:top w:val="none" w:sz="0" w:space="0" w:color="auto"/>
        <w:left w:val="none" w:sz="0" w:space="0" w:color="auto"/>
        <w:bottom w:val="none" w:sz="0" w:space="0" w:color="auto"/>
        <w:right w:val="none" w:sz="0" w:space="0" w:color="auto"/>
      </w:divBdr>
    </w:div>
    <w:div w:id="325479300">
      <w:bodyDiv w:val="1"/>
      <w:marLeft w:val="0"/>
      <w:marRight w:val="0"/>
      <w:marTop w:val="0"/>
      <w:marBottom w:val="0"/>
      <w:divBdr>
        <w:top w:val="none" w:sz="0" w:space="0" w:color="auto"/>
        <w:left w:val="none" w:sz="0" w:space="0" w:color="auto"/>
        <w:bottom w:val="none" w:sz="0" w:space="0" w:color="auto"/>
        <w:right w:val="none" w:sz="0" w:space="0" w:color="auto"/>
      </w:divBdr>
    </w:div>
    <w:div w:id="333800780">
      <w:bodyDiv w:val="1"/>
      <w:marLeft w:val="0"/>
      <w:marRight w:val="0"/>
      <w:marTop w:val="0"/>
      <w:marBottom w:val="0"/>
      <w:divBdr>
        <w:top w:val="none" w:sz="0" w:space="0" w:color="auto"/>
        <w:left w:val="none" w:sz="0" w:space="0" w:color="auto"/>
        <w:bottom w:val="none" w:sz="0" w:space="0" w:color="auto"/>
        <w:right w:val="none" w:sz="0" w:space="0" w:color="auto"/>
      </w:divBdr>
    </w:div>
    <w:div w:id="337999527">
      <w:bodyDiv w:val="1"/>
      <w:marLeft w:val="0"/>
      <w:marRight w:val="0"/>
      <w:marTop w:val="0"/>
      <w:marBottom w:val="0"/>
      <w:divBdr>
        <w:top w:val="none" w:sz="0" w:space="0" w:color="auto"/>
        <w:left w:val="none" w:sz="0" w:space="0" w:color="auto"/>
        <w:bottom w:val="none" w:sz="0" w:space="0" w:color="auto"/>
        <w:right w:val="none" w:sz="0" w:space="0" w:color="auto"/>
      </w:divBdr>
    </w:div>
    <w:div w:id="350954537">
      <w:bodyDiv w:val="1"/>
      <w:marLeft w:val="0"/>
      <w:marRight w:val="0"/>
      <w:marTop w:val="0"/>
      <w:marBottom w:val="0"/>
      <w:divBdr>
        <w:top w:val="none" w:sz="0" w:space="0" w:color="auto"/>
        <w:left w:val="none" w:sz="0" w:space="0" w:color="auto"/>
        <w:bottom w:val="none" w:sz="0" w:space="0" w:color="auto"/>
        <w:right w:val="none" w:sz="0" w:space="0" w:color="auto"/>
      </w:divBdr>
      <w:divsChild>
        <w:div w:id="66928562">
          <w:marLeft w:val="0"/>
          <w:marRight w:val="0"/>
          <w:marTop w:val="0"/>
          <w:marBottom w:val="0"/>
          <w:divBdr>
            <w:top w:val="none" w:sz="0" w:space="0" w:color="auto"/>
            <w:left w:val="none" w:sz="0" w:space="0" w:color="auto"/>
            <w:bottom w:val="none" w:sz="0" w:space="0" w:color="auto"/>
            <w:right w:val="none" w:sz="0" w:space="0" w:color="auto"/>
          </w:divBdr>
        </w:div>
        <w:div w:id="258222618">
          <w:marLeft w:val="0"/>
          <w:marRight w:val="0"/>
          <w:marTop w:val="0"/>
          <w:marBottom w:val="0"/>
          <w:divBdr>
            <w:top w:val="none" w:sz="0" w:space="0" w:color="auto"/>
            <w:left w:val="none" w:sz="0" w:space="0" w:color="auto"/>
            <w:bottom w:val="none" w:sz="0" w:space="0" w:color="auto"/>
            <w:right w:val="none" w:sz="0" w:space="0" w:color="auto"/>
          </w:divBdr>
        </w:div>
        <w:div w:id="330723714">
          <w:marLeft w:val="0"/>
          <w:marRight w:val="0"/>
          <w:marTop w:val="0"/>
          <w:marBottom w:val="0"/>
          <w:divBdr>
            <w:top w:val="none" w:sz="0" w:space="0" w:color="auto"/>
            <w:left w:val="none" w:sz="0" w:space="0" w:color="auto"/>
            <w:bottom w:val="none" w:sz="0" w:space="0" w:color="auto"/>
            <w:right w:val="none" w:sz="0" w:space="0" w:color="auto"/>
          </w:divBdr>
        </w:div>
        <w:div w:id="489685388">
          <w:marLeft w:val="0"/>
          <w:marRight w:val="0"/>
          <w:marTop w:val="0"/>
          <w:marBottom w:val="0"/>
          <w:divBdr>
            <w:top w:val="none" w:sz="0" w:space="0" w:color="auto"/>
            <w:left w:val="none" w:sz="0" w:space="0" w:color="auto"/>
            <w:bottom w:val="none" w:sz="0" w:space="0" w:color="auto"/>
            <w:right w:val="none" w:sz="0" w:space="0" w:color="auto"/>
          </w:divBdr>
        </w:div>
        <w:div w:id="582033923">
          <w:marLeft w:val="0"/>
          <w:marRight w:val="0"/>
          <w:marTop w:val="0"/>
          <w:marBottom w:val="0"/>
          <w:divBdr>
            <w:top w:val="none" w:sz="0" w:space="0" w:color="auto"/>
            <w:left w:val="none" w:sz="0" w:space="0" w:color="auto"/>
            <w:bottom w:val="none" w:sz="0" w:space="0" w:color="auto"/>
            <w:right w:val="none" w:sz="0" w:space="0" w:color="auto"/>
          </w:divBdr>
        </w:div>
        <w:div w:id="748961192">
          <w:marLeft w:val="0"/>
          <w:marRight w:val="0"/>
          <w:marTop w:val="0"/>
          <w:marBottom w:val="0"/>
          <w:divBdr>
            <w:top w:val="none" w:sz="0" w:space="0" w:color="auto"/>
            <w:left w:val="none" w:sz="0" w:space="0" w:color="auto"/>
            <w:bottom w:val="none" w:sz="0" w:space="0" w:color="auto"/>
            <w:right w:val="none" w:sz="0" w:space="0" w:color="auto"/>
          </w:divBdr>
        </w:div>
        <w:div w:id="817303890">
          <w:marLeft w:val="0"/>
          <w:marRight w:val="0"/>
          <w:marTop w:val="0"/>
          <w:marBottom w:val="0"/>
          <w:divBdr>
            <w:top w:val="none" w:sz="0" w:space="0" w:color="auto"/>
            <w:left w:val="none" w:sz="0" w:space="0" w:color="auto"/>
            <w:bottom w:val="none" w:sz="0" w:space="0" w:color="auto"/>
            <w:right w:val="none" w:sz="0" w:space="0" w:color="auto"/>
          </w:divBdr>
        </w:div>
        <w:div w:id="880484352">
          <w:marLeft w:val="0"/>
          <w:marRight w:val="0"/>
          <w:marTop w:val="0"/>
          <w:marBottom w:val="0"/>
          <w:divBdr>
            <w:top w:val="none" w:sz="0" w:space="0" w:color="auto"/>
            <w:left w:val="none" w:sz="0" w:space="0" w:color="auto"/>
            <w:bottom w:val="none" w:sz="0" w:space="0" w:color="auto"/>
            <w:right w:val="none" w:sz="0" w:space="0" w:color="auto"/>
          </w:divBdr>
        </w:div>
        <w:div w:id="891504827">
          <w:marLeft w:val="0"/>
          <w:marRight w:val="0"/>
          <w:marTop w:val="0"/>
          <w:marBottom w:val="0"/>
          <w:divBdr>
            <w:top w:val="none" w:sz="0" w:space="0" w:color="auto"/>
            <w:left w:val="none" w:sz="0" w:space="0" w:color="auto"/>
            <w:bottom w:val="none" w:sz="0" w:space="0" w:color="auto"/>
            <w:right w:val="none" w:sz="0" w:space="0" w:color="auto"/>
          </w:divBdr>
        </w:div>
        <w:div w:id="923954961">
          <w:marLeft w:val="0"/>
          <w:marRight w:val="0"/>
          <w:marTop w:val="0"/>
          <w:marBottom w:val="0"/>
          <w:divBdr>
            <w:top w:val="none" w:sz="0" w:space="0" w:color="auto"/>
            <w:left w:val="none" w:sz="0" w:space="0" w:color="auto"/>
            <w:bottom w:val="none" w:sz="0" w:space="0" w:color="auto"/>
            <w:right w:val="none" w:sz="0" w:space="0" w:color="auto"/>
          </w:divBdr>
        </w:div>
        <w:div w:id="1005329007">
          <w:marLeft w:val="0"/>
          <w:marRight w:val="0"/>
          <w:marTop w:val="0"/>
          <w:marBottom w:val="0"/>
          <w:divBdr>
            <w:top w:val="none" w:sz="0" w:space="0" w:color="auto"/>
            <w:left w:val="none" w:sz="0" w:space="0" w:color="auto"/>
            <w:bottom w:val="none" w:sz="0" w:space="0" w:color="auto"/>
            <w:right w:val="none" w:sz="0" w:space="0" w:color="auto"/>
          </w:divBdr>
        </w:div>
        <w:div w:id="1082534168">
          <w:marLeft w:val="0"/>
          <w:marRight w:val="0"/>
          <w:marTop w:val="0"/>
          <w:marBottom w:val="0"/>
          <w:divBdr>
            <w:top w:val="none" w:sz="0" w:space="0" w:color="auto"/>
            <w:left w:val="none" w:sz="0" w:space="0" w:color="auto"/>
            <w:bottom w:val="none" w:sz="0" w:space="0" w:color="auto"/>
            <w:right w:val="none" w:sz="0" w:space="0" w:color="auto"/>
          </w:divBdr>
        </w:div>
        <w:div w:id="1127620712">
          <w:marLeft w:val="0"/>
          <w:marRight w:val="0"/>
          <w:marTop w:val="0"/>
          <w:marBottom w:val="0"/>
          <w:divBdr>
            <w:top w:val="none" w:sz="0" w:space="0" w:color="auto"/>
            <w:left w:val="none" w:sz="0" w:space="0" w:color="auto"/>
            <w:bottom w:val="none" w:sz="0" w:space="0" w:color="auto"/>
            <w:right w:val="none" w:sz="0" w:space="0" w:color="auto"/>
          </w:divBdr>
        </w:div>
        <w:div w:id="1133906218">
          <w:marLeft w:val="0"/>
          <w:marRight w:val="0"/>
          <w:marTop w:val="0"/>
          <w:marBottom w:val="0"/>
          <w:divBdr>
            <w:top w:val="none" w:sz="0" w:space="0" w:color="auto"/>
            <w:left w:val="none" w:sz="0" w:space="0" w:color="auto"/>
            <w:bottom w:val="none" w:sz="0" w:space="0" w:color="auto"/>
            <w:right w:val="none" w:sz="0" w:space="0" w:color="auto"/>
          </w:divBdr>
        </w:div>
        <w:div w:id="1360278223">
          <w:marLeft w:val="0"/>
          <w:marRight w:val="0"/>
          <w:marTop w:val="0"/>
          <w:marBottom w:val="0"/>
          <w:divBdr>
            <w:top w:val="none" w:sz="0" w:space="0" w:color="auto"/>
            <w:left w:val="none" w:sz="0" w:space="0" w:color="auto"/>
            <w:bottom w:val="none" w:sz="0" w:space="0" w:color="auto"/>
            <w:right w:val="none" w:sz="0" w:space="0" w:color="auto"/>
          </w:divBdr>
        </w:div>
        <w:div w:id="1485200523">
          <w:marLeft w:val="0"/>
          <w:marRight w:val="0"/>
          <w:marTop w:val="0"/>
          <w:marBottom w:val="0"/>
          <w:divBdr>
            <w:top w:val="none" w:sz="0" w:space="0" w:color="auto"/>
            <w:left w:val="none" w:sz="0" w:space="0" w:color="auto"/>
            <w:bottom w:val="none" w:sz="0" w:space="0" w:color="auto"/>
            <w:right w:val="none" w:sz="0" w:space="0" w:color="auto"/>
          </w:divBdr>
        </w:div>
        <w:div w:id="1601791381">
          <w:marLeft w:val="0"/>
          <w:marRight w:val="0"/>
          <w:marTop w:val="0"/>
          <w:marBottom w:val="0"/>
          <w:divBdr>
            <w:top w:val="none" w:sz="0" w:space="0" w:color="auto"/>
            <w:left w:val="none" w:sz="0" w:space="0" w:color="auto"/>
            <w:bottom w:val="none" w:sz="0" w:space="0" w:color="auto"/>
            <w:right w:val="none" w:sz="0" w:space="0" w:color="auto"/>
          </w:divBdr>
        </w:div>
        <w:div w:id="1695114906">
          <w:marLeft w:val="0"/>
          <w:marRight w:val="0"/>
          <w:marTop w:val="0"/>
          <w:marBottom w:val="0"/>
          <w:divBdr>
            <w:top w:val="none" w:sz="0" w:space="0" w:color="auto"/>
            <w:left w:val="none" w:sz="0" w:space="0" w:color="auto"/>
            <w:bottom w:val="none" w:sz="0" w:space="0" w:color="auto"/>
            <w:right w:val="none" w:sz="0" w:space="0" w:color="auto"/>
          </w:divBdr>
        </w:div>
        <w:div w:id="2116635647">
          <w:marLeft w:val="0"/>
          <w:marRight w:val="0"/>
          <w:marTop w:val="0"/>
          <w:marBottom w:val="0"/>
          <w:divBdr>
            <w:top w:val="none" w:sz="0" w:space="0" w:color="auto"/>
            <w:left w:val="none" w:sz="0" w:space="0" w:color="auto"/>
            <w:bottom w:val="none" w:sz="0" w:space="0" w:color="auto"/>
            <w:right w:val="none" w:sz="0" w:space="0" w:color="auto"/>
          </w:divBdr>
        </w:div>
      </w:divsChild>
    </w:div>
    <w:div w:id="377704078">
      <w:bodyDiv w:val="1"/>
      <w:marLeft w:val="0"/>
      <w:marRight w:val="0"/>
      <w:marTop w:val="0"/>
      <w:marBottom w:val="0"/>
      <w:divBdr>
        <w:top w:val="none" w:sz="0" w:space="0" w:color="auto"/>
        <w:left w:val="none" w:sz="0" w:space="0" w:color="auto"/>
        <w:bottom w:val="none" w:sz="0" w:space="0" w:color="auto"/>
        <w:right w:val="none" w:sz="0" w:space="0" w:color="auto"/>
      </w:divBdr>
      <w:divsChild>
        <w:div w:id="632294564">
          <w:marLeft w:val="0"/>
          <w:marRight w:val="0"/>
          <w:marTop w:val="0"/>
          <w:marBottom w:val="0"/>
          <w:divBdr>
            <w:top w:val="none" w:sz="0" w:space="0" w:color="auto"/>
            <w:left w:val="none" w:sz="0" w:space="0" w:color="auto"/>
            <w:bottom w:val="none" w:sz="0" w:space="0" w:color="auto"/>
            <w:right w:val="none" w:sz="0" w:space="0" w:color="auto"/>
          </w:divBdr>
        </w:div>
        <w:div w:id="1799101322">
          <w:marLeft w:val="0"/>
          <w:marRight w:val="0"/>
          <w:marTop w:val="0"/>
          <w:marBottom w:val="0"/>
          <w:divBdr>
            <w:top w:val="none" w:sz="0" w:space="0" w:color="auto"/>
            <w:left w:val="none" w:sz="0" w:space="0" w:color="auto"/>
            <w:bottom w:val="none" w:sz="0" w:space="0" w:color="auto"/>
            <w:right w:val="none" w:sz="0" w:space="0" w:color="auto"/>
          </w:divBdr>
        </w:div>
      </w:divsChild>
    </w:div>
    <w:div w:id="527596789">
      <w:bodyDiv w:val="1"/>
      <w:marLeft w:val="0"/>
      <w:marRight w:val="0"/>
      <w:marTop w:val="0"/>
      <w:marBottom w:val="0"/>
      <w:divBdr>
        <w:top w:val="none" w:sz="0" w:space="0" w:color="auto"/>
        <w:left w:val="none" w:sz="0" w:space="0" w:color="auto"/>
        <w:bottom w:val="none" w:sz="0" w:space="0" w:color="auto"/>
        <w:right w:val="none" w:sz="0" w:space="0" w:color="auto"/>
      </w:divBdr>
    </w:div>
    <w:div w:id="568656627">
      <w:bodyDiv w:val="1"/>
      <w:marLeft w:val="0"/>
      <w:marRight w:val="0"/>
      <w:marTop w:val="0"/>
      <w:marBottom w:val="0"/>
      <w:divBdr>
        <w:top w:val="none" w:sz="0" w:space="0" w:color="auto"/>
        <w:left w:val="none" w:sz="0" w:space="0" w:color="auto"/>
        <w:bottom w:val="none" w:sz="0" w:space="0" w:color="auto"/>
        <w:right w:val="none" w:sz="0" w:space="0" w:color="auto"/>
      </w:divBdr>
      <w:divsChild>
        <w:div w:id="1192114423">
          <w:marLeft w:val="0"/>
          <w:marRight w:val="0"/>
          <w:marTop w:val="0"/>
          <w:marBottom w:val="0"/>
          <w:divBdr>
            <w:top w:val="none" w:sz="0" w:space="0" w:color="auto"/>
            <w:left w:val="none" w:sz="0" w:space="0" w:color="auto"/>
            <w:bottom w:val="none" w:sz="0" w:space="0" w:color="auto"/>
            <w:right w:val="none" w:sz="0" w:space="0" w:color="auto"/>
          </w:divBdr>
        </w:div>
        <w:div w:id="1752581776">
          <w:marLeft w:val="0"/>
          <w:marRight w:val="0"/>
          <w:marTop w:val="0"/>
          <w:marBottom w:val="0"/>
          <w:divBdr>
            <w:top w:val="none" w:sz="0" w:space="0" w:color="auto"/>
            <w:left w:val="none" w:sz="0" w:space="0" w:color="auto"/>
            <w:bottom w:val="none" w:sz="0" w:space="0" w:color="auto"/>
            <w:right w:val="none" w:sz="0" w:space="0" w:color="auto"/>
          </w:divBdr>
        </w:div>
      </w:divsChild>
    </w:div>
    <w:div w:id="582956168">
      <w:bodyDiv w:val="1"/>
      <w:marLeft w:val="0"/>
      <w:marRight w:val="0"/>
      <w:marTop w:val="0"/>
      <w:marBottom w:val="0"/>
      <w:divBdr>
        <w:top w:val="none" w:sz="0" w:space="0" w:color="auto"/>
        <w:left w:val="none" w:sz="0" w:space="0" w:color="auto"/>
        <w:bottom w:val="none" w:sz="0" w:space="0" w:color="auto"/>
        <w:right w:val="none" w:sz="0" w:space="0" w:color="auto"/>
      </w:divBdr>
    </w:div>
    <w:div w:id="611980323">
      <w:bodyDiv w:val="1"/>
      <w:marLeft w:val="0"/>
      <w:marRight w:val="0"/>
      <w:marTop w:val="0"/>
      <w:marBottom w:val="0"/>
      <w:divBdr>
        <w:top w:val="none" w:sz="0" w:space="0" w:color="auto"/>
        <w:left w:val="none" w:sz="0" w:space="0" w:color="auto"/>
        <w:bottom w:val="none" w:sz="0" w:space="0" w:color="auto"/>
        <w:right w:val="none" w:sz="0" w:space="0" w:color="auto"/>
      </w:divBdr>
      <w:divsChild>
        <w:div w:id="907034793">
          <w:marLeft w:val="0"/>
          <w:marRight w:val="0"/>
          <w:marTop w:val="0"/>
          <w:marBottom w:val="0"/>
          <w:divBdr>
            <w:top w:val="none" w:sz="0" w:space="0" w:color="auto"/>
            <w:left w:val="none" w:sz="0" w:space="0" w:color="auto"/>
            <w:bottom w:val="none" w:sz="0" w:space="0" w:color="auto"/>
            <w:right w:val="none" w:sz="0" w:space="0" w:color="auto"/>
          </w:divBdr>
        </w:div>
        <w:div w:id="1594049402">
          <w:marLeft w:val="0"/>
          <w:marRight w:val="0"/>
          <w:marTop w:val="0"/>
          <w:marBottom w:val="0"/>
          <w:divBdr>
            <w:top w:val="none" w:sz="0" w:space="0" w:color="auto"/>
            <w:left w:val="none" w:sz="0" w:space="0" w:color="auto"/>
            <w:bottom w:val="none" w:sz="0" w:space="0" w:color="auto"/>
            <w:right w:val="none" w:sz="0" w:space="0" w:color="auto"/>
          </w:divBdr>
        </w:div>
        <w:div w:id="1744333877">
          <w:marLeft w:val="0"/>
          <w:marRight w:val="0"/>
          <w:marTop w:val="0"/>
          <w:marBottom w:val="0"/>
          <w:divBdr>
            <w:top w:val="none" w:sz="0" w:space="0" w:color="auto"/>
            <w:left w:val="none" w:sz="0" w:space="0" w:color="auto"/>
            <w:bottom w:val="none" w:sz="0" w:space="0" w:color="auto"/>
            <w:right w:val="none" w:sz="0" w:space="0" w:color="auto"/>
          </w:divBdr>
        </w:div>
      </w:divsChild>
    </w:div>
    <w:div w:id="626736191">
      <w:bodyDiv w:val="1"/>
      <w:marLeft w:val="0"/>
      <w:marRight w:val="0"/>
      <w:marTop w:val="0"/>
      <w:marBottom w:val="0"/>
      <w:divBdr>
        <w:top w:val="none" w:sz="0" w:space="0" w:color="auto"/>
        <w:left w:val="none" w:sz="0" w:space="0" w:color="auto"/>
        <w:bottom w:val="none" w:sz="0" w:space="0" w:color="auto"/>
        <w:right w:val="none" w:sz="0" w:space="0" w:color="auto"/>
      </w:divBdr>
      <w:divsChild>
        <w:div w:id="748117994">
          <w:marLeft w:val="0"/>
          <w:marRight w:val="0"/>
          <w:marTop w:val="0"/>
          <w:marBottom w:val="0"/>
          <w:divBdr>
            <w:top w:val="none" w:sz="0" w:space="0" w:color="auto"/>
            <w:left w:val="none" w:sz="0" w:space="0" w:color="auto"/>
            <w:bottom w:val="none" w:sz="0" w:space="0" w:color="auto"/>
            <w:right w:val="none" w:sz="0" w:space="0" w:color="auto"/>
          </w:divBdr>
          <w:divsChild>
            <w:div w:id="1564178144">
              <w:marLeft w:val="0"/>
              <w:marRight w:val="0"/>
              <w:marTop w:val="0"/>
              <w:marBottom w:val="0"/>
              <w:divBdr>
                <w:top w:val="none" w:sz="0" w:space="0" w:color="auto"/>
                <w:left w:val="none" w:sz="0" w:space="0" w:color="auto"/>
                <w:bottom w:val="none" w:sz="0" w:space="0" w:color="auto"/>
                <w:right w:val="none" w:sz="0" w:space="0" w:color="auto"/>
              </w:divBdr>
            </w:div>
          </w:divsChild>
        </w:div>
        <w:div w:id="1694917612">
          <w:marLeft w:val="0"/>
          <w:marRight w:val="0"/>
          <w:marTop w:val="0"/>
          <w:marBottom w:val="0"/>
          <w:divBdr>
            <w:top w:val="none" w:sz="0" w:space="0" w:color="auto"/>
            <w:left w:val="none" w:sz="0" w:space="0" w:color="auto"/>
            <w:bottom w:val="none" w:sz="0" w:space="0" w:color="auto"/>
            <w:right w:val="none" w:sz="0" w:space="0" w:color="auto"/>
          </w:divBdr>
          <w:divsChild>
            <w:div w:id="319315548">
              <w:marLeft w:val="0"/>
              <w:marRight w:val="0"/>
              <w:marTop w:val="0"/>
              <w:marBottom w:val="0"/>
              <w:divBdr>
                <w:top w:val="none" w:sz="0" w:space="0" w:color="auto"/>
                <w:left w:val="none" w:sz="0" w:space="0" w:color="auto"/>
                <w:bottom w:val="none" w:sz="0" w:space="0" w:color="auto"/>
                <w:right w:val="none" w:sz="0" w:space="0" w:color="auto"/>
              </w:divBdr>
            </w:div>
            <w:div w:id="388110029">
              <w:marLeft w:val="0"/>
              <w:marRight w:val="0"/>
              <w:marTop w:val="0"/>
              <w:marBottom w:val="0"/>
              <w:divBdr>
                <w:top w:val="none" w:sz="0" w:space="0" w:color="auto"/>
                <w:left w:val="none" w:sz="0" w:space="0" w:color="auto"/>
                <w:bottom w:val="none" w:sz="0" w:space="0" w:color="auto"/>
                <w:right w:val="none" w:sz="0" w:space="0" w:color="auto"/>
              </w:divBdr>
            </w:div>
            <w:div w:id="714502462">
              <w:marLeft w:val="0"/>
              <w:marRight w:val="0"/>
              <w:marTop w:val="0"/>
              <w:marBottom w:val="0"/>
              <w:divBdr>
                <w:top w:val="none" w:sz="0" w:space="0" w:color="auto"/>
                <w:left w:val="none" w:sz="0" w:space="0" w:color="auto"/>
                <w:bottom w:val="none" w:sz="0" w:space="0" w:color="auto"/>
                <w:right w:val="none" w:sz="0" w:space="0" w:color="auto"/>
              </w:divBdr>
            </w:div>
            <w:div w:id="1530603442">
              <w:marLeft w:val="0"/>
              <w:marRight w:val="0"/>
              <w:marTop w:val="0"/>
              <w:marBottom w:val="0"/>
              <w:divBdr>
                <w:top w:val="none" w:sz="0" w:space="0" w:color="auto"/>
                <w:left w:val="none" w:sz="0" w:space="0" w:color="auto"/>
                <w:bottom w:val="none" w:sz="0" w:space="0" w:color="auto"/>
                <w:right w:val="none" w:sz="0" w:space="0" w:color="auto"/>
              </w:divBdr>
            </w:div>
            <w:div w:id="16807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763139">
      <w:bodyDiv w:val="1"/>
      <w:marLeft w:val="0"/>
      <w:marRight w:val="0"/>
      <w:marTop w:val="0"/>
      <w:marBottom w:val="0"/>
      <w:divBdr>
        <w:top w:val="none" w:sz="0" w:space="0" w:color="auto"/>
        <w:left w:val="none" w:sz="0" w:space="0" w:color="auto"/>
        <w:bottom w:val="none" w:sz="0" w:space="0" w:color="auto"/>
        <w:right w:val="none" w:sz="0" w:space="0" w:color="auto"/>
      </w:divBdr>
      <w:divsChild>
        <w:div w:id="63576943">
          <w:marLeft w:val="0"/>
          <w:marRight w:val="0"/>
          <w:marTop w:val="0"/>
          <w:marBottom w:val="0"/>
          <w:divBdr>
            <w:top w:val="none" w:sz="0" w:space="0" w:color="auto"/>
            <w:left w:val="none" w:sz="0" w:space="0" w:color="auto"/>
            <w:bottom w:val="none" w:sz="0" w:space="0" w:color="auto"/>
            <w:right w:val="none" w:sz="0" w:space="0" w:color="auto"/>
          </w:divBdr>
          <w:divsChild>
            <w:div w:id="783380705">
              <w:marLeft w:val="0"/>
              <w:marRight w:val="0"/>
              <w:marTop w:val="0"/>
              <w:marBottom w:val="0"/>
              <w:divBdr>
                <w:top w:val="none" w:sz="0" w:space="0" w:color="auto"/>
                <w:left w:val="none" w:sz="0" w:space="0" w:color="auto"/>
                <w:bottom w:val="none" w:sz="0" w:space="0" w:color="auto"/>
                <w:right w:val="none" w:sz="0" w:space="0" w:color="auto"/>
              </w:divBdr>
            </w:div>
          </w:divsChild>
        </w:div>
        <w:div w:id="64183224">
          <w:marLeft w:val="0"/>
          <w:marRight w:val="0"/>
          <w:marTop w:val="0"/>
          <w:marBottom w:val="0"/>
          <w:divBdr>
            <w:top w:val="none" w:sz="0" w:space="0" w:color="auto"/>
            <w:left w:val="none" w:sz="0" w:space="0" w:color="auto"/>
            <w:bottom w:val="none" w:sz="0" w:space="0" w:color="auto"/>
            <w:right w:val="none" w:sz="0" w:space="0" w:color="auto"/>
          </w:divBdr>
          <w:divsChild>
            <w:div w:id="148443881">
              <w:marLeft w:val="0"/>
              <w:marRight w:val="0"/>
              <w:marTop w:val="0"/>
              <w:marBottom w:val="0"/>
              <w:divBdr>
                <w:top w:val="none" w:sz="0" w:space="0" w:color="auto"/>
                <w:left w:val="none" w:sz="0" w:space="0" w:color="auto"/>
                <w:bottom w:val="none" w:sz="0" w:space="0" w:color="auto"/>
                <w:right w:val="none" w:sz="0" w:space="0" w:color="auto"/>
              </w:divBdr>
            </w:div>
          </w:divsChild>
        </w:div>
        <w:div w:id="226961692">
          <w:marLeft w:val="0"/>
          <w:marRight w:val="0"/>
          <w:marTop w:val="0"/>
          <w:marBottom w:val="0"/>
          <w:divBdr>
            <w:top w:val="none" w:sz="0" w:space="0" w:color="auto"/>
            <w:left w:val="none" w:sz="0" w:space="0" w:color="auto"/>
            <w:bottom w:val="none" w:sz="0" w:space="0" w:color="auto"/>
            <w:right w:val="none" w:sz="0" w:space="0" w:color="auto"/>
          </w:divBdr>
          <w:divsChild>
            <w:div w:id="1428961991">
              <w:marLeft w:val="0"/>
              <w:marRight w:val="0"/>
              <w:marTop w:val="0"/>
              <w:marBottom w:val="0"/>
              <w:divBdr>
                <w:top w:val="none" w:sz="0" w:space="0" w:color="auto"/>
                <w:left w:val="none" w:sz="0" w:space="0" w:color="auto"/>
                <w:bottom w:val="none" w:sz="0" w:space="0" w:color="auto"/>
                <w:right w:val="none" w:sz="0" w:space="0" w:color="auto"/>
              </w:divBdr>
            </w:div>
          </w:divsChild>
        </w:div>
        <w:div w:id="378941671">
          <w:marLeft w:val="0"/>
          <w:marRight w:val="0"/>
          <w:marTop w:val="0"/>
          <w:marBottom w:val="0"/>
          <w:divBdr>
            <w:top w:val="none" w:sz="0" w:space="0" w:color="auto"/>
            <w:left w:val="none" w:sz="0" w:space="0" w:color="auto"/>
            <w:bottom w:val="none" w:sz="0" w:space="0" w:color="auto"/>
            <w:right w:val="none" w:sz="0" w:space="0" w:color="auto"/>
          </w:divBdr>
          <w:divsChild>
            <w:div w:id="666979497">
              <w:marLeft w:val="0"/>
              <w:marRight w:val="0"/>
              <w:marTop w:val="0"/>
              <w:marBottom w:val="0"/>
              <w:divBdr>
                <w:top w:val="none" w:sz="0" w:space="0" w:color="auto"/>
                <w:left w:val="none" w:sz="0" w:space="0" w:color="auto"/>
                <w:bottom w:val="none" w:sz="0" w:space="0" w:color="auto"/>
                <w:right w:val="none" w:sz="0" w:space="0" w:color="auto"/>
              </w:divBdr>
            </w:div>
          </w:divsChild>
        </w:div>
        <w:div w:id="398673623">
          <w:marLeft w:val="0"/>
          <w:marRight w:val="0"/>
          <w:marTop w:val="0"/>
          <w:marBottom w:val="0"/>
          <w:divBdr>
            <w:top w:val="none" w:sz="0" w:space="0" w:color="auto"/>
            <w:left w:val="none" w:sz="0" w:space="0" w:color="auto"/>
            <w:bottom w:val="none" w:sz="0" w:space="0" w:color="auto"/>
            <w:right w:val="none" w:sz="0" w:space="0" w:color="auto"/>
          </w:divBdr>
          <w:divsChild>
            <w:div w:id="1577397302">
              <w:marLeft w:val="0"/>
              <w:marRight w:val="0"/>
              <w:marTop w:val="0"/>
              <w:marBottom w:val="0"/>
              <w:divBdr>
                <w:top w:val="none" w:sz="0" w:space="0" w:color="auto"/>
                <w:left w:val="none" w:sz="0" w:space="0" w:color="auto"/>
                <w:bottom w:val="none" w:sz="0" w:space="0" w:color="auto"/>
                <w:right w:val="none" w:sz="0" w:space="0" w:color="auto"/>
              </w:divBdr>
            </w:div>
          </w:divsChild>
        </w:div>
        <w:div w:id="400518311">
          <w:marLeft w:val="0"/>
          <w:marRight w:val="0"/>
          <w:marTop w:val="0"/>
          <w:marBottom w:val="0"/>
          <w:divBdr>
            <w:top w:val="none" w:sz="0" w:space="0" w:color="auto"/>
            <w:left w:val="none" w:sz="0" w:space="0" w:color="auto"/>
            <w:bottom w:val="none" w:sz="0" w:space="0" w:color="auto"/>
            <w:right w:val="none" w:sz="0" w:space="0" w:color="auto"/>
          </w:divBdr>
          <w:divsChild>
            <w:div w:id="1402408595">
              <w:marLeft w:val="0"/>
              <w:marRight w:val="0"/>
              <w:marTop w:val="0"/>
              <w:marBottom w:val="0"/>
              <w:divBdr>
                <w:top w:val="none" w:sz="0" w:space="0" w:color="auto"/>
                <w:left w:val="none" w:sz="0" w:space="0" w:color="auto"/>
                <w:bottom w:val="none" w:sz="0" w:space="0" w:color="auto"/>
                <w:right w:val="none" w:sz="0" w:space="0" w:color="auto"/>
              </w:divBdr>
            </w:div>
          </w:divsChild>
        </w:div>
        <w:div w:id="411314760">
          <w:marLeft w:val="0"/>
          <w:marRight w:val="0"/>
          <w:marTop w:val="0"/>
          <w:marBottom w:val="0"/>
          <w:divBdr>
            <w:top w:val="none" w:sz="0" w:space="0" w:color="auto"/>
            <w:left w:val="none" w:sz="0" w:space="0" w:color="auto"/>
            <w:bottom w:val="none" w:sz="0" w:space="0" w:color="auto"/>
            <w:right w:val="none" w:sz="0" w:space="0" w:color="auto"/>
          </w:divBdr>
          <w:divsChild>
            <w:div w:id="1848398814">
              <w:marLeft w:val="0"/>
              <w:marRight w:val="0"/>
              <w:marTop w:val="0"/>
              <w:marBottom w:val="0"/>
              <w:divBdr>
                <w:top w:val="none" w:sz="0" w:space="0" w:color="auto"/>
                <w:left w:val="none" w:sz="0" w:space="0" w:color="auto"/>
                <w:bottom w:val="none" w:sz="0" w:space="0" w:color="auto"/>
                <w:right w:val="none" w:sz="0" w:space="0" w:color="auto"/>
              </w:divBdr>
            </w:div>
          </w:divsChild>
        </w:div>
        <w:div w:id="773063292">
          <w:marLeft w:val="0"/>
          <w:marRight w:val="0"/>
          <w:marTop w:val="0"/>
          <w:marBottom w:val="0"/>
          <w:divBdr>
            <w:top w:val="none" w:sz="0" w:space="0" w:color="auto"/>
            <w:left w:val="none" w:sz="0" w:space="0" w:color="auto"/>
            <w:bottom w:val="none" w:sz="0" w:space="0" w:color="auto"/>
            <w:right w:val="none" w:sz="0" w:space="0" w:color="auto"/>
          </w:divBdr>
          <w:divsChild>
            <w:div w:id="1487555974">
              <w:marLeft w:val="0"/>
              <w:marRight w:val="0"/>
              <w:marTop w:val="0"/>
              <w:marBottom w:val="0"/>
              <w:divBdr>
                <w:top w:val="none" w:sz="0" w:space="0" w:color="auto"/>
                <w:left w:val="none" w:sz="0" w:space="0" w:color="auto"/>
                <w:bottom w:val="none" w:sz="0" w:space="0" w:color="auto"/>
                <w:right w:val="none" w:sz="0" w:space="0" w:color="auto"/>
              </w:divBdr>
            </w:div>
          </w:divsChild>
        </w:div>
        <w:div w:id="817116590">
          <w:marLeft w:val="0"/>
          <w:marRight w:val="0"/>
          <w:marTop w:val="0"/>
          <w:marBottom w:val="0"/>
          <w:divBdr>
            <w:top w:val="none" w:sz="0" w:space="0" w:color="auto"/>
            <w:left w:val="none" w:sz="0" w:space="0" w:color="auto"/>
            <w:bottom w:val="none" w:sz="0" w:space="0" w:color="auto"/>
            <w:right w:val="none" w:sz="0" w:space="0" w:color="auto"/>
          </w:divBdr>
          <w:divsChild>
            <w:div w:id="482703229">
              <w:marLeft w:val="0"/>
              <w:marRight w:val="0"/>
              <w:marTop w:val="0"/>
              <w:marBottom w:val="0"/>
              <w:divBdr>
                <w:top w:val="none" w:sz="0" w:space="0" w:color="auto"/>
                <w:left w:val="none" w:sz="0" w:space="0" w:color="auto"/>
                <w:bottom w:val="none" w:sz="0" w:space="0" w:color="auto"/>
                <w:right w:val="none" w:sz="0" w:space="0" w:color="auto"/>
              </w:divBdr>
            </w:div>
          </w:divsChild>
        </w:div>
        <w:div w:id="1032389212">
          <w:marLeft w:val="0"/>
          <w:marRight w:val="0"/>
          <w:marTop w:val="0"/>
          <w:marBottom w:val="0"/>
          <w:divBdr>
            <w:top w:val="none" w:sz="0" w:space="0" w:color="auto"/>
            <w:left w:val="none" w:sz="0" w:space="0" w:color="auto"/>
            <w:bottom w:val="none" w:sz="0" w:space="0" w:color="auto"/>
            <w:right w:val="none" w:sz="0" w:space="0" w:color="auto"/>
          </w:divBdr>
          <w:divsChild>
            <w:div w:id="782918598">
              <w:marLeft w:val="0"/>
              <w:marRight w:val="0"/>
              <w:marTop w:val="0"/>
              <w:marBottom w:val="0"/>
              <w:divBdr>
                <w:top w:val="none" w:sz="0" w:space="0" w:color="auto"/>
                <w:left w:val="none" w:sz="0" w:space="0" w:color="auto"/>
                <w:bottom w:val="none" w:sz="0" w:space="0" w:color="auto"/>
                <w:right w:val="none" w:sz="0" w:space="0" w:color="auto"/>
              </w:divBdr>
            </w:div>
          </w:divsChild>
        </w:div>
        <w:div w:id="1034622072">
          <w:marLeft w:val="0"/>
          <w:marRight w:val="0"/>
          <w:marTop w:val="0"/>
          <w:marBottom w:val="0"/>
          <w:divBdr>
            <w:top w:val="none" w:sz="0" w:space="0" w:color="auto"/>
            <w:left w:val="none" w:sz="0" w:space="0" w:color="auto"/>
            <w:bottom w:val="none" w:sz="0" w:space="0" w:color="auto"/>
            <w:right w:val="none" w:sz="0" w:space="0" w:color="auto"/>
          </w:divBdr>
          <w:divsChild>
            <w:div w:id="1119496577">
              <w:marLeft w:val="0"/>
              <w:marRight w:val="0"/>
              <w:marTop w:val="0"/>
              <w:marBottom w:val="0"/>
              <w:divBdr>
                <w:top w:val="none" w:sz="0" w:space="0" w:color="auto"/>
                <w:left w:val="none" w:sz="0" w:space="0" w:color="auto"/>
                <w:bottom w:val="none" w:sz="0" w:space="0" w:color="auto"/>
                <w:right w:val="none" w:sz="0" w:space="0" w:color="auto"/>
              </w:divBdr>
            </w:div>
          </w:divsChild>
        </w:div>
        <w:div w:id="1043485840">
          <w:marLeft w:val="0"/>
          <w:marRight w:val="0"/>
          <w:marTop w:val="0"/>
          <w:marBottom w:val="0"/>
          <w:divBdr>
            <w:top w:val="none" w:sz="0" w:space="0" w:color="auto"/>
            <w:left w:val="none" w:sz="0" w:space="0" w:color="auto"/>
            <w:bottom w:val="none" w:sz="0" w:space="0" w:color="auto"/>
            <w:right w:val="none" w:sz="0" w:space="0" w:color="auto"/>
          </w:divBdr>
          <w:divsChild>
            <w:div w:id="1594627602">
              <w:marLeft w:val="0"/>
              <w:marRight w:val="0"/>
              <w:marTop w:val="0"/>
              <w:marBottom w:val="0"/>
              <w:divBdr>
                <w:top w:val="none" w:sz="0" w:space="0" w:color="auto"/>
                <w:left w:val="none" w:sz="0" w:space="0" w:color="auto"/>
                <w:bottom w:val="none" w:sz="0" w:space="0" w:color="auto"/>
                <w:right w:val="none" w:sz="0" w:space="0" w:color="auto"/>
              </w:divBdr>
            </w:div>
          </w:divsChild>
        </w:div>
        <w:div w:id="1043990415">
          <w:marLeft w:val="0"/>
          <w:marRight w:val="0"/>
          <w:marTop w:val="0"/>
          <w:marBottom w:val="0"/>
          <w:divBdr>
            <w:top w:val="none" w:sz="0" w:space="0" w:color="auto"/>
            <w:left w:val="none" w:sz="0" w:space="0" w:color="auto"/>
            <w:bottom w:val="none" w:sz="0" w:space="0" w:color="auto"/>
            <w:right w:val="none" w:sz="0" w:space="0" w:color="auto"/>
          </w:divBdr>
          <w:divsChild>
            <w:div w:id="1195117197">
              <w:marLeft w:val="0"/>
              <w:marRight w:val="0"/>
              <w:marTop w:val="0"/>
              <w:marBottom w:val="0"/>
              <w:divBdr>
                <w:top w:val="none" w:sz="0" w:space="0" w:color="auto"/>
                <w:left w:val="none" w:sz="0" w:space="0" w:color="auto"/>
                <w:bottom w:val="none" w:sz="0" w:space="0" w:color="auto"/>
                <w:right w:val="none" w:sz="0" w:space="0" w:color="auto"/>
              </w:divBdr>
            </w:div>
          </w:divsChild>
        </w:div>
        <w:div w:id="1108964831">
          <w:marLeft w:val="0"/>
          <w:marRight w:val="0"/>
          <w:marTop w:val="0"/>
          <w:marBottom w:val="0"/>
          <w:divBdr>
            <w:top w:val="none" w:sz="0" w:space="0" w:color="auto"/>
            <w:left w:val="none" w:sz="0" w:space="0" w:color="auto"/>
            <w:bottom w:val="none" w:sz="0" w:space="0" w:color="auto"/>
            <w:right w:val="none" w:sz="0" w:space="0" w:color="auto"/>
          </w:divBdr>
          <w:divsChild>
            <w:div w:id="941575448">
              <w:marLeft w:val="0"/>
              <w:marRight w:val="0"/>
              <w:marTop w:val="0"/>
              <w:marBottom w:val="0"/>
              <w:divBdr>
                <w:top w:val="none" w:sz="0" w:space="0" w:color="auto"/>
                <w:left w:val="none" w:sz="0" w:space="0" w:color="auto"/>
                <w:bottom w:val="none" w:sz="0" w:space="0" w:color="auto"/>
                <w:right w:val="none" w:sz="0" w:space="0" w:color="auto"/>
              </w:divBdr>
            </w:div>
          </w:divsChild>
        </w:div>
        <w:div w:id="1137449150">
          <w:marLeft w:val="0"/>
          <w:marRight w:val="0"/>
          <w:marTop w:val="0"/>
          <w:marBottom w:val="0"/>
          <w:divBdr>
            <w:top w:val="none" w:sz="0" w:space="0" w:color="auto"/>
            <w:left w:val="none" w:sz="0" w:space="0" w:color="auto"/>
            <w:bottom w:val="none" w:sz="0" w:space="0" w:color="auto"/>
            <w:right w:val="none" w:sz="0" w:space="0" w:color="auto"/>
          </w:divBdr>
          <w:divsChild>
            <w:div w:id="221793557">
              <w:marLeft w:val="0"/>
              <w:marRight w:val="0"/>
              <w:marTop w:val="0"/>
              <w:marBottom w:val="0"/>
              <w:divBdr>
                <w:top w:val="none" w:sz="0" w:space="0" w:color="auto"/>
                <w:left w:val="none" w:sz="0" w:space="0" w:color="auto"/>
                <w:bottom w:val="none" w:sz="0" w:space="0" w:color="auto"/>
                <w:right w:val="none" w:sz="0" w:space="0" w:color="auto"/>
              </w:divBdr>
            </w:div>
          </w:divsChild>
        </w:div>
        <w:div w:id="1137991934">
          <w:marLeft w:val="0"/>
          <w:marRight w:val="0"/>
          <w:marTop w:val="0"/>
          <w:marBottom w:val="0"/>
          <w:divBdr>
            <w:top w:val="none" w:sz="0" w:space="0" w:color="auto"/>
            <w:left w:val="none" w:sz="0" w:space="0" w:color="auto"/>
            <w:bottom w:val="none" w:sz="0" w:space="0" w:color="auto"/>
            <w:right w:val="none" w:sz="0" w:space="0" w:color="auto"/>
          </w:divBdr>
          <w:divsChild>
            <w:div w:id="439567116">
              <w:marLeft w:val="0"/>
              <w:marRight w:val="0"/>
              <w:marTop w:val="0"/>
              <w:marBottom w:val="0"/>
              <w:divBdr>
                <w:top w:val="none" w:sz="0" w:space="0" w:color="auto"/>
                <w:left w:val="none" w:sz="0" w:space="0" w:color="auto"/>
                <w:bottom w:val="none" w:sz="0" w:space="0" w:color="auto"/>
                <w:right w:val="none" w:sz="0" w:space="0" w:color="auto"/>
              </w:divBdr>
            </w:div>
          </w:divsChild>
        </w:div>
        <w:div w:id="1158500041">
          <w:marLeft w:val="0"/>
          <w:marRight w:val="0"/>
          <w:marTop w:val="0"/>
          <w:marBottom w:val="0"/>
          <w:divBdr>
            <w:top w:val="none" w:sz="0" w:space="0" w:color="auto"/>
            <w:left w:val="none" w:sz="0" w:space="0" w:color="auto"/>
            <w:bottom w:val="none" w:sz="0" w:space="0" w:color="auto"/>
            <w:right w:val="none" w:sz="0" w:space="0" w:color="auto"/>
          </w:divBdr>
          <w:divsChild>
            <w:div w:id="300572921">
              <w:marLeft w:val="0"/>
              <w:marRight w:val="0"/>
              <w:marTop w:val="0"/>
              <w:marBottom w:val="0"/>
              <w:divBdr>
                <w:top w:val="none" w:sz="0" w:space="0" w:color="auto"/>
                <w:left w:val="none" w:sz="0" w:space="0" w:color="auto"/>
                <w:bottom w:val="none" w:sz="0" w:space="0" w:color="auto"/>
                <w:right w:val="none" w:sz="0" w:space="0" w:color="auto"/>
              </w:divBdr>
            </w:div>
          </w:divsChild>
        </w:div>
        <w:div w:id="1285228675">
          <w:marLeft w:val="0"/>
          <w:marRight w:val="0"/>
          <w:marTop w:val="0"/>
          <w:marBottom w:val="0"/>
          <w:divBdr>
            <w:top w:val="none" w:sz="0" w:space="0" w:color="auto"/>
            <w:left w:val="none" w:sz="0" w:space="0" w:color="auto"/>
            <w:bottom w:val="none" w:sz="0" w:space="0" w:color="auto"/>
            <w:right w:val="none" w:sz="0" w:space="0" w:color="auto"/>
          </w:divBdr>
          <w:divsChild>
            <w:div w:id="2096392431">
              <w:marLeft w:val="0"/>
              <w:marRight w:val="0"/>
              <w:marTop w:val="0"/>
              <w:marBottom w:val="0"/>
              <w:divBdr>
                <w:top w:val="none" w:sz="0" w:space="0" w:color="auto"/>
                <w:left w:val="none" w:sz="0" w:space="0" w:color="auto"/>
                <w:bottom w:val="none" w:sz="0" w:space="0" w:color="auto"/>
                <w:right w:val="none" w:sz="0" w:space="0" w:color="auto"/>
              </w:divBdr>
            </w:div>
          </w:divsChild>
        </w:div>
        <w:div w:id="1389302691">
          <w:marLeft w:val="0"/>
          <w:marRight w:val="0"/>
          <w:marTop w:val="0"/>
          <w:marBottom w:val="0"/>
          <w:divBdr>
            <w:top w:val="none" w:sz="0" w:space="0" w:color="auto"/>
            <w:left w:val="none" w:sz="0" w:space="0" w:color="auto"/>
            <w:bottom w:val="none" w:sz="0" w:space="0" w:color="auto"/>
            <w:right w:val="none" w:sz="0" w:space="0" w:color="auto"/>
          </w:divBdr>
          <w:divsChild>
            <w:div w:id="2041928976">
              <w:marLeft w:val="0"/>
              <w:marRight w:val="0"/>
              <w:marTop w:val="0"/>
              <w:marBottom w:val="0"/>
              <w:divBdr>
                <w:top w:val="none" w:sz="0" w:space="0" w:color="auto"/>
                <w:left w:val="none" w:sz="0" w:space="0" w:color="auto"/>
                <w:bottom w:val="none" w:sz="0" w:space="0" w:color="auto"/>
                <w:right w:val="none" w:sz="0" w:space="0" w:color="auto"/>
              </w:divBdr>
            </w:div>
          </w:divsChild>
        </w:div>
        <w:div w:id="1417046201">
          <w:marLeft w:val="0"/>
          <w:marRight w:val="0"/>
          <w:marTop w:val="0"/>
          <w:marBottom w:val="0"/>
          <w:divBdr>
            <w:top w:val="none" w:sz="0" w:space="0" w:color="auto"/>
            <w:left w:val="none" w:sz="0" w:space="0" w:color="auto"/>
            <w:bottom w:val="none" w:sz="0" w:space="0" w:color="auto"/>
            <w:right w:val="none" w:sz="0" w:space="0" w:color="auto"/>
          </w:divBdr>
          <w:divsChild>
            <w:div w:id="1794129876">
              <w:marLeft w:val="0"/>
              <w:marRight w:val="0"/>
              <w:marTop w:val="0"/>
              <w:marBottom w:val="0"/>
              <w:divBdr>
                <w:top w:val="none" w:sz="0" w:space="0" w:color="auto"/>
                <w:left w:val="none" w:sz="0" w:space="0" w:color="auto"/>
                <w:bottom w:val="none" w:sz="0" w:space="0" w:color="auto"/>
                <w:right w:val="none" w:sz="0" w:space="0" w:color="auto"/>
              </w:divBdr>
            </w:div>
          </w:divsChild>
        </w:div>
        <w:div w:id="1502895671">
          <w:marLeft w:val="0"/>
          <w:marRight w:val="0"/>
          <w:marTop w:val="0"/>
          <w:marBottom w:val="0"/>
          <w:divBdr>
            <w:top w:val="none" w:sz="0" w:space="0" w:color="auto"/>
            <w:left w:val="none" w:sz="0" w:space="0" w:color="auto"/>
            <w:bottom w:val="none" w:sz="0" w:space="0" w:color="auto"/>
            <w:right w:val="none" w:sz="0" w:space="0" w:color="auto"/>
          </w:divBdr>
          <w:divsChild>
            <w:div w:id="1518159389">
              <w:marLeft w:val="0"/>
              <w:marRight w:val="0"/>
              <w:marTop w:val="0"/>
              <w:marBottom w:val="0"/>
              <w:divBdr>
                <w:top w:val="none" w:sz="0" w:space="0" w:color="auto"/>
                <w:left w:val="none" w:sz="0" w:space="0" w:color="auto"/>
                <w:bottom w:val="none" w:sz="0" w:space="0" w:color="auto"/>
                <w:right w:val="none" w:sz="0" w:space="0" w:color="auto"/>
              </w:divBdr>
            </w:div>
          </w:divsChild>
        </w:div>
        <w:div w:id="1584606706">
          <w:marLeft w:val="0"/>
          <w:marRight w:val="0"/>
          <w:marTop w:val="0"/>
          <w:marBottom w:val="0"/>
          <w:divBdr>
            <w:top w:val="none" w:sz="0" w:space="0" w:color="auto"/>
            <w:left w:val="none" w:sz="0" w:space="0" w:color="auto"/>
            <w:bottom w:val="none" w:sz="0" w:space="0" w:color="auto"/>
            <w:right w:val="none" w:sz="0" w:space="0" w:color="auto"/>
          </w:divBdr>
          <w:divsChild>
            <w:div w:id="364411772">
              <w:marLeft w:val="0"/>
              <w:marRight w:val="0"/>
              <w:marTop w:val="0"/>
              <w:marBottom w:val="0"/>
              <w:divBdr>
                <w:top w:val="none" w:sz="0" w:space="0" w:color="auto"/>
                <w:left w:val="none" w:sz="0" w:space="0" w:color="auto"/>
                <w:bottom w:val="none" w:sz="0" w:space="0" w:color="auto"/>
                <w:right w:val="none" w:sz="0" w:space="0" w:color="auto"/>
              </w:divBdr>
            </w:div>
          </w:divsChild>
        </w:div>
        <w:div w:id="1630042322">
          <w:marLeft w:val="0"/>
          <w:marRight w:val="0"/>
          <w:marTop w:val="0"/>
          <w:marBottom w:val="0"/>
          <w:divBdr>
            <w:top w:val="none" w:sz="0" w:space="0" w:color="auto"/>
            <w:left w:val="none" w:sz="0" w:space="0" w:color="auto"/>
            <w:bottom w:val="none" w:sz="0" w:space="0" w:color="auto"/>
            <w:right w:val="none" w:sz="0" w:space="0" w:color="auto"/>
          </w:divBdr>
          <w:divsChild>
            <w:div w:id="886525369">
              <w:marLeft w:val="0"/>
              <w:marRight w:val="0"/>
              <w:marTop w:val="0"/>
              <w:marBottom w:val="0"/>
              <w:divBdr>
                <w:top w:val="none" w:sz="0" w:space="0" w:color="auto"/>
                <w:left w:val="none" w:sz="0" w:space="0" w:color="auto"/>
                <w:bottom w:val="none" w:sz="0" w:space="0" w:color="auto"/>
                <w:right w:val="none" w:sz="0" w:space="0" w:color="auto"/>
              </w:divBdr>
            </w:div>
          </w:divsChild>
        </w:div>
        <w:div w:id="2013874634">
          <w:marLeft w:val="0"/>
          <w:marRight w:val="0"/>
          <w:marTop w:val="0"/>
          <w:marBottom w:val="0"/>
          <w:divBdr>
            <w:top w:val="none" w:sz="0" w:space="0" w:color="auto"/>
            <w:left w:val="none" w:sz="0" w:space="0" w:color="auto"/>
            <w:bottom w:val="none" w:sz="0" w:space="0" w:color="auto"/>
            <w:right w:val="none" w:sz="0" w:space="0" w:color="auto"/>
          </w:divBdr>
          <w:divsChild>
            <w:div w:id="525753554">
              <w:marLeft w:val="0"/>
              <w:marRight w:val="0"/>
              <w:marTop w:val="0"/>
              <w:marBottom w:val="0"/>
              <w:divBdr>
                <w:top w:val="none" w:sz="0" w:space="0" w:color="auto"/>
                <w:left w:val="none" w:sz="0" w:space="0" w:color="auto"/>
                <w:bottom w:val="none" w:sz="0" w:space="0" w:color="auto"/>
                <w:right w:val="none" w:sz="0" w:space="0" w:color="auto"/>
              </w:divBdr>
            </w:div>
          </w:divsChild>
        </w:div>
        <w:div w:id="2105681227">
          <w:marLeft w:val="0"/>
          <w:marRight w:val="0"/>
          <w:marTop w:val="0"/>
          <w:marBottom w:val="0"/>
          <w:divBdr>
            <w:top w:val="none" w:sz="0" w:space="0" w:color="auto"/>
            <w:left w:val="none" w:sz="0" w:space="0" w:color="auto"/>
            <w:bottom w:val="none" w:sz="0" w:space="0" w:color="auto"/>
            <w:right w:val="none" w:sz="0" w:space="0" w:color="auto"/>
          </w:divBdr>
          <w:divsChild>
            <w:div w:id="58735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26089">
      <w:bodyDiv w:val="1"/>
      <w:marLeft w:val="0"/>
      <w:marRight w:val="0"/>
      <w:marTop w:val="0"/>
      <w:marBottom w:val="0"/>
      <w:divBdr>
        <w:top w:val="none" w:sz="0" w:space="0" w:color="auto"/>
        <w:left w:val="none" w:sz="0" w:space="0" w:color="auto"/>
        <w:bottom w:val="none" w:sz="0" w:space="0" w:color="auto"/>
        <w:right w:val="none" w:sz="0" w:space="0" w:color="auto"/>
      </w:divBdr>
    </w:div>
    <w:div w:id="711736029">
      <w:bodyDiv w:val="1"/>
      <w:marLeft w:val="0"/>
      <w:marRight w:val="0"/>
      <w:marTop w:val="0"/>
      <w:marBottom w:val="0"/>
      <w:divBdr>
        <w:top w:val="none" w:sz="0" w:space="0" w:color="auto"/>
        <w:left w:val="none" w:sz="0" w:space="0" w:color="auto"/>
        <w:bottom w:val="none" w:sz="0" w:space="0" w:color="auto"/>
        <w:right w:val="none" w:sz="0" w:space="0" w:color="auto"/>
      </w:divBdr>
    </w:div>
    <w:div w:id="714309245">
      <w:bodyDiv w:val="1"/>
      <w:marLeft w:val="0"/>
      <w:marRight w:val="0"/>
      <w:marTop w:val="0"/>
      <w:marBottom w:val="0"/>
      <w:divBdr>
        <w:top w:val="none" w:sz="0" w:space="0" w:color="auto"/>
        <w:left w:val="none" w:sz="0" w:space="0" w:color="auto"/>
        <w:bottom w:val="none" w:sz="0" w:space="0" w:color="auto"/>
        <w:right w:val="none" w:sz="0" w:space="0" w:color="auto"/>
      </w:divBdr>
      <w:divsChild>
        <w:div w:id="121925149">
          <w:marLeft w:val="0"/>
          <w:marRight w:val="0"/>
          <w:marTop w:val="0"/>
          <w:marBottom w:val="0"/>
          <w:divBdr>
            <w:top w:val="none" w:sz="0" w:space="0" w:color="auto"/>
            <w:left w:val="none" w:sz="0" w:space="0" w:color="auto"/>
            <w:bottom w:val="none" w:sz="0" w:space="0" w:color="auto"/>
            <w:right w:val="none" w:sz="0" w:space="0" w:color="auto"/>
          </w:divBdr>
          <w:divsChild>
            <w:div w:id="1277563178">
              <w:marLeft w:val="0"/>
              <w:marRight w:val="0"/>
              <w:marTop w:val="0"/>
              <w:marBottom w:val="0"/>
              <w:divBdr>
                <w:top w:val="none" w:sz="0" w:space="0" w:color="auto"/>
                <w:left w:val="none" w:sz="0" w:space="0" w:color="auto"/>
                <w:bottom w:val="none" w:sz="0" w:space="0" w:color="auto"/>
                <w:right w:val="none" w:sz="0" w:space="0" w:color="auto"/>
              </w:divBdr>
            </w:div>
          </w:divsChild>
        </w:div>
        <w:div w:id="159540618">
          <w:marLeft w:val="0"/>
          <w:marRight w:val="0"/>
          <w:marTop w:val="0"/>
          <w:marBottom w:val="0"/>
          <w:divBdr>
            <w:top w:val="none" w:sz="0" w:space="0" w:color="auto"/>
            <w:left w:val="none" w:sz="0" w:space="0" w:color="auto"/>
            <w:bottom w:val="none" w:sz="0" w:space="0" w:color="auto"/>
            <w:right w:val="none" w:sz="0" w:space="0" w:color="auto"/>
          </w:divBdr>
          <w:divsChild>
            <w:div w:id="1711102075">
              <w:marLeft w:val="0"/>
              <w:marRight w:val="0"/>
              <w:marTop w:val="0"/>
              <w:marBottom w:val="0"/>
              <w:divBdr>
                <w:top w:val="none" w:sz="0" w:space="0" w:color="auto"/>
                <w:left w:val="none" w:sz="0" w:space="0" w:color="auto"/>
                <w:bottom w:val="none" w:sz="0" w:space="0" w:color="auto"/>
                <w:right w:val="none" w:sz="0" w:space="0" w:color="auto"/>
              </w:divBdr>
            </w:div>
          </w:divsChild>
        </w:div>
        <w:div w:id="216284915">
          <w:marLeft w:val="0"/>
          <w:marRight w:val="0"/>
          <w:marTop w:val="0"/>
          <w:marBottom w:val="0"/>
          <w:divBdr>
            <w:top w:val="none" w:sz="0" w:space="0" w:color="auto"/>
            <w:left w:val="none" w:sz="0" w:space="0" w:color="auto"/>
            <w:bottom w:val="none" w:sz="0" w:space="0" w:color="auto"/>
            <w:right w:val="none" w:sz="0" w:space="0" w:color="auto"/>
          </w:divBdr>
          <w:divsChild>
            <w:div w:id="1078330799">
              <w:marLeft w:val="0"/>
              <w:marRight w:val="0"/>
              <w:marTop w:val="0"/>
              <w:marBottom w:val="0"/>
              <w:divBdr>
                <w:top w:val="none" w:sz="0" w:space="0" w:color="auto"/>
                <w:left w:val="none" w:sz="0" w:space="0" w:color="auto"/>
                <w:bottom w:val="none" w:sz="0" w:space="0" w:color="auto"/>
                <w:right w:val="none" w:sz="0" w:space="0" w:color="auto"/>
              </w:divBdr>
            </w:div>
          </w:divsChild>
        </w:div>
        <w:div w:id="265891647">
          <w:marLeft w:val="0"/>
          <w:marRight w:val="0"/>
          <w:marTop w:val="0"/>
          <w:marBottom w:val="0"/>
          <w:divBdr>
            <w:top w:val="none" w:sz="0" w:space="0" w:color="auto"/>
            <w:left w:val="none" w:sz="0" w:space="0" w:color="auto"/>
            <w:bottom w:val="none" w:sz="0" w:space="0" w:color="auto"/>
            <w:right w:val="none" w:sz="0" w:space="0" w:color="auto"/>
          </w:divBdr>
          <w:divsChild>
            <w:div w:id="162361639">
              <w:marLeft w:val="0"/>
              <w:marRight w:val="0"/>
              <w:marTop w:val="0"/>
              <w:marBottom w:val="0"/>
              <w:divBdr>
                <w:top w:val="none" w:sz="0" w:space="0" w:color="auto"/>
                <w:left w:val="none" w:sz="0" w:space="0" w:color="auto"/>
                <w:bottom w:val="none" w:sz="0" w:space="0" w:color="auto"/>
                <w:right w:val="none" w:sz="0" w:space="0" w:color="auto"/>
              </w:divBdr>
            </w:div>
            <w:div w:id="218903390">
              <w:marLeft w:val="0"/>
              <w:marRight w:val="0"/>
              <w:marTop w:val="0"/>
              <w:marBottom w:val="0"/>
              <w:divBdr>
                <w:top w:val="none" w:sz="0" w:space="0" w:color="auto"/>
                <w:left w:val="none" w:sz="0" w:space="0" w:color="auto"/>
                <w:bottom w:val="none" w:sz="0" w:space="0" w:color="auto"/>
                <w:right w:val="none" w:sz="0" w:space="0" w:color="auto"/>
              </w:divBdr>
            </w:div>
            <w:div w:id="421803983">
              <w:marLeft w:val="0"/>
              <w:marRight w:val="0"/>
              <w:marTop w:val="0"/>
              <w:marBottom w:val="0"/>
              <w:divBdr>
                <w:top w:val="none" w:sz="0" w:space="0" w:color="auto"/>
                <w:left w:val="none" w:sz="0" w:space="0" w:color="auto"/>
                <w:bottom w:val="none" w:sz="0" w:space="0" w:color="auto"/>
                <w:right w:val="none" w:sz="0" w:space="0" w:color="auto"/>
              </w:divBdr>
            </w:div>
            <w:div w:id="1214537240">
              <w:marLeft w:val="0"/>
              <w:marRight w:val="0"/>
              <w:marTop w:val="0"/>
              <w:marBottom w:val="0"/>
              <w:divBdr>
                <w:top w:val="none" w:sz="0" w:space="0" w:color="auto"/>
                <w:left w:val="none" w:sz="0" w:space="0" w:color="auto"/>
                <w:bottom w:val="none" w:sz="0" w:space="0" w:color="auto"/>
                <w:right w:val="none" w:sz="0" w:space="0" w:color="auto"/>
              </w:divBdr>
            </w:div>
            <w:div w:id="1295216097">
              <w:marLeft w:val="0"/>
              <w:marRight w:val="0"/>
              <w:marTop w:val="0"/>
              <w:marBottom w:val="0"/>
              <w:divBdr>
                <w:top w:val="none" w:sz="0" w:space="0" w:color="auto"/>
                <w:left w:val="none" w:sz="0" w:space="0" w:color="auto"/>
                <w:bottom w:val="none" w:sz="0" w:space="0" w:color="auto"/>
                <w:right w:val="none" w:sz="0" w:space="0" w:color="auto"/>
              </w:divBdr>
            </w:div>
            <w:div w:id="1394501498">
              <w:marLeft w:val="0"/>
              <w:marRight w:val="0"/>
              <w:marTop w:val="0"/>
              <w:marBottom w:val="0"/>
              <w:divBdr>
                <w:top w:val="none" w:sz="0" w:space="0" w:color="auto"/>
                <w:left w:val="none" w:sz="0" w:space="0" w:color="auto"/>
                <w:bottom w:val="none" w:sz="0" w:space="0" w:color="auto"/>
                <w:right w:val="none" w:sz="0" w:space="0" w:color="auto"/>
              </w:divBdr>
            </w:div>
            <w:div w:id="1733698085">
              <w:marLeft w:val="0"/>
              <w:marRight w:val="0"/>
              <w:marTop w:val="0"/>
              <w:marBottom w:val="0"/>
              <w:divBdr>
                <w:top w:val="none" w:sz="0" w:space="0" w:color="auto"/>
                <w:left w:val="none" w:sz="0" w:space="0" w:color="auto"/>
                <w:bottom w:val="none" w:sz="0" w:space="0" w:color="auto"/>
                <w:right w:val="none" w:sz="0" w:space="0" w:color="auto"/>
              </w:divBdr>
            </w:div>
            <w:div w:id="1956210338">
              <w:marLeft w:val="0"/>
              <w:marRight w:val="0"/>
              <w:marTop w:val="0"/>
              <w:marBottom w:val="0"/>
              <w:divBdr>
                <w:top w:val="none" w:sz="0" w:space="0" w:color="auto"/>
                <w:left w:val="none" w:sz="0" w:space="0" w:color="auto"/>
                <w:bottom w:val="none" w:sz="0" w:space="0" w:color="auto"/>
                <w:right w:val="none" w:sz="0" w:space="0" w:color="auto"/>
              </w:divBdr>
            </w:div>
          </w:divsChild>
        </w:div>
        <w:div w:id="398208262">
          <w:marLeft w:val="0"/>
          <w:marRight w:val="0"/>
          <w:marTop w:val="0"/>
          <w:marBottom w:val="0"/>
          <w:divBdr>
            <w:top w:val="none" w:sz="0" w:space="0" w:color="auto"/>
            <w:left w:val="none" w:sz="0" w:space="0" w:color="auto"/>
            <w:bottom w:val="none" w:sz="0" w:space="0" w:color="auto"/>
            <w:right w:val="none" w:sz="0" w:space="0" w:color="auto"/>
          </w:divBdr>
          <w:divsChild>
            <w:div w:id="1066882401">
              <w:marLeft w:val="0"/>
              <w:marRight w:val="0"/>
              <w:marTop w:val="0"/>
              <w:marBottom w:val="0"/>
              <w:divBdr>
                <w:top w:val="none" w:sz="0" w:space="0" w:color="auto"/>
                <w:left w:val="none" w:sz="0" w:space="0" w:color="auto"/>
                <w:bottom w:val="none" w:sz="0" w:space="0" w:color="auto"/>
                <w:right w:val="none" w:sz="0" w:space="0" w:color="auto"/>
              </w:divBdr>
            </w:div>
          </w:divsChild>
        </w:div>
        <w:div w:id="432746960">
          <w:marLeft w:val="0"/>
          <w:marRight w:val="0"/>
          <w:marTop w:val="0"/>
          <w:marBottom w:val="0"/>
          <w:divBdr>
            <w:top w:val="none" w:sz="0" w:space="0" w:color="auto"/>
            <w:left w:val="none" w:sz="0" w:space="0" w:color="auto"/>
            <w:bottom w:val="none" w:sz="0" w:space="0" w:color="auto"/>
            <w:right w:val="none" w:sz="0" w:space="0" w:color="auto"/>
          </w:divBdr>
          <w:divsChild>
            <w:div w:id="201284642">
              <w:marLeft w:val="0"/>
              <w:marRight w:val="0"/>
              <w:marTop w:val="0"/>
              <w:marBottom w:val="0"/>
              <w:divBdr>
                <w:top w:val="none" w:sz="0" w:space="0" w:color="auto"/>
                <w:left w:val="none" w:sz="0" w:space="0" w:color="auto"/>
                <w:bottom w:val="none" w:sz="0" w:space="0" w:color="auto"/>
                <w:right w:val="none" w:sz="0" w:space="0" w:color="auto"/>
              </w:divBdr>
            </w:div>
          </w:divsChild>
        </w:div>
        <w:div w:id="433282635">
          <w:marLeft w:val="0"/>
          <w:marRight w:val="0"/>
          <w:marTop w:val="0"/>
          <w:marBottom w:val="0"/>
          <w:divBdr>
            <w:top w:val="none" w:sz="0" w:space="0" w:color="auto"/>
            <w:left w:val="none" w:sz="0" w:space="0" w:color="auto"/>
            <w:bottom w:val="none" w:sz="0" w:space="0" w:color="auto"/>
            <w:right w:val="none" w:sz="0" w:space="0" w:color="auto"/>
          </w:divBdr>
          <w:divsChild>
            <w:div w:id="1583029984">
              <w:marLeft w:val="0"/>
              <w:marRight w:val="0"/>
              <w:marTop w:val="0"/>
              <w:marBottom w:val="0"/>
              <w:divBdr>
                <w:top w:val="none" w:sz="0" w:space="0" w:color="auto"/>
                <w:left w:val="none" w:sz="0" w:space="0" w:color="auto"/>
                <w:bottom w:val="none" w:sz="0" w:space="0" w:color="auto"/>
                <w:right w:val="none" w:sz="0" w:space="0" w:color="auto"/>
              </w:divBdr>
            </w:div>
          </w:divsChild>
        </w:div>
        <w:div w:id="464810831">
          <w:marLeft w:val="0"/>
          <w:marRight w:val="0"/>
          <w:marTop w:val="0"/>
          <w:marBottom w:val="0"/>
          <w:divBdr>
            <w:top w:val="none" w:sz="0" w:space="0" w:color="auto"/>
            <w:left w:val="none" w:sz="0" w:space="0" w:color="auto"/>
            <w:bottom w:val="none" w:sz="0" w:space="0" w:color="auto"/>
            <w:right w:val="none" w:sz="0" w:space="0" w:color="auto"/>
          </w:divBdr>
          <w:divsChild>
            <w:div w:id="550725967">
              <w:marLeft w:val="0"/>
              <w:marRight w:val="0"/>
              <w:marTop w:val="0"/>
              <w:marBottom w:val="0"/>
              <w:divBdr>
                <w:top w:val="none" w:sz="0" w:space="0" w:color="auto"/>
                <w:left w:val="none" w:sz="0" w:space="0" w:color="auto"/>
                <w:bottom w:val="none" w:sz="0" w:space="0" w:color="auto"/>
                <w:right w:val="none" w:sz="0" w:space="0" w:color="auto"/>
              </w:divBdr>
            </w:div>
          </w:divsChild>
        </w:div>
        <w:div w:id="605697927">
          <w:marLeft w:val="0"/>
          <w:marRight w:val="0"/>
          <w:marTop w:val="0"/>
          <w:marBottom w:val="0"/>
          <w:divBdr>
            <w:top w:val="none" w:sz="0" w:space="0" w:color="auto"/>
            <w:left w:val="none" w:sz="0" w:space="0" w:color="auto"/>
            <w:bottom w:val="none" w:sz="0" w:space="0" w:color="auto"/>
            <w:right w:val="none" w:sz="0" w:space="0" w:color="auto"/>
          </w:divBdr>
          <w:divsChild>
            <w:div w:id="12150679">
              <w:marLeft w:val="0"/>
              <w:marRight w:val="0"/>
              <w:marTop w:val="0"/>
              <w:marBottom w:val="0"/>
              <w:divBdr>
                <w:top w:val="none" w:sz="0" w:space="0" w:color="auto"/>
                <w:left w:val="none" w:sz="0" w:space="0" w:color="auto"/>
                <w:bottom w:val="none" w:sz="0" w:space="0" w:color="auto"/>
                <w:right w:val="none" w:sz="0" w:space="0" w:color="auto"/>
              </w:divBdr>
            </w:div>
          </w:divsChild>
        </w:div>
        <w:div w:id="623585749">
          <w:marLeft w:val="0"/>
          <w:marRight w:val="0"/>
          <w:marTop w:val="0"/>
          <w:marBottom w:val="0"/>
          <w:divBdr>
            <w:top w:val="none" w:sz="0" w:space="0" w:color="auto"/>
            <w:left w:val="none" w:sz="0" w:space="0" w:color="auto"/>
            <w:bottom w:val="none" w:sz="0" w:space="0" w:color="auto"/>
            <w:right w:val="none" w:sz="0" w:space="0" w:color="auto"/>
          </w:divBdr>
          <w:divsChild>
            <w:div w:id="610475661">
              <w:marLeft w:val="0"/>
              <w:marRight w:val="0"/>
              <w:marTop w:val="0"/>
              <w:marBottom w:val="0"/>
              <w:divBdr>
                <w:top w:val="none" w:sz="0" w:space="0" w:color="auto"/>
                <w:left w:val="none" w:sz="0" w:space="0" w:color="auto"/>
                <w:bottom w:val="none" w:sz="0" w:space="0" w:color="auto"/>
                <w:right w:val="none" w:sz="0" w:space="0" w:color="auto"/>
              </w:divBdr>
            </w:div>
          </w:divsChild>
        </w:div>
        <w:div w:id="742022502">
          <w:marLeft w:val="0"/>
          <w:marRight w:val="0"/>
          <w:marTop w:val="0"/>
          <w:marBottom w:val="0"/>
          <w:divBdr>
            <w:top w:val="none" w:sz="0" w:space="0" w:color="auto"/>
            <w:left w:val="none" w:sz="0" w:space="0" w:color="auto"/>
            <w:bottom w:val="none" w:sz="0" w:space="0" w:color="auto"/>
            <w:right w:val="none" w:sz="0" w:space="0" w:color="auto"/>
          </w:divBdr>
          <w:divsChild>
            <w:div w:id="79259726">
              <w:marLeft w:val="0"/>
              <w:marRight w:val="0"/>
              <w:marTop w:val="0"/>
              <w:marBottom w:val="0"/>
              <w:divBdr>
                <w:top w:val="none" w:sz="0" w:space="0" w:color="auto"/>
                <w:left w:val="none" w:sz="0" w:space="0" w:color="auto"/>
                <w:bottom w:val="none" w:sz="0" w:space="0" w:color="auto"/>
                <w:right w:val="none" w:sz="0" w:space="0" w:color="auto"/>
              </w:divBdr>
            </w:div>
            <w:div w:id="293995783">
              <w:marLeft w:val="0"/>
              <w:marRight w:val="0"/>
              <w:marTop w:val="0"/>
              <w:marBottom w:val="0"/>
              <w:divBdr>
                <w:top w:val="none" w:sz="0" w:space="0" w:color="auto"/>
                <w:left w:val="none" w:sz="0" w:space="0" w:color="auto"/>
                <w:bottom w:val="none" w:sz="0" w:space="0" w:color="auto"/>
                <w:right w:val="none" w:sz="0" w:space="0" w:color="auto"/>
              </w:divBdr>
            </w:div>
            <w:div w:id="1483892953">
              <w:marLeft w:val="0"/>
              <w:marRight w:val="0"/>
              <w:marTop w:val="0"/>
              <w:marBottom w:val="0"/>
              <w:divBdr>
                <w:top w:val="none" w:sz="0" w:space="0" w:color="auto"/>
                <w:left w:val="none" w:sz="0" w:space="0" w:color="auto"/>
                <w:bottom w:val="none" w:sz="0" w:space="0" w:color="auto"/>
                <w:right w:val="none" w:sz="0" w:space="0" w:color="auto"/>
              </w:divBdr>
            </w:div>
            <w:div w:id="1911185707">
              <w:marLeft w:val="0"/>
              <w:marRight w:val="0"/>
              <w:marTop w:val="0"/>
              <w:marBottom w:val="0"/>
              <w:divBdr>
                <w:top w:val="none" w:sz="0" w:space="0" w:color="auto"/>
                <w:left w:val="none" w:sz="0" w:space="0" w:color="auto"/>
                <w:bottom w:val="none" w:sz="0" w:space="0" w:color="auto"/>
                <w:right w:val="none" w:sz="0" w:space="0" w:color="auto"/>
              </w:divBdr>
            </w:div>
          </w:divsChild>
        </w:div>
        <w:div w:id="775102154">
          <w:marLeft w:val="0"/>
          <w:marRight w:val="0"/>
          <w:marTop w:val="0"/>
          <w:marBottom w:val="0"/>
          <w:divBdr>
            <w:top w:val="none" w:sz="0" w:space="0" w:color="auto"/>
            <w:left w:val="none" w:sz="0" w:space="0" w:color="auto"/>
            <w:bottom w:val="none" w:sz="0" w:space="0" w:color="auto"/>
            <w:right w:val="none" w:sz="0" w:space="0" w:color="auto"/>
          </w:divBdr>
          <w:divsChild>
            <w:div w:id="1666274845">
              <w:marLeft w:val="0"/>
              <w:marRight w:val="0"/>
              <w:marTop w:val="0"/>
              <w:marBottom w:val="0"/>
              <w:divBdr>
                <w:top w:val="none" w:sz="0" w:space="0" w:color="auto"/>
                <w:left w:val="none" w:sz="0" w:space="0" w:color="auto"/>
                <w:bottom w:val="none" w:sz="0" w:space="0" w:color="auto"/>
                <w:right w:val="none" w:sz="0" w:space="0" w:color="auto"/>
              </w:divBdr>
            </w:div>
          </w:divsChild>
        </w:div>
        <w:div w:id="779567289">
          <w:marLeft w:val="0"/>
          <w:marRight w:val="0"/>
          <w:marTop w:val="0"/>
          <w:marBottom w:val="0"/>
          <w:divBdr>
            <w:top w:val="none" w:sz="0" w:space="0" w:color="auto"/>
            <w:left w:val="none" w:sz="0" w:space="0" w:color="auto"/>
            <w:bottom w:val="none" w:sz="0" w:space="0" w:color="auto"/>
            <w:right w:val="none" w:sz="0" w:space="0" w:color="auto"/>
          </w:divBdr>
          <w:divsChild>
            <w:div w:id="2114131430">
              <w:marLeft w:val="0"/>
              <w:marRight w:val="0"/>
              <w:marTop w:val="0"/>
              <w:marBottom w:val="0"/>
              <w:divBdr>
                <w:top w:val="none" w:sz="0" w:space="0" w:color="auto"/>
                <w:left w:val="none" w:sz="0" w:space="0" w:color="auto"/>
                <w:bottom w:val="none" w:sz="0" w:space="0" w:color="auto"/>
                <w:right w:val="none" w:sz="0" w:space="0" w:color="auto"/>
              </w:divBdr>
            </w:div>
          </w:divsChild>
        </w:div>
        <w:div w:id="806355154">
          <w:marLeft w:val="0"/>
          <w:marRight w:val="0"/>
          <w:marTop w:val="0"/>
          <w:marBottom w:val="0"/>
          <w:divBdr>
            <w:top w:val="none" w:sz="0" w:space="0" w:color="auto"/>
            <w:left w:val="none" w:sz="0" w:space="0" w:color="auto"/>
            <w:bottom w:val="none" w:sz="0" w:space="0" w:color="auto"/>
            <w:right w:val="none" w:sz="0" w:space="0" w:color="auto"/>
          </w:divBdr>
          <w:divsChild>
            <w:div w:id="35929387">
              <w:marLeft w:val="0"/>
              <w:marRight w:val="0"/>
              <w:marTop w:val="0"/>
              <w:marBottom w:val="0"/>
              <w:divBdr>
                <w:top w:val="none" w:sz="0" w:space="0" w:color="auto"/>
                <w:left w:val="none" w:sz="0" w:space="0" w:color="auto"/>
                <w:bottom w:val="none" w:sz="0" w:space="0" w:color="auto"/>
                <w:right w:val="none" w:sz="0" w:space="0" w:color="auto"/>
              </w:divBdr>
            </w:div>
          </w:divsChild>
        </w:div>
        <w:div w:id="948197958">
          <w:marLeft w:val="0"/>
          <w:marRight w:val="0"/>
          <w:marTop w:val="0"/>
          <w:marBottom w:val="0"/>
          <w:divBdr>
            <w:top w:val="none" w:sz="0" w:space="0" w:color="auto"/>
            <w:left w:val="none" w:sz="0" w:space="0" w:color="auto"/>
            <w:bottom w:val="none" w:sz="0" w:space="0" w:color="auto"/>
            <w:right w:val="none" w:sz="0" w:space="0" w:color="auto"/>
          </w:divBdr>
          <w:divsChild>
            <w:div w:id="232469135">
              <w:marLeft w:val="0"/>
              <w:marRight w:val="0"/>
              <w:marTop w:val="0"/>
              <w:marBottom w:val="0"/>
              <w:divBdr>
                <w:top w:val="none" w:sz="0" w:space="0" w:color="auto"/>
                <w:left w:val="none" w:sz="0" w:space="0" w:color="auto"/>
                <w:bottom w:val="none" w:sz="0" w:space="0" w:color="auto"/>
                <w:right w:val="none" w:sz="0" w:space="0" w:color="auto"/>
              </w:divBdr>
            </w:div>
          </w:divsChild>
        </w:div>
        <w:div w:id="1137189404">
          <w:marLeft w:val="0"/>
          <w:marRight w:val="0"/>
          <w:marTop w:val="0"/>
          <w:marBottom w:val="0"/>
          <w:divBdr>
            <w:top w:val="none" w:sz="0" w:space="0" w:color="auto"/>
            <w:left w:val="none" w:sz="0" w:space="0" w:color="auto"/>
            <w:bottom w:val="none" w:sz="0" w:space="0" w:color="auto"/>
            <w:right w:val="none" w:sz="0" w:space="0" w:color="auto"/>
          </w:divBdr>
          <w:divsChild>
            <w:div w:id="1837455118">
              <w:marLeft w:val="0"/>
              <w:marRight w:val="0"/>
              <w:marTop w:val="0"/>
              <w:marBottom w:val="0"/>
              <w:divBdr>
                <w:top w:val="none" w:sz="0" w:space="0" w:color="auto"/>
                <w:left w:val="none" w:sz="0" w:space="0" w:color="auto"/>
                <w:bottom w:val="none" w:sz="0" w:space="0" w:color="auto"/>
                <w:right w:val="none" w:sz="0" w:space="0" w:color="auto"/>
              </w:divBdr>
            </w:div>
          </w:divsChild>
        </w:div>
        <w:div w:id="1200512612">
          <w:marLeft w:val="0"/>
          <w:marRight w:val="0"/>
          <w:marTop w:val="0"/>
          <w:marBottom w:val="0"/>
          <w:divBdr>
            <w:top w:val="none" w:sz="0" w:space="0" w:color="auto"/>
            <w:left w:val="none" w:sz="0" w:space="0" w:color="auto"/>
            <w:bottom w:val="none" w:sz="0" w:space="0" w:color="auto"/>
            <w:right w:val="none" w:sz="0" w:space="0" w:color="auto"/>
          </w:divBdr>
          <w:divsChild>
            <w:div w:id="1475177381">
              <w:marLeft w:val="0"/>
              <w:marRight w:val="0"/>
              <w:marTop w:val="0"/>
              <w:marBottom w:val="0"/>
              <w:divBdr>
                <w:top w:val="none" w:sz="0" w:space="0" w:color="auto"/>
                <w:left w:val="none" w:sz="0" w:space="0" w:color="auto"/>
                <w:bottom w:val="none" w:sz="0" w:space="0" w:color="auto"/>
                <w:right w:val="none" w:sz="0" w:space="0" w:color="auto"/>
              </w:divBdr>
            </w:div>
          </w:divsChild>
        </w:div>
        <w:div w:id="1284656355">
          <w:marLeft w:val="0"/>
          <w:marRight w:val="0"/>
          <w:marTop w:val="0"/>
          <w:marBottom w:val="0"/>
          <w:divBdr>
            <w:top w:val="none" w:sz="0" w:space="0" w:color="auto"/>
            <w:left w:val="none" w:sz="0" w:space="0" w:color="auto"/>
            <w:bottom w:val="none" w:sz="0" w:space="0" w:color="auto"/>
            <w:right w:val="none" w:sz="0" w:space="0" w:color="auto"/>
          </w:divBdr>
          <w:divsChild>
            <w:div w:id="1623806713">
              <w:marLeft w:val="0"/>
              <w:marRight w:val="0"/>
              <w:marTop w:val="0"/>
              <w:marBottom w:val="0"/>
              <w:divBdr>
                <w:top w:val="none" w:sz="0" w:space="0" w:color="auto"/>
                <w:left w:val="none" w:sz="0" w:space="0" w:color="auto"/>
                <w:bottom w:val="none" w:sz="0" w:space="0" w:color="auto"/>
                <w:right w:val="none" w:sz="0" w:space="0" w:color="auto"/>
              </w:divBdr>
            </w:div>
          </w:divsChild>
        </w:div>
        <w:div w:id="1391073603">
          <w:marLeft w:val="0"/>
          <w:marRight w:val="0"/>
          <w:marTop w:val="0"/>
          <w:marBottom w:val="0"/>
          <w:divBdr>
            <w:top w:val="none" w:sz="0" w:space="0" w:color="auto"/>
            <w:left w:val="none" w:sz="0" w:space="0" w:color="auto"/>
            <w:bottom w:val="none" w:sz="0" w:space="0" w:color="auto"/>
            <w:right w:val="none" w:sz="0" w:space="0" w:color="auto"/>
          </w:divBdr>
          <w:divsChild>
            <w:div w:id="618754972">
              <w:marLeft w:val="0"/>
              <w:marRight w:val="0"/>
              <w:marTop w:val="0"/>
              <w:marBottom w:val="0"/>
              <w:divBdr>
                <w:top w:val="none" w:sz="0" w:space="0" w:color="auto"/>
                <w:left w:val="none" w:sz="0" w:space="0" w:color="auto"/>
                <w:bottom w:val="none" w:sz="0" w:space="0" w:color="auto"/>
                <w:right w:val="none" w:sz="0" w:space="0" w:color="auto"/>
              </w:divBdr>
            </w:div>
          </w:divsChild>
        </w:div>
        <w:div w:id="1451440124">
          <w:marLeft w:val="0"/>
          <w:marRight w:val="0"/>
          <w:marTop w:val="0"/>
          <w:marBottom w:val="0"/>
          <w:divBdr>
            <w:top w:val="none" w:sz="0" w:space="0" w:color="auto"/>
            <w:left w:val="none" w:sz="0" w:space="0" w:color="auto"/>
            <w:bottom w:val="none" w:sz="0" w:space="0" w:color="auto"/>
            <w:right w:val="none" w:sz="0" w:space="0" w:color="auto"/>
          </w:divBdr>
          <w:divsChild>
            <w:div w:id="752628358">
              <w:marLeft w:val="0"/>
              <w:marRight w:val="0"/>
              <w:marTop w:val="0"/>
              <w:marBottom w:val="0"/>
              <w:divBdr>
                <w:top w:val="none" w:sz="0" w:space="0" w:color="auto"/>
                <w:left w:val="none" w:sz="0" w:space="0" w:color="auto"/>
                <w:bottom w:val="none" w:sz="0" w:space="0" w:color="auto"/>
                <w:right w:val="none" w:sz="0" w:space="0" w:color="auto"/>
              </w:divBdr>
            </w:div>
          </w:divsChild>
        </w:div>
        <w:div w:id="1496652624">
          <w:marLeft w:val="0"/>
          <w:marRight w:val="0"/>
          <w:marTop w:val="0"/>
          <w:marBottom w:val="0"/>
          <w:divBdr>
            <w:top w:val="none" w:sz="0" w:space="0" w:color="auto"/>
            <w:left w:val="none" w:sz="0" w:space="0" w:color="auto"/>
            <w:bottom w:val="none" w:sz="0" w:space="0" w:color="auto"/>
            <w:right w:val="none" w:sz="0" w:space="0" w:color="auto"/>
          </w:divBdr>
          <w:divsChild>
            <w:div w:id="426653245">
              <w:marLeft w:val="0"/>
              <w:marRight w:val="0"/>
              <w:marTop w:val="0"/>
              <w:marBottom w:val="0"/>
              <w:divBdr>
                <w:top w:val="none" w:sz="0" w:space="0" w:color="auto"/>
                <w:left w:val="none" w:sz="0" w:space="0" w:color="auto"/>
                <w:bottom w:val="none" w:sz="0" w:space="0" w:color="auto"/>
                <w:right w:val="none" w:sz="0" w:space="0" w:color="auto"/>
              </w:divBdr>
            </w:div>
          </w:divsChild>
        </w:div>
        <w:div w:id="1511136100">
          <w:marLeft w:val="0"/>
          <w:marRight w:val="0"/>
          <w:marTop w:val="0"/>
          <w:marBottom w:val="0"/>
          <w:divBdr>
            <w:top w:val="none" w:sz="0" w:space="0" w:color="auto"/>
            <w:left w:val="none" w:sz="0" w:space="0" w:color="auto"/>
            <w:bottom w:val="none" w:sz="0" w:space="0" w:color="auto"/>
            <w:right w:val="none" w:sz="0" w:space="0" w:color="auto"/>
          </w:divBdr>
          <w:divsChild>
            <w:div w:id="694186761">
              <w:marLeft w:val="0"/>
              <w:marRight w:val="0"/>
              <w:marTop w:val="0"/>
              <w:marBottom w:val="0"/>
              <w:divBdr>
                <w:top w:val="none" w:sz="0" w:space="0" w:color="auto"/>
                <w:left w:val="none" w:sz="0" w:space="0" w:color="auto"/>
                <w:bottom w:val="none" w:sz="0" w:space="0" w:color="auto"/>
                <w:right w:val="none" w:sz="0" w:space="0" w:color="auto"/>
              </w:divBdr>
            </w:div>
          </w:divsChild>
        </w:div>
        <w:div w:id="1541740775">
          <w:marLeft w:val="0"/>
          <w:marRight w:val="0"/>
          <w:marTop w:val="0"/>
          <w:marBottom w:val="0"/>
          <w:divBdr>
            <w:top w:val="none" w:sz="0" w:space="0" w:color="auto"/>
            <w:left w:val="none" w:sz="0" w:space="0" w:color="auto"/>
            <w:bottom w:val="none" w:sz="0" w:space="0" w:color="auto"/>
            <w:right w:val="none" w:sz="0" w:space="0" w:color="auto"/>
          </w:divBdr>
          <w:divsChild>
            <w:div w:id="1503547360">
              <w:marLeft w:val="0"/>
              <w:marRight w:val="0"/>
              <w:marTop w:val="0"/>
              <w:marBottom w:val="0"/>
              <w:divBdr>
                <w:top w:val="none" w:sz="0" w:space="0" w:color="auto"/>
                <w:left w:val="none" w:sz="0" w:space="0" w:color="auto"/>
                <w:bottom w:val="none" w:sz="0" w:space="0" w:color="auto"/>
                <w:right w:val="none" w:sz="0" w:space="0" w:color="auto"/>
              </w:divBdr>
            </w:div>
          </w:divsChild>
        </w:div>
        <w:div w:id="1603103639">
          <w:marLeft w:val="0"/>
          <w:marRight w:val="0"/>
          <w:marTop w:val="0"/>
          <w:marBottom w:val="0"/>
          <w:divBdr>
            <w:top w:val="none" w:sz="0" w:space="0" w:color="auto"/>
            <w:left w:val="none" w:sz="0" w:space="0" w:color="auto"/>
            <w:bottom w:val="none" w:sz="0" w:space="0" w:color="auto"/>
            <w:right w:val="none" w:sz="0" w:space="0" w:color="auto"/>
          </w:divBdr>
          <w:divsChild>
            <w:div w:id="71586003">
              <w:marLeft w:val="0"/>
              <w:marRight w:val="0"/>
              <w:marTop w:val="0"/>
              <w:marBottom w:val="0"/>
              <w:divBdr>
                <w:top w:val="none" w:sz="0" w:space="0" w:color="auto"/>
                <w:left w:val="none" w:sz="0" w:space="0" w:color="auto"/>
                <w:bottom w:val="none" w:sz="0" w:space="0" w:color="auto"/>
                <w:right w:val="none" w:sz="0" w:space="0" w:color="auto"/>
              </w:divBdr>
            </w:div>
          </w:divsChild>
        </w:div>
        <w:div w:id="1649282523">
          <w:marLeft w:val="0"/>
          <w:marRight w:val="0"/>
          <w:marTop w:val="0"/>
          <w:marBottom w:val="0"/>
          <w:divBdr>
            <w:top w:val="none" w:sz="0" w:space="0" w:color="auto"/>
            <w:left w:val="none" w:sz="0" w:space="0" w:color="auto"/>
            <w:bottom w:val="none" w:sz="0" w:space="0" w:color="auto"/>
            <w:right w:val="none" w:sz="0" w:space="0" w:color="auto"/>
          </w:divBdr>
          <w:divsChild>
            <w:div w:id="1100644136">
              <w:marLeft w:val="0"/>
              <w:marRight w:val="0"/>
              <w:marTop w:val="0"/>
              <w:marBottom w:val="0"/>
              <w:divBdr>
                <w:top w:val="none" w:sz="0" w:space="0" w:color="auto"/>
                <w:left w:val="none" w:sz="0" w:space="0" w:color="auto"/>
                <w:bottom w:val="none" w:sz="0" w:space="0" w:color="auto"/>
                <w:right w:val="none" w:sz="0" w:space="0" w:color="auto"/>
              </w:divBdr>
            </w:div>
          </w:divsChild>
        </w:div>
        <w:div w:id="1651203409">
          <w:marLeft w:val="0"/>
          <w:marRight w:val="0"/>
          <w:marTop w:val="0"/>
          <w:marBottom w:val="0"/>
          <w:divBdr>
            <w:top w:val="none" w:sz="0" w:space="0" w:color="auto"/>
            <w:left w:val="none" w:sz="0" w:space="0" w:color="auto"/>
            <w:bottom w:val="none" w:sz="0" w:space="0" w:color="auto"/>
            <w:right w:val="none" w:sz="0" w:space="0" w:color="auto"/>
          </w:divBdr>
          <w:divsChild>
            <w:div w:id="1325470310">
              <w:marLeft w:val="0"/>
              <w:marRight w:val="0"/>
              <w:marTop w:val="0"/>
              <w:marBottom w:val="0"/>
              <w:divBdr>
                <w:top w:val="none" w:sz="0" w:space="0" w:color="auto"/>
                <w:left w:val="none" w:sz="0" w:space="0" w:color="auto"/>
                <w:bottom w:val="none" w:sz="0" w:space="0" w:color="auto"/>
                <w:right w:val="none" w:sz="0" w:space="0" w:color="auto"/>
              </w:divBdr>
            </w:div>
          </w:divsChild>
        </w:div>
        <w:div w:id="1651638407">
          <w:marLeft w:val="0"/>
          <w:marRight w:val="0"/>
          <w:marTop w:val="0"/>
          <w:marBottom w:val="0"/>
          <w:divBdr>
            <w:top w:val="none" w:sz="0" w:space="0" w:color="auto"/>
            <w:left w:val="none" w:sz="0" w:space="0" w:color="auto"/>
            <w:bottom w:val="none" w:sz="0" w:space="0" w:color="auto"/>
            <w:right w:val="none" w:sz="0" w:space="0" w:color="auto"/>
          </w:divBdr>
          <w:divsChild>
            <w:div w:id="1281766406">
              <w:marLeft w:val="0"/>
              <w:marRight w:val="0"/>
              <w:marTop w:val="0"/>
              <w:marBottom w:val="0"/>
              <w:divBdr>
                <w:top w:val="none" w:sz="0" w:space="0" w:color="auto"/>
                <w:left w:val="none" w:sz="0" w:space="0" w:color="auto"/>
                <w:bottom w:val="none" w:sz="0" w:space="0" w:color="auto"/>
                <w:right w:val="none" w:sz="0" w:space="0" w:color="auto"/>
              </w:divBdr>
            </w:div>
          </w:divsChild>
        </w:div>
        <w:div w:id="1736200279">
          <w:marLeft w:val="0"/>
          <w:marRight w:val="0"/>
          <w:marTop w:val="0"/>
          <w:marBottom w:val="0"/>
          <w:divBdr>
            <w:top w:val="none" w:sz="0" w:space="0" w:color="auto"/>
            <w:left w:val="none" w:sz="0" w:space="0" w:color="auto"/>
            <w:bottom w:val="none" w:sz="0" w:space="0" w:color="auto"/>
            <w:right w:val="none" w:sz="0" w:space="0" w:color="auto"/>
          </w:divBdr>
          <w:divsChild>
            <w:div w:id="1274634977">
              <w:marLeft w:val="0"/>
              <w:marRight w:val="0"/>
              <w:marTop w:val="0"/>
              <w:marBottom w:val="0"/>
              <w:divBdr>
                <w:top w:val="none" w:sz="0" w:space="0" w:color="auto"/>
                <w:left w:val="none" w:sz="0" w:space="0" w:color="auto"/>
                <w:bottom w:val="none" w:sz="0" w:space="0" w:color="auto"/>
                <w:right w:val="none" w:sz="0" w:space="0" w:color="auto"/>
              </w:divBdr>
            </w:div>
          </w:divsChild>
        </w:div>
        <w:div w:id="1853495688">
          <w:marLeft w:val="0"/>
          <w:marRight w:val="0"/>
          <w:marTop w:val="0"/>
          <w:marBottom w:val="0"/>
          <w:divBdr>
            <w:top w:val="none" w:sz="0" w:space="0" w:color="auto"/>
            <w:left w:val="none" w:sz="0" w:space="0" w:color="auto"/>
            <w:bottom w:val="none" w:sz="0" w:space="0" w:color="auto"/>
            <w:right w:val="none" w:sz="0" w:space="0" w:color="auto"/>
          </w:divBdr>
          <w:divsChild>
            <w:div w:id="1354264720">
              <w:marLeft w:val="0"/>
              <w:marRight w:val="0"/>
              <w:marTop w:val="0"/>
              <w:marBottom w:val="0"/>
              <w:divBdr>
                <w:top w:val="none" w:sz="0" w:space="0" w:color="auto"/>
                <w:left w:val="none" w:sz="0" w:space="0" w:color="auto"/>
                <w:bottom w:val="none" w:sz="0" w:space="0" w:color="auto"/>
                <w:right w:val="none" w:sz="0" w:space="0" w:color="auto"/>
              </w:divBdr>
            </w:div>
          </w:divsChild>
        </w:div>
        <w:div w:id="1871990844">
          <w:marLeft w:val="0"/>
          <w:marRight w:val="0"/>
          <w:marTop w:val="0"/>
          <w:marBottom w:val="0"/>
          <w:divBdr>
            <w:top w:val="none" w:sz="0" w:space="0" w:color="auto"/>
            <w:left w:val="none" w:sz="0" w:space="0" w:color="auto"/>
            <w:bottom w:val="none" w:sz="0" w:space="0" w:color="auto"/>
            <w:right w:val="none" w:sz="0" w:space="0" w:color="auto"/>
          </w:divBdr>
          <w:divsChild>
            <w:div w:id="2048406164">
              <w:marLeft w:val="0"/>
              <w:marRight w:val="0"/>
              <w:marTop w:val="0"/>
              <w:marBottom w:val="0"/>
              <w:divBdr>
                <w:top w:val="none" w:sz="0" w:space="0" w:color="auto"/>
                <w:left w:val="none" w:sz="0" w:space="0" w:color="auto"/>
                <w:bottom w:val="none" w:sz="0" w:space="0" w:color="auto"/>
                <w:right w:val="none" w:sz="0" w:space="0" w:color="auto"/>
              </w:divBdr>
            </w:div>
          </w:divsChild>
        </w:div>
        <w:div w:id="1959142006">
          <w:marLeft w:val="0"/>
          <w:marRight w:val="0"/>
          <w:marTop w:val="0"/>
          <w:marBottom w:val="0"/>
          <w:divBdr>
            <w:top w:val="none" w:sz="0" w:space="0" w:color="auto"/>
            <w:left w:val="none" w:sz="0" w:space="0" w:color="auto"/>
            <w:bottom w:val="none" w:sz="0" w:space="0" w:color="auto"/>
            <w:right w:val="none" w:sz="0" w:space="0" w:color="auto"/>
          </w:divBdr>
          <w:divsChild>
            <w:div w:id="307396546">
              <w:marLeft w:val="0"/>
              <w:marRight w:val="0"/>
              <w:marTop w:val="0"/>
              <w:marBottom w:val="0"/>
              <w:divBdr>
                <w:top w:val="none" w:sz="0" w:space="0" w:color="auto"/>
                <w:left w:val="none" w:sz="0" w:space="0" w:color="auto"/>
                <w:bottom w:val="none" w:sz="0" w:space="0" w:color="auto"/>
                <w:right w:val="none" w:sz="0" w:space="0" w:color="auto"/>
              </w:divBdr>
            </w:div>
          </w:divsChild>
        </w:div>
        <w:div w:id="1965773278">
          <w:marLeft w:val="0"/>
          <w:marRight w:val="0"/>
          <w:marTop w:val="0"/>
          <w:marBottom w:val="0"/>
          <w:divBdr>
            <w:top w:val="none" w:sz="0" w:space="0" w:color="auto"/>
            <w:left w:val="none" w:sz="0" w:space="0" w:color="auto"/>
            <w:bottom w:val="none" w:sz="0" w:space="0" w:color="auto"/>
            <w:right w:val="none" w:sz="0" w:space="0" w:color="auto"/>
          </w:divBdr>
          <w:divsChild>
            <w:div w:id="590508086">
              <w:marLeft w:val="0"/>
              <w:marRight w:val="0"/>
              <w:marTop w:val="0"/>
              <w:marBottom w:val="0"/>
              <w:divBdr>
                <w:top w:val="none" w:sz="0" w:space="0" w:color="auto"/>
                <w:left w:val="none" w:sz="0" w:space="0" w:color="auto"/>
                <w:bottom w:val="none" w:sz="0" w:space="0" w:color="auto"/>
                <w:right w:val="none" w:sz="0" w:space="0" w:color="auto"/>
              </w:divBdr>
            </w:div>
          </w:divsChild>
        </w:div>
        <w:div w:id="1992245201">
          <w:marLeft w:val="0"/>
          <w:marRight w:val="0"/>
          <w:marTop w:val="0"/>
          <w:marBottom w:val="0"/>
          <w:divBdr>
            <w:top w:val="none" w:sz="0" w:space="0" w:color="auto"/>
            <w:left w:val="none" w:sz="0" w:space="0" w:color="auto"/>
            <w:bottom w:val="none" w:sz="0" w:space="0" w:color="auto"/>
            <w:right w:val="none" w:sz="0" w:space="0" w:color="auto"/>
          </w:divBdr>
          <w:divsChild>
            <w:div w:id="1490635207">
              <w:marLeft w:val="0"/>
              <w:marRight w:val="0"/>
              <w:marTop w:val="0"/>
              <w:marBottom w:val="0"/>
              <w:divBdr>
                <w:top w:val="none" w:sz="0" w:space="0" w:color="auto"/>
                <w:left w:val="none" w:sz="0" w:space="0" w:color="auto"/>
                <w:bottom w:val="none" w:sz="0" w:space="0" w:color="auto"/>
                <w:right w:val="none" w:sz="0" w:space="0" w:color="auto"/>
              </w:divBdr>
            </w:div>
          </w:divsChild>
        </w:div>
        <w:div w:id="2022924869">
          <w:marLeft w:val="0"/>
          <w:marRight w:val="0"/>
          <w:marTop w:val="0"/>
          <w:marBottom w:val="0"/>
          <w:divBdr>
            <w:top w:val="none" w:sz="0" w:space="0" w:color="auto"/>
            <w:left w:val="none" w:sz="0" w:space="0" w:color="auto"/>
            <w:bottom w:val="none" w:sz="0" w:space="0" w:color="auto"/>
            <w:right w:val="none" w:sz="0" w:space="0" w:color="auto"/>
          </w:divBdr>
          <w:divsChild>
            <w:div w:id="56980696">
              <w:marLeft w:val="0"/>
              <w:marRight w:val="0"/>
              <w:marTop w:val="0"/>
              <w:marBottom w:val="0"/>
              <w:divBdr>
                <w:top w:val="none" w:sz="0" w:space="0" w:color="auto"/>
                <w:left w:val="none" w:sz="0" w:space="0" w:color="auto"/>
                <w:bottom w:val="none" w:sz="0" w:space="0" w:color="auto"/>
                <w:right w:val="none" w:sz="0" w:space="0" w:color="auto"/>
              </w:divBdr>
            </w:div>
            <w:div w:id="323974525">
              <w:marLeft w:val="0"/>
              <w:marRight w:val="0"/>
              <w:marTop w:val="0"/>
              <w:marBottom w:val="0"/>
              <w:divBdr>
                <w:top w:val="none" w:sz="0" w:space="0" w:color="auto"/>
                <w:left w:val="none" w:sz="0" w:space="0" w:color="auto"/>
                <w:bottom w:val="none" w:sz="0" w:space="0" w:color="auto"/>
                <w:right w:val="none" w:sz="0" w:space="0" w:color="auto"/>
              </w:divBdr>
            </w:div>
            <w:div w:id="1365322287">
              <w:marLeft w:val="0"/>
              <w:marRight w:val="0"/>
              <w:marTop w:val="0"/>
              <w:marBottom w:val="0"/>
              <w:divBdr>
                <w:top w:val="none" w:sz="0" w:space="0" w:color="auto"/>
                <w:left w:val="none" w:sz="0" w:space="0" w:color="auto"/>
                <w:bottom w:val="none" w:sz="0" w:space="0" w:color="auto"/>
                <w:right w:val="none" w:sz="0" w:space="0" w:color="auto"/>
              </w:divBdr>
            </w:div>
            <w:div w:id="198026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1663">
      <w:bodyDiv w:val="1"/>
      <w:marLeft w:val="0"/>
      <w:marRight w:val="0"/>
      <w:marTop w:val="0"/>
      <w:marBottom w:val="0"/>
      <w:divBdr>
        <w:top w:val="none" w:sz="0" w:space="0" w:color="auto"/>
        <w:left w:val="none" w:sz="0" w:space="0" w:color="auto"/>
        <w:bottom w:val="none" w:sz="0" w:space="0" w:color="auto"/>
        <w:right w:val="none" w:sz="0" w:space="0" w:color="auto"/>
      </w:divBdr>
      <w:divsChild>
        <w:div w:id="360668922">
          <w:marLeft w:val="0"/>
          <w:marRight w:val="0"/>
          <w:marTop w:val="0"/>
          <w:marBottom w:val="0"/>
          <w:divBdr>
            <w:top w:val="none" w:sz="0" w:space="0" w:color="auto"/>
            <w:left w:val="none" w:sz="0" w:space="0" w:color="auto"/>
            <w:bottom w:val="none" w:sz="0" w:space="0" w:color="auto"/>
            <w:right w:val="none" w:sz="0" w:space="0" w:color="auto"/>
          </w:divBdr>
          <w:divsChild>
            <w:div w:id="1391610916">
              <w:marLeft w:val="0"/>
              <w:marRight w:val="0"/>
              <w:marTop w:val="0"/>
              <w:marBottom w:val="0"/>
              <w:divBdr>
                <w:top w:val="none" w:sz="0" w:space="0" w:color="auto"/>
                <w:left w:val="none" w:sz="0" w:space="0" w:color="auto"/>
                <w:bottom w:val="none" w:sz="0" w:space="0" w:color="auto"/>
                <w:right w:val="none" w:sz="0" w:space="0" w:color="auto"/>
              </w:divBdr>
            </w:div>
          </w:divsChild>
        </w:div>
        <w:div w:id="380524421">
          <w:marLeft w:val="0"/>
          <w:marRight w:val="0"/>
          <w:marTop w:val="0"/>
          <w:marBottom w:val="0"/>
          <w:divBdr>
            <w:top w:val="none" w:sz="0" w:space="0" w:color="auto"/>
            <w:left w:val="none" w:sz="0" w:space="0" w:color="auto"/>
            <w:bottom w:val="none" w:sz="0" w:space="0" w:color="auto"/>
            <w:right w:val="none" w:sz="0" w:space="0" w:color="auto"/>
          </w:divBdr>
          <w:divsChild>
            <w:div w:id="78917544">
              <w:marLeft w:val="0"/>
              <w:marRight w:val="0"/>
              <w:marTop w:val="0"/>
              <w:marBottom w:val="0"/>
              <w:divBdr>
                <w:top w:val="none" w:sz="0" w:space="0" w:color="auto"/>
                <w:left w:val="none" w:sz="0" w:space="0" w:color="auto"/>
                <w:bottom w:val="none" w:sz="0" w:space="0" w:color="auto"/>
                <w:right w:val="none" w:sz="0" w:space="0" w:color="auto"/>
              </w:divBdr>
            </w:div>
            <w:div w:id="264506276">
              <w:marLeft w:val="0"/>
              <w:marRight w:val="0"/>
              <w:marTop w:val="0"/>
              <w:marBottom w:val="0"/>
              <w:divBdr>
                <w:top w:val="none" w:sz="0" w:space="0" w:color="auto"/>
                <w:left w:val="none" w:sz="0" w:space="0" w:color="auto"/>
                <w:bottom w:val="none" w:sz="0" w:space="0" w:color="auto"/>
                <w:right w:val="none" w:sz="0" w:space="0" w:color="auto"/>
              </w:divBdr>
            </w:div>
            <w:div w:id="328606601">
              <w:marLeft w:val="0"/>
              <w:marRight w:val="0"/>
              <w:marTop w:val="0"/>
              <w:marBottom w:val="0"/>
              <w:divBdr>
                <w:top w:val="none" w:sz="0" w:space="0" w:color="auto"/>
                <w:left w:val="none" w:sz="0" w:space="0" w:color="auto"/>
                <w:bottom w:val="none" w:sz="0" w:space="0" w:color="auto"/>
                <w:right w:val="none" w:sz="0" w:space="0" w:color="auto"/>
              </w:divBdr>
            </w:div>
            <w:div w:id="1384601337">
              <w:marLeft w:val="0"/>
              <w:marRight w:val="0"/>
              <w:marTop w:val="0"/>
              <w:marBottom w:val="0"/>
              <w:divBdr>
                <w:top w:val="none" w:sz="0" w:space="0" w:color="auto"/>
                <w:left w:val="none" w:sz="0" w:space="0" w:color="auto"/>
                <w:bottom w:val="none" w:sz="0" w:space="0" w:color="auto"/>
                <w:right w:val="none" w:sz="0" w:space="0" w:color="auto"/>
              </w:divBdr>
            </w:div>
            <w:div w:id="1449162023">
              <w:marLeft w:val="0"/>
              <w:marRight w:val="0"/>
              <w:marTop w:val="0"/>
              <w:marBottom w:val="0"/>
              <w:divBdr>
                <w:top w:val="none" w:sz="0" w:space="0" w:color="auto"/>
                <w:left w:val="none" w:sz="0" w:space="0" w:color="auto"/>
                <w:bottom w:val="none" w:sz="0" w:space="0" w:color="auto"/>
                <w:right w:val="none" w:sz="0" w:space="0" w:color="auto"/>
              </w:divBdr>
            </w:div>
          </w:divsChild>
        </w:div>
        <w:div w:id="471367374">
          <w:marLeft w:val="0"/>
          <w:marRight w:val="0"/>
          <w:marTop w:val="0"/>
          <w:marBottom w:val="0"/>
          <w:divBdr>
            <w:top w:val="none" w:sz="0" w:space="0" w:color="auto"/>
            <w:left w:val="none" w:sz="0" w:space="0" w:color="auto"/>
            <w:bottom w:val="none" w:sz="0" w:space="0" w:color="auto"/>
            <w:right w:val="none" w:sz="0" w:space="0" w:color="auto"/>
          </w:divBdr>
          <w:divsChild>
            <w:div w:id="971596084">
              <w:marLeft w:val="0"/>
              <w:marRight w:val="0"/>
              <w:marTop w:val="0"/>
              <w:marBottom w:val="0"/>
              <w:divBdr>
                <w:top w:val="none" w:sz="0" w:space="0" w:color="auto"/>
                <w:left w:val="none" w:sz="0" w:space="0" w:color="auto"/>
                <w:bottom w:val="none" w:sz="0" w:space="0" w:color="auto"/>
                <w:right w:val="none" w:sz="0" w:space="0" w:color="auto"/>
              </w:divBdr>
            </w:div>
          </w:divsChild>
        </w:div>
        <w:div w:id="539127058">
          <w:marLeft w:val="0"/>
          <w:marRight w:val="0"/>
          <w:marTop w:val="0"/>
          <w:marBottom w:val="0"/>
          <w:divBdr>
            <w:top w:val="none" w:sz="0" w:space="0" w:color="auto"/>
            <w:left w:val="none" w:sz="0" w:space="0" w:color="auto"/>
            <w:bottom w:val="none" w:sz="0" w:space="0" w:color="auto"/>
            <w:right w:val="none" w:sz="0" w:space="0" w:color="auto"/>
          </w:divBdr>
          <w:divsChild>
            <w:div w:id="940989918">
              <w:marLeft w:val="0"/>
              <w:marRight w:val="0"/>
              <w:marTop w:val="0"/>
              <w:marBottom w:val="0"/>
              <w:divBdr>
                <w:top w:val="none" w:sz="0" w:space="0" w:color="auto"/>
                <w:left w:val="none" w:sz="0" w:space="0" w:color="auto"/>
                <w:bottom w:val="none" w:sz="0" w:space="0" w:color="auto"/>
                <w:right w:val="none" w:sz="0" w:space="0" w:color="auto"/>
              </w:divBdr>
            </w:div>
          </w:divsChild>
        </w:div>
        <w:div w:id="1521166688">
          <w:marLeft w:val="0"/>
          <w:marRight w:val="0"/>
          <w:marTop w:val="0"/>
          <w:marBottom w:val="0"/>
          <w:divBdr>
            <w:top w:val="none" w:sz="0" w:space="0" w:color="auto"/>
            <w:left w:val="none" w:sz="0" w:space="0" w:color="auto"/>
            <w:bottom w:val="none" w:sz="0" w:space="0" w:color="auto"/>
            <w:right w:val="none" w:sz="0" w:space="0" w:color="auto"/>
          </w:divBdr>
          <w:divsChild>
            <w:div w:id="184176433">
              <w:marLeft w:val="0"/>
              <w:marRight w:val="0"/>
              <w:marTop w:val="0"/>
              <w:marBottom w:val="0"/>
              <w:divBdr>
                <w:top w:val="none" w:sz="0" w:space="0" w:color="auto"/>
                <w:left w:val="none" w:sz="0" w:space="0" w:color="auto"/>
                <w:bottom w:val="none" w:sz="0" w:space="0" w:color="auto"/>
                <w:right w:val="none" w:sz="0" w:space="0" w:color="auto"/>
              </w:divBdr>
            </w:div>
            <w:div w:id="462161162">
              <w:marLeft w:val="0"/>
              <w:marRight w:val="0"/>
              <w:marTop w:val="0"/>
              <w:marBottom w:val="0"/>
              <w:divBdr>
                <w:top w:val="none" w:sz="0" w:space="0" w:color="auto"/>
                <w:left w:val="none" w:sz="0" w:space="0" w:color="auto"/>
                <w:bottom w:val="none" w:sz="0" w:space="0" w:color="auto"/>
                <w:right w:val="none" w:sz="0" w:space="0" w:color="auto"/>
              </w:divBdr>
            </w:div>
            <w:div w:id="480274938">
              <w:marLeft w:val="0"/>
              <w:marRight w:val="0"/>
              <w:marTop w:val="0"/>
              <w:marBottom w:val="0"/>
              <w:divBdr>
                <w:top w:val="none" w:sz="0" w:space="0" w:color="auto"/>
                <w:left w:val="none" w:sz="0" w:space="0" w:color="auto"/>
                <w:bottom w:val="none" w:sz="0" w:space="0" w:color="auto"/>
                <w:right w:val="none" w:sz="0" w:space="0" w:color="auto"/>
              </w:divBdr>
            </w:div>
            <w:div w:id="781803034">
              <w:marLeft w:val="0"/>
              <w:marRight w:val="0"/>
              <w:marTop w:val="0"/>
              <w:marBottom w:val="0"/>
              <w:divBdr>
                <w:top w:val="none" w:sz="0" w:space="0" w:color="auto"/>
                <w:left w:val="none" w:sz="0" w:space="0" w:color="auto"/>
                <w:bottom w:val="none" w:sz="0" w:space="0" w:color="auto"/>
                <w:right w:val="none" w:sz="0" w:space="0" w:color="auto"/>
              </w:divBdr>
            </w:div>
            <w:div w:id="812450089">
              <w:marLeft w:val="0"/>
              <w:marRight w:val="0"/>
              <w:marTop w:val="0"/>
              <w:marBottom w:val="0"/>
              <w:divBdr>
                <w:top w:val="none" w:sz="0" w:space="0" w:color="auto"/>
                <w:left w:val="none" w:sz="0" w:space="0" w:color="auto"/>
                <w:bottom w:val="none" w:sz="0" w:space="0" w:color="auto"/>
                <w:right w:val="none" w:sz="0" w:space="0" w:color="auto"/>
              </w:divBdr>
            </w:div>
            <w:div w:id="851993271">
              <w:marLeft w:val="0"/>
              <w:marRight w:val="0"/>
              <w:marTop w:val="0"/>
              <w:marBottom w:val="0"/>
              <w:divBdr>
                <w:top w:val="none" w:sz="0" w:space="0" w:color="auto"/>
                <w:left w:val="none" w:sz="0" w:space="0" w:color="auto"/>
                <w:bottom w:val="none" w:sz="0" w:space="0" w:color="auto"/>
                <w:right w:val="none" w:sz="0" w:space="0" w:color="auto"/>
              </w:divBdr>
            </w:div>
            <w:div w:id="984552912">
              <w:marLeft w:val="0"/>
              <w:marRight w:val="0"/>
              <w:marTop w:val="0"/>
              <w:marBottom w:val="0"/>
              <w:divBdr>
                <w:top w:val="none" w:sz="0" w:space="0" w:color="auto"/>
                <w:left w:val="none" w:sz="0" w:space="0" w:color="auto"/>
                <w:bottom w:val="none" w:sz="0" w:space="0" w:color="auto"/>
                <w:right w:val="none" w:sz="0" w:space="0" w:color="auto"/>
              </w:divBdr>
            </w:div>
            <w:div w:id="996107233">
              <w:marLeft w:val="0"/>
              <w:marRight w:val="0"/>
              <w:marTop w:val="0"/>
              <w:marBottom w:val="0"/>
              <w:divBdr>
                <w:top w:val="none" w:sz="0" w:space="0" w:color="auto"/>
                <w:left w:val="none" w:sz="0" w:space="0" w:color="auto"/>
                <w:bottom w:val="none" w:sz="0" w:space="0" w:color="auto"/>
                <w:right w:val="none" w:sz="0" w:space="0" w:color="auto"/>
              </w:divBdr>
            </w:div>
            <w:div w:id="1240015572">
              <w:marLeft w:val="0"/>
              <w:marRight w:val="0"/>
              <w:marTop w:val="0"/>
              <w:marBottom w:val="0"/>
              <w:divBdr>
                <w:top w:val="none" w:sz="0" w:space="0" w:color="auto"/>
                <w:left w:val="none" w:sz="0" w:space="0" w:color="auto"/>
                <w:bottom w:val="none" w:sz="0" w:space="0" w:color="auto"/>
                <w:right w:val="none" w:sz="0" w:space="0" w:color="auto"/>
              </w:divBdr>
            </w:div>
            <w:div w:id="1525751604">
              <w:marLeft w:val="0"/>
              <w:marRight w:val="0"/>
              <w:marTop w:val="0"/>
              <w:marBottom w:val="0"/>
              <w:divBdr>
                <w:top w:val="none" w:sz="0" w:space="0" w:color="auto"/>
                <w:left w:val="none" w:sz="0" w:space="0" w:color="auto"/>
                <w:bottom w:val="none" w:sz="0" w:space="0" w:color="auto"/>
                <w:right w:val="none" w:sz="0" w:space="0" w:color="auto"/>
              </w:divBdr>
            </w:div>
            <w:div w:id="1552577242">
              <w:marLeft w:val="0"/>
              <w:marRight w:val="0"/>
              <w:marTop w:val="0"/>
              <w:marBottom w:val="0"/>
              <w:divBdr>
                <w:top w:val="none" w:sz="0" w:space="0" w:color="auto"/>
                <w:left w:val="none" w:sz="0" w:space="0" w:color="auto"/>
                <w:bottom w:val="none" w:sz="0" w:space="0" w:color="auto"/>
                <w:right w:val="none" w:sz="0" w:space="0" w:color="auto"/>
              </w:divBdr>
            </w:div>
            <w:div w:id="1657804210">
              <w:marLeft w:val="0"/>
              <w:marRight w:val="0"/>
              <w:marTop w:val="0"/>
              <w:marBottom w:val="0"/>
              <w:divBdr>
                <w:top w:val="none" w:sz="0" w:space="0" w:color="auto"/>
                <w:left w:val="none" w:sz="0" w:space="0" w:color="auto"/>
                <w:bottom w:val="none" w:sz="0" w:space="0" w:color="auto"/>
                <w:right w:val="none" w:sz="0" w:space="0" w:color="auto"/>
              </w:divBdr>
            </w:div>
            <w:div w:id="1822383907">
              <w:marLeft w:val="0"/>
              <w:marRight w:val="0"/>
              <w:marTop w:val="0"/>
              <w:marBottom w:val="0"/>
              <w:divBdr>
                <w:top w:val="none" w:sz="0" w:space="0" w:color="auto"/>
                <w:left w:val="none" w:sz="0" w:space="0" w:color="auto"/>
                <w:bottom w:val="none" w:sz="0" w:space="0" w:color="auto"/>
                <w:right w:val="none" w:sz="0" w:space="0" w:color="auto"/>
              </w:divBdr>
            </w:div>
          </w:divsChild>
        </w:div>
        <w:div w:id="1805464893">
          <w:marLeft w:val="0"/>
          <w:marRight w:val="0"/>
          <w:marTop w:val="0"/>
          <w:marBottom w:val="0"/>
          <w:divBdr>
            <w:top w:val="none" w:sz="0" w:space="0" w:color="auto"/>
            <w:left w:val="none" w:sz="0" w:space="0" w:color="auto"/>
            <w:bottom w:val="none" w:sz="0" w:space="0" w:color="auto"/>
            <w:right w:val="none" w:sz="0" w:space="0" w:color="auto"/>
          </w:divBdr>
          <w:divsChild>
            <w:div w:id="1589848620">
              <w:marLeft w:val="0"/>
              <w:marRight w:val="0"/>
              <w:marTop w:val="0"/>
              <w:marBottom w:val="0"/>
              <w:divBdr>
                <w:top w:val="none" w:sz="0" w:space="0" w:color="auto"/>
                <w:left w:val="none" w:sz="0" w:space="0" w:color="auto"/>
                <w:bottom w:val="none" w:sz="0" w:space="0" w:color="auto"/>
                <w:right w:val="none" w:sz="0" w:space="0" w:color="auto"/>
              </w:divBdr>
            </w:div>
          </w:divsChild>
        </w:div>
        <w:div w:id="2035962308">
          <w:marLeft w:val="0"/>
          <w:marRight w:val="0"/>
          <w:marTop w:val="0"/>
          <w:marBottom w:val="0"/>
          <w:divBdr>
            <w:top w:val="none" w:sz="0" w:space="0" w:color="auto"/>
            <w:left w:val="none" w:sz="0" w:space="0" w:color="auto"/>
            <w:bottom w:val="none" w:sz="0" w:space="0" w:color="auto"/>
            <w:right w:val="none" w:sz="0" w:space="0" w:color="auto"/>
          </w:divBdr>
          <w:divsChild>
            <w:div w:id="371657218">
              <w:marLeft w:val="0"/>
              <w:marRight w:val="0"/>
              <w:marTop w:val="0"/>
              <w:marBottom w:val="0"/>
              <w:divBdr>
                <w:top w:val="none" w:sz="0" w:space="0" w:color="auto"/>
                <w:left w:val="none" w:sz="0" w:space="0" w:color="auto"/>
                <w:bottom w:val="none" w:sz="0" w:space="0" w:color="auto"/>
                <w:right w:val="none" w:sz="0" w:space="0" w:color="auto"/>
              </w:divBdr>
            </w:div>
            <w:div w:id="1354108345">
              <w:marLeft w:val="0"/>
              <w:marRight w:val="0"/>
              <w:marTop w:val="0"/>
              <w:marBottom w:val="0"/>
              <w:divBdr>
                <w:top w:val="none" w:sz="0" w:space="0" w:color="auto"/>
                <w:left w:val="none" w:sz="0" w:space="0" w:color="auto"/>
                <w:bottom w:val="none" w:sz="0" w:space="0" w:color="auto"/>
                <w:right w:val="none" w:sz="0" w:space="0" w:color="auto"/>
              </w:divBdr>
            </w:div>
            <w:div w:id="1535076966">
              <w:marLeft w:val="0"/>
              <w:marRight w:val="0"/>
              <w:marTop w:val="0"/>
              <w:marBottom w:val="0"/>
              <w:divBdr>
                <w:top w:val="none" w:sz="0" w:space="0" w:color="auto"/>
                <w:left w:val="none" w:sz="0" w:space="0" w:color="auto"/>
                <w:bottom w:val="none" w:sz="0" w:space="0" w:color="auto"/>
                <w:right w:val="none" w:sz="0" w:space="0" w:color="auto"/>
              </w:divBdr>
            </w:div>
            <w:div w:id="1739862887">
              <w:marLeft w:val="0"/>
              <w:marRight w:val="0"/>
              <w:marTop w:val="0"/>
              <w:marBottom w:val="0"/>
              <w:divBdr>
                <w:top w:val="none" w:sz="0" w:space="0" w:color="auto"/>
                <w:left w:val="none" w:sz="0" w:space="0" w:color="auto"/>
                <w:bottom w:val="none" w:sz="0" w:space="0" w:color="auto"/>
                <w:right w:val="none" w:sz="0" w:space="0" w:color="auto"/>
              </w:divBdr>
            </w:div>
            <w:div w:id="1859348883">
              <w:marLeft w:val="0"/>
              <w:marRight w:val="0"/>
              <w:marTop w:val="0"/>
              <w:marBottom w:val="0"/>
              <w:divBdr>
                <w:top w:val="none" w:sz="0" w:space="0" w:color="auto"/>
                <w:left w:val="none" w:sz="0" w:space="0" w:color="auto"/>
                <w:bottom w:val="none" w:sz="0" w:space="0" w:color="auto"/>
                <w:right w:val="none" w:sz="0" w:space="0" w:color="auto"/>
              </w:divBdr>
            </w:div>
          </w:divsChild>
        </w:div>
        <w:div w:id="2100976575">
          <w:marLeft w:val="0"/>
          <w:marRight w:val="0"/>
          <w:marTop w:val="0"/>
          <w:marBottom w:val="0"/>
          <w:divBdr>
            <w:top w:val="none" w:sz="0" w:space="0" w:color="auto"/>
            <w:left w:val="none" w:sz="0" w:space="0" w:color="auto"/>
            <w:bottom w:val="none" w:sz="0" w:space="0" w:color="auto"/>
            <w:right w:val="none" w:sz="0" w:space="0" w:color="auto"/>
          </w:divBdr>
          <w:divsChild>
            <w:div w:id="18237955">
              <w:marLeft w:val="0"/>
              <w:marRight w:val="0"/>
              <w:marTop w:val="0"/>
              <w:marBottom w:val="0"/>
              <w:divBdr>
                <w:top w:val="none" w:sz="0" w:space="0" w:color="auto"/>
                <w:left w:val="none" w:sz="0" w:space="0" w:color="auto"/>
                <w:bottom w:val="none" w:sz="0" w:space="0" w:color="auto"/>
                <w:right w:val="none" w:sz="0" w:space="0" w:color="auto"/>
              </w:divBdr>
            </w:div>
            <w:div w:id="353575071">
              <w:marLeft w:val="0"/>
              <w:marRight w:val="0"/>
              <w:marTop w:val="0"/>
              <w:marBottom w:val="0"/>
              <w:divBdr>
                <w:top w:val="none" w:sz="0" w:space="0" w:color="auto"/>
                <w:left w:val="none" w:sz="0" w:space="0" w:color="auto"/>
                <w:bottom w:val="none" w:sz="0" w:space="0" w:color="auto"/>
                <w:right w:val="none" w:sz="0" w:space="0" w:color="auto"/>
              </w:divBdr>
            </w:div>
            <w:div w:id="990327886">
              <w:marLeft w:val="0"/>
              <w:marRight w:val="0"/>
              <w:marTop w:val="0"/>
              <w:marBottom w:val="0"/>
              <w:divBdr>
                <w:top w:val="none" w:sz="0" w:space="0" w:color="auto"/>
                <w:left w:val="none" w:sz="0" w:space="0" w:color="auto"/>
                <w:bottom w:val="none" w:sz="0" w:space="0" w:color="auto"/>
                <w:right w:val="none" w:sz="0" w:space="0" w:color="auto"/>
              </w:divBdr>
            </w:div>
            <w:div w:id="1057823605">
              <w:marLeft w:val="0"/>
              <w:marRight w:val="0"/>
              <w:marTop w:val="0"/>
              <w:marBottom w:val="0"/>
              <w:divBdr>
                <w:top w:val="none" w:sz="0" w:space="0" w:color="auto"/>
                <w:left w:val="none" w:sz="0" w:space="0" w:color="auto"/>
                <w:bottom w:val="none" w:sz="0" w:space="0" w:color="auto"/>
                <w:right w:val="none" w:sz="0" w:space="0" w:color="auto"/>
              </w:divBdr>
            </w:div>
            <w:div w:id="19725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011699">
      <w:bodyDiv w:val="1"/>
      <w:marLeft w:val="0"/>
      <w:marRight w:val="0"/>
      <w:marTop w:val="0"/>
      <w:marBottom w:val="0"/>
      <w:divBdr>
        <w:top w:val="none" w:sz="0" w:space="0" w:color="auto"/>
        <w:left w:val="none" w:sz="0" w:space="0" w:color="auto"/>
        <w:bottom w:val="none" w:sz="0" w:space="0" w:color="auto"/>
        <w:right w:val="none" w:sz="0" w:space="0" w:color="auto"/>
      </w:divBdr>
      <w:divsChild>
        <w:div w:id="88933050">
          <w:marLeft w:val="0"/>
          <w:marRight w:val="0"/>
          <w:marTop w:val="0"/>
          <w:marBottom w:val="0"/>
          <w:divBdr>
            <w:top w:val="none" w:sz="0" w:space="0" w:color="auto"/>
            <w:left w:val="none" w:sz="0" w:space="0" w:color="auto"/>
            <w:bottom w:val="none" w:sz="0" w:space="0" w:color="auto"/>
            <w:right w:val="none" w:sz="0" w:space="0" w:color="auto"/>
          </w:divBdr>
        </w:div>
        <w:div w:id="93132970">
          <w:marLeft w:val="0"/>
          <w:marRight w:val="0"/>
          <w:marTop w:val="0"/>
          <w:marBottom w:val="0"/>
          <w:divBdr>
            <w:top w:val="none" w:sz="0" w:space="0" w:color="auto"/>
            <w:left w:val="none" w:sz="0" w:space="0" w:color="auto"/>
            <w:bottom w:val="none" w:sz="0" w:space="0" w:color="auto"/>
            <w:right w:val="none" w:sz="0" w:space="0" w:color="auto"/>
          </w:divBdr>
        </w:div>
        <w:div w:id="223805672">
          <w:marLeft w:val="0"/>
          <w:marRight w:val="0"/>
          <w:marTop w:val="0"/>
          <w:marBottom w:val="0"/>
          <w:divBdr>
            <w:top w:val="none" w:sz="0" w:space="0" w:color="auto"/>
            <w:left w:val="none" w:sz="0" w:space="0" w:color="auto"/>
            <w:bottom w:val="none" w:sz="0" w:space="0" w:color="auto"/>
            <w:right w:val="none" w:sz="0" w:space="0" w:color="auto"/>
          </w:divBdr>
        </w:div>
        <w:div w:id="254829929">
          <w:marLeft w:val="0"/>
          <w:marRight w:val="0"/>
          <w:marTop w:val="0"/>
          <w:marBottom w:val="0"/>
          <w:divBdr>
            <w:top w:val="none" w:sz="0" w:space="0" w:color="auto"/>
            <w:left w:val="none" w:sz="0" w:space="0" w:color="auto"/>
            <w:bottom w:val="none" w:sz="0" w:space="0" w:color="auto"/>
            <w:right w:val="none" w:sz="0" w:space="0" w:color="auto"/>
          </w:divBdr>
        </w:div>
        <w:div w:id="305597886">
          <w:marLeft w:val="0"/>
          <w:marRight w:val="0"/>
          <w:marTop w:val="0"/>
          <w:marBottom w:val="0"/>
          <w:divBdr>
            <w:top w:val="none" w:sz="0" w:space="0" w:color="auto"/>
            <w:left w:val="none" w:sz="0" w:space="0" w:color="auto"/>
            <w:bottom w:val="none" w:sz="0" w:space="0" w:color="auto"/>
            <w:right w:val="none" w:sz="0" w:space="0" w:color="auto"/>
          </w:divBdr>
        </w:div>
        <w:div w:id="325475449">
          <w:marLeft w:val="0"/>
          <w:marRight w:val="0"/>
          <w:marTop w:val="0"/>
          <w:marBottom w:val="0"/>
          <w:divBdr>
            <w:top w:val="none" w:sz="0" w:space="0" w:color="auto"/>
            <w:left w:val="none" w:sz="0" w:space="0" w:color="auto"/>
            <w:bottom w:val="none" w:sz="0" w:space="0" w:color="auto"/>
            <w:right w:val="none" w:sz="0" w:space="0" w:color="auto"/>
          </w:divBdr>
        </w:div>
        <w:div w:id="386346004">
          <w:marLeft w:val="0"/>
          <w:marRight w:val="0"/>
          <w:marTop w:val="0"/>
          <w:marBottom w:val="0"/>
          <w:divBdr>
            <w:top w:val="none" w:sz="0" w:space="0" w:color="auto"/>
            <w:left w:val="none" w:sz="0" w:space="0" w:color="auto"/>
            <w:bottom w:val="none" w:sz="0" w:space="0" w:color="auto"/>
            <w:right w:val="none" w:sz="0" w:space="0" w:color="auto"/>
          </w:divBdr>
        </w:div>
        <w:div w:id="386610651">
          <w:marLeft w:val="0"/>
          <w:marRight w:val="0"/>
          <w:marTop w:val="0"/>
          <w:marBottom w:val="0"/>
          <w:divBdr>
            <w:top w:val="none" w:sz="0" w:space="0" w:color="auto"/>
            <w:left w:val="none" w:sz="0" w:space="0" w:color="auto"/>
            <w:bottom w:val="none" w:sz="0" w:space="0" w:color="auto"/>
            <w:right w:val="none" w:sz="0" w:space="0" w:color="auto"/>
          </w:divBdr>
        </w:div>
        <w:div w:id="482739744">
          <w:marLeft w:val="0"/>
          <w:marRight w:val="0"/>
          <w:marTop w:val="0"/>
          <w:marBottom w:val="0"/>
          <w:divBdr>
            <w:top w:val="none" w:sz="0" w:space="0" w:color="auto"/>
            <w:left w:val="none" w:sz="0" w:space="0" w:color="auto"/>
            <w:bottom w:val="none" w:sz="0" w:space="0" w:color="auto"/>
            <w:right w:val="none" w:sz="0" w:space="0" w:color="auto"/>
          </w:divBdr>
        </w:div>
        <w:div w:id="592519962">
          <w:marLeft w:val="0"/>
          <w:marRight w:val="0"/>
          <w:marTop w:val="0"/>
          <w:marBottom w:val="0"/>
          <w:divBdr>
            <w:top w:val="none" w:sz="0" w:space="0" w:color="auto"/>
            <w:left w:val="none" w:sz="0" w:space="0" w:color="auto"/>
            <w:bottom w:val="none" w:sz="0" w:space="0" w:color="auto"/>
            <w:right w:val="none" w:sz="0" w:space="0" w:color="auto"/>
          </w:divBdr>
        </w:div>
        <w:div w:id="671493727">
          <w:marLeft w:val="0"/>
          <w:marRight w:val="0"/>
          <w:marTop w:val="0"/>
          <w:marBottom w:val="0"/>
          <w:divBdr>
            <w:top w:val="none" w:sz="0" w:space="0" w:color="auto"/>
            <w:left w:val="none" w:sz="0" w:space="0" w:color="auto"/>
            <w:bottom w:val="none" w:sz="0" w:space="0" w:color="auto"/>
            <w:right w:val="none" w:sz="0" w:space="0" w:color="auto"/>
          </w:divBdr>
        </w:div>
        <w:div w:id="748767737">
          <w:marLeft w:val="0"/>
          <w:marRight w:val="0"/>
          <w:marTop w:val="0"/>
          <w:marBottom w:val="0"/>
          <w:divBdr>
            <w:top w:val="none" w:sz="0" w:space="0" w:color="auto"/>
            <w:left w:val="none" w:sz="0" w:space="0" w:color="auto"/>
            <w:bottom w:val="none" w:sz="0" w:space="0" w:color="auto"/>
            <w:right w:val="none" w:sz="0" w:space="0" w:color="auto"/>
          </w:divBdr>
        </w:div>
        <w:div w:id="788740325">
          <w:marLeft w:val="0"/>
          <w:marRight w:val="0"/>
          <w:marTop w:val="0"/>
          <w:marBottom w:val="0"/>
          <w:divBdr>
            <w:top w:val="none" w:sz="0" w:space="0" w:color="auto"/>
            <w:left w:val="none" w:sz="0" w:space="0" w:color="auto"/>
            <w:bottom w:val="none" w:sz="0" w:space="0" w:color="auto"/>
            <w:right w:val="none" w:sz="0" w:space="0" w:color="auto"/>
          </w:divBdr>
        </w:div>
        <w:div w:id="827132471">
          <w:marLeft w:val="0"/>
          <w:marRight w:val="0"/>
          <w:marTop w:val="0"/>
          <w:marBottom w:val="0"/>
          <w:divBdr>
            <w:top w:val="none" w:sz="0" w:space="0" w:color="auto"/>
            <w:left w:val="none" w:sz="0" w:space="0" w:color="auto"/>
            <w:bottom w:val="none" w:sz="0" w:space="0" w:color="auto"/>
            <w:right w:val="none" w:sz="0" w:space="0" w:color="auto"/>
          </w:divBdr>
        </w:div>
        <w:div w:id="844978078">
          <w:marLeft w:val="0"/>
          <w:marRight w:val="0"/>
          <w:marTop w:val="0"/>
          <w:marBottom w:val="0"/>
          <w:divBdr>
            <w:top w:val="none" w:sz="0" w:space="0" w:color="auto"/>
            <w:left w:val="none" w:sz="0" w:space="0" w:color="auto"/>
            <w:bottom w:val="none" w:sz="0" w:space="0" w:color="auto"/>
            <w:right w:val="none" w:sz="0" w:space="0" w:color="auto"/>
          </w:divBdr>
        </w:div>
        <w:div w:id="858351968">
          <w:marLeft w:val="0"/>
          <w:marRight w:val="0"/>
          <w:marTop w:val="0"/>
          <w:marBottom w:val="0"/>
          <w:divBdr>
            <w:top w:val="none" w:sz="0" w:space="0" w:color="auto"/>
            <w:left w:val="none" w:sz="0" w:space="0" w:color="auto"/>
            <w:bottom w:val="none" w:sz="0" w:space="0" w:color="auto"/>
            <w:right w:val="none" w:sz="0" w:space="0" w:color="auto"/>
          </w:divBdr>
        </w:div>
        <w:div w:id="866481761">
          <w:marLeft w:val="0"/>
          <w:marRight w:val="0"/>
          <w:marTop w:val="0"/>
          <w:marBottom w:val="0"/>
          <w:divBdr>
            <w:top w:val="none" w:sz="0" w:space="0" w:color="auto"/>
            <w:left w:val="none" w:sz="0" w:space="0" w:color="auto"/>
            <w:bottom w:val="none" w:sz="0" w:space="0" w:color="auto"/>
            <w:right w:val="none" w:sz="0" w:space="0" w:color="auto"/>
          </w:divBdr>
        </w:div>
        <w:div w:id="966204963">
          <w:marLeft w:val="0"/>
          <w:marRight w:val="0"/>
          <w:marTop w:val="0"/>
          <w:marBottom w:val="0"/>
          <w:divBdr>
            <w:top w:val="none" w:sz="0" w:space="0" w:color="auto"/>
            <w:left w:val="none" w:sz="0" w:space="0" w:color="auto"/>
            <w:bottom w:val="none" w:sz="0" w:space="0" w:color="auto"/>
            <w:right w:val="none" w:sz="0" w:space="0" w:color="auto"/>
          </w:divBdr>
        </w:div>
        <w:div w:id="967784709">
          <w:marLeft w:val="0"/>
          <w:marRight w:val="0"/>
          <w:marTop w:val="0"/>
          <w:marBottom w:val="0"/>
          <w:divBdr>
            <w:top w:val="none" w:sz="0" w:space="0" w:color="auto"/>
            <w:left w:val="none" w:sz="0" w:space="0" w:color="auto"/>
            <w:bottom w:val="none" w:sz="0" w:space="0" w:color="auto"/>
            <w:right w:val="none" w:sz="0" w:space="0" w:color="auto"/>
          </w:divBdr>
        </w:div>
        <w:div w:id="981428786">
          <w:marLeft w:val="0"/>
          <w:marRight w:val="0"/>
          <w:marTop w:val="0"/>
          <w:marBottom w:val="0"/>
          <w:divBdr>
            <w:top w:val="none" w:sz="0" w:space="0" w:color="auto"/>
            <w:left w:val="none" w:sz="0" w:space="0" w:color="auto"/>
            <w:bottom w:val="none" w:sz="0" w:space="0" w:color="auto"/>
            <w:right w:val="none" w:sz="0" w:space="0" w:color="auto"/>
          </w:divBdr>
        </w:div>
        <w:div w:id="1053887473">
          <w:marLeft w:val="0"/>
          <w:marRight w:val="0"/>
          <w:marTop w:val="0"/>
          <w:marBottom w:val="0"/>
          <w:divBdr>
            <w:top w:val="none" w:sz="0" w:space="0" w:color="auto"/>
            <w:left w:val="none" w:sz="0" w:space="0" w:color="auto"/>
            <w:bottom w:val="none" w:sz="0" w:space="0" w:color="auto"/>
            <w:right w:val="none" w:sz="0" w:space="0" w:color="auto"/>
          </w:divBdr>
        </w:div>
        <w:div w:id="1074279112">
          <w:marLeft w:val="0"/>
          <w:marRight w:val="0"/>
          <w:marTop w:val="0"/>
          <w:marBottom w:val="0"/>
          <w:divBdr>
            <w:top w:val="none" w:sz="0" w:space="0" w:color="auto"/>
            <w:left w:val="none" w:sz="0" w:space="0" w:color="auto"/>
            <w:bottom w:val="none" w:sz="0" w:space="0" w:color="auto"/>
            <w:right w:val="none" w:sz="0" w:space="0" w:color="auto"/>
          </w:divBdr>
        </w:div>
        <w:div w:id="1082414539">
          <w:marLeft w:val="0"/>
          <w:marRight w:val="0"/>
          <w:marTop w:val="0"/>
          <w:marBottom w:val="0"/>
          <w:divBdr>
            <w:top w:val="none" w:sz="0" w:space="0" w:color="auto"/>
            <w:left w:val="none" w:sz="0" w:space="0" w:color="auto"/>
            <w:bottom w:val="none" w:sz="0" w:space="0" w:color="auto"/>
            <w:right w:val="none" w:sz="0" w:space="0" w:color="auto"/>
          </w:divBdr>
        </w:div>
        <w:div w:id="1093818390">
          <w:marLeft w:val="0"/>
          <w:marRight w:val="0"/>
          <w:marTop w:val="0"/>
          <w:marBottom w:val="0"/>
          <w:divBdr>
            <w:top w:val="none" w:sz="0" w:space="0" w:color="auto"/>
            <w:left w:val="none" w:sz="0" w:space="0" w:color="auto"/>
            <w:bottom w:val="none" w:sz="0" w:space="0" w:color="auto"/>
            <w:right w:val="none" w:sz="0" w:space="0" w:color="auto"/>
          </w:divBdr>
        </w:div>
        <w:div w:id="1110587348">
          <w:marLeft w:val="0"/>
          <w:marRight w:val="0"/>
          <w:marTop w:val="0"/>
          <w:marBottom w:val="0"/>
          <w:divBdr>
            <w:top w:val="none" w:sz="0" w:space="0" w:color="auto"/>
            <w:left w:val="none" w:sz="0" w:space="0" w:color="auto"/>
            <w:bottom w:val="none" w:sz="0" w:space="0" w:color="auto"/>
            <w:right w:val="none" w:sz="0" w:space="0" w:color="auto"/>
          </w:divBdr>
        </w:div>
        <w:div w:id="1192917302">
          <w:marLeft w:val="0"/>
          <w:marRight w:val="0"/>
          <w:marTop w:val="0"/>
          <w:marBottom w:val="0"/>
          <w:divBdr>
            <w:top w:val="none" w:sz="0" w:space="0" w:color="auto"/>
            <w:left w:val="none" w:sz="0" w:space="0" w:color="auto"/>
            <w:bottom w:val="none" w:sz="0" w:space="0" w:color="auto"/>
            <w:right w:val="none" w:sz="0" w:space="0" w:color="auto"/>
          </w:divBdr>
        </w:div>
        <w:div w:id="1207447433">
          <w:marLeft w:val="0"/>
          <w:marRight w:val="0"/>
          <w:marTop w:val="0"/>
          <w:marBottom w:val="0"/>
          <w:divBdr>
            <w:top w:val="none" w:sz="0" w:space="0" w:color="auto"/>
            <w:left w:val="none" w:sz="0" w:space="0" w:color="auto"/>
            <w:bottom w:val="none" w:sz="0" w:space="0" w:color="auto"/>
            <w:right w:val="none" w:sz="0" w:space="0" w:color="auto"/>
          </w:divBdr>
        </w:div>
        <w:div w:id="1259632535">
          <w:marLeft w:val="0"/>
          <w:marRight w:val="0"/>
          <w:marTop w:val="0"/>
          <w:marBottom w:val="0"/>
          <w:divBdr>
            <w:top w:val="none" w:sz="0" w:space="0" w:color="auto"/>
            <w:left w:val="none" w:sz="0" w:space="0" w:color="auto"/>
            <w:bottom w:val="none" w:sz="0" w:space="0" w:color="auto"/>
            <w:right w:val="none" w:sz="0" w:space="0" w:color="auto"/>
          </w:divBdr>
        </w:div>
        <w:div w:id="1285044272">
          <w:marLeft w:val="0"/>
          <w:marRight w:val="0"/>
          <w:marTop w:val="0"/>
          <w:marBottom w:val="0"/>
          <w:divBdr>
            <w:top w:val="none" w:sz="0" w:space="0" w:color="auto"/>
            <w:left w:val="none" w:sz="0" w:space="0" w:color="auto"/>
            <w:bottom w:val="none" w:sz="0" w:space="0" w:color="auto"/>
            <w:right w:val="none" w:sz="0" w:space="0" w:color="auto"/>
          </w:divBdr>
        </w:div>
        <w:div w:id="1325669200">
          <w:marLeft w:val="0"/>
          <w:marRight w:val="0"/>
          <w:marTop w:val="0"/>
          <w:marBottom w:val="0"/>
          <w:divBdr>
            <w:top w:val="none" w:sz="0" w:space="0" w:color="auto"/>
            <w:left w:val="none" w:sz="0" w:space="0" w:color="auto"/>
            <w:bottom w:val="none" w:sz="0" w:space="0" w:color="auto"/>
            <w:right w:val="none" w:sz="0" w:space="0" w:color="auto"/>
          </w:divBdr>
        </w:div>
        <w:div w:id="1445730109">
          <w:marLeft w:val="0"/>
          <w:marRight w:val="0"/>
          <w:marTop w:val="0"/>
          <w:marBottom w:val="0"/>
          <w:divBdr>
            <w:top w:val="none" w:sz="0" w:space="0" w:color="auto"/>
            <w:left w:val="none" w:sz="0" w:space="0" w:color="auto"/>
            <w:bottom w:val="none" w:sz="0" w:space="0" w:color="auto"/>
            <w:right w:val="none" w:sz="0" w:space="0" w:color="auto"/>
          </w:divBdr>
        </w:div>
        <w:div w:id="1480149538">
          <w:marLeft w:val="0"/>
          <w:marRight w:val="0"/>
          <w:marTop w:val="0"/>
          <w:marBottom w:val="0"/>
          <w:divBdr>
            <w:top w:val="none" w:sz="0" w:space="0" w:color="auto"/>
            <w:left w:val="none" w:sz="0" w:space="0" w:color="auto"/>
            <w:bottom w:val="none" w:sz="0" w:space="0" w:color="auto"/>
            <w:right w:val="none" w:sz="0" w:space="0" w:color="auto"/>
          </w:divBdr>
        </w:div>
        <w:div w:id="1496725601">
          <w:marLeft w:val="0"/>
          <w:marRight w:val="0"/>
          <w:marTop w:val="0"/>
          <w:marBottom w:val="0"/>
          <w:divBdr>
            <w:top w:val="none" w:sz="0" w:space="0" w:color="auto"/>
            <w:left w:val="none" w:sz="0" w:space="0" w:color="auto"/>
            <w:bottom w:val="none" w:sz="0" w:space="0" w:color="auto"/>
            <w:right w:val="none" w:sz="0" w:space="0" w:color="auto"/>
          </w:divBdr>
        </w:div>
        <w:div w:id="1549686131">
          <w:marLeft w:val="0"/>
          <w:marRight w:val="0"/>
          <w:marTop w:val="0"/>
          <w:marBottom w:val="0"/>
          <w:divBdr>
            <w:top w:val="none" w:sz="0" w:space="0" w:color="auto"/>
            <w:left w:val="none" w:sz="0" w:space="0" w:color="auto"/>
            <w:bottom w:val="none" w:sz="0" w:space="0" w:color="auto"/>
            <w:right w:val="none" w:sz="0" w:space="0" w:color="auto"/>
          </w:divBdr>
        </w:div>
        <w:div w:id="1654407552">
          <w:marLeft w:val="0"/>
          <w:marRight w:val="0"/>
          <w:marTop w:val="0"/>
          <w:marBottom w:val="0"/>
          <w:divBdr>
            <w:top w:val="none" w:sz="0" w:space="0" w:color="auto"/>
            <w:left w:val="none" w:sz="0" w:space="0" w:color="auto"/>
            <w:bottom w:val="none" w:sz="0" w:space="0" w:color="auto"/>
            <w:right w:val="none" w:sz="0" w:space="0" w:color="auto"/>
          </w:divBdr>
        </w:div>
        <w:div w:id="1731004441">
          <w:marLeft w:val="0"/>
          <w:marRight w:val="0"/>
          <w:marTop w:val="0"/>
          <w:marBottom w:val="0"/>
          <w:divBdr>
            <w:top w:val="none" w:sz="0" w:space="0" w:color="auto"/>
            <w:left w:val="none" w:sz="0" w:space="0" w:color="auto"/>
            <w:bottom w:val="none" w:sz="0" w:space="0" w:color="auto"/>
            <w:right w:val="none" w:sz="0" w:space="0" w:color="auto"/>
          </w:divBdr>
        </w:div>
        <w:div w:id="1735934073">
          <w:marLeft w:val="0"/>
          <w:marRight w:val="0"/>
          <w:marTop w:val="0"/>
          <w:marBottom w:val="0"/>
          <w:divBdr>
            <w:top w:val="none" w:sz="0" w:space="0" w:color="auto"/>
            <w:left w:val="none" w:sz="0" w:space="0" w:color="auto"/>
            <w:bottom w:val="none" w:sz="0" w:space="0" w:color="auto"/>
            <w:right w:val="none" w:sz="0" w:space="0" w:color="auto"/>
          </w:divBdr>
        </w:div>
        <w:div w:id="1754664109">
          <w:marLeft w:val="0"/>
          <w:marRight w:val="0"/>
          <w:marTop w:val="0"/>
          <w:marBottom w:val="0"/>
          <w:divBdr>
            <w:top w:val="none" w:sz="0" w:space="0" w:color="auto"/>
            <w:left w:val="none" w:sz="0" w:space="0" w:color="auto"/>
            <w:bottom w:val="none" w:sz="0" w:space="0" w:color="auto"/>
            <w:right w:val="none" w:sz="0" w:space="0" w:color="auto"/>
          </w:divBdr>
        </w:div>
        <w:div w:id="1975020311">
          <w:marLeft w:val="0"/>
          <w:marRight w:val="0"/>
          <w:marTop w:val="0"/>
          <w:marBottom w:val="0"/>
          <w:divBdr>
            <w:top w:val="none" w:sz="0" w:space="0" w:color="auto"/>
            <w:left w:val="none" w:sz="0" w:space="0" w:color="auto"/>
            <w:bottom w:val="none" w:sz="0" w:space="0" w:color="auto"/>
            <w:right w:val="none" w:sz="0" w:space="0" w:color="auto"/>
          </w:divBdr>
        </w:div>
        <w:div w:id="1999075218">
          <w:marLeft w:val="0"/>
          <w:marRight w:val="0"/>
          <w:marTop w:val="0"/>
          <w:marBottom w:val="0"/>
          <w:divBdr>
            <w:top w:val="none" w:sz="0" w:space="0" w:color="auto"/>
            <w:left w:val="none" w:sz="0" w:space="0" w:color="auto"/>
            <w:bottom w:val="none" w:sz="0" w:space="0" w:color="auto"/>
            <w:right w:val="none" w:sz="0" w:space="0" w:color="auto"/>
          </w:divBdr>
        </w:div>
        <w:div w:id="2022393002">
          <w:marLeft w:val="0"/>
          <w:marRight w:val="0"/>
          <w:marTop w:val="0"/>
          <w:marBottom w:val="0"/>
          <w:divBdr>
            <w:top w:val="none" w:sz="0" w:space="0" w:color="auto"/>
            <w:left w:val="none" w:sz="0" w:space="0" w:color="auto"/>
            <w:bottom w:val="none" w:sz="0" w:space="0" w:color="auto"/>
            <w:right w:val="none" w:sz="0" w:space="0" w:color="auto"/>
          </w:divBdr>
        </w:div>
        <w:div w:id="2024430246">
          <w:marLeft w:val="0"/>
          <w:marRight w:val="0"/>
          <w:marTop w:val="0"/>
          <w:marBottom w:val="0"/>
          <w:divBdr>
            <w:top w:val="none" w:sz="0" w:space="0" w:color="auto"/>
            <w:left w:val="none" w:sz="0" w:space="0" w:color="auto"/>
            <w:bottom w:val="none" w:sz="0" w:space="0" w:color="auto"/>
            <w:right w:val="none" w:sz="0" w:space="0" w:color="auto"/>
          </w:divBdr>
        </w:div>
        <w:div w:id="2056658115">
          <w:marLeft w:val="0"/>
          <w:marRight w:val="0"/>
          <w:marTop w:val="0"/>
          <w:marBottom w:val="0"/>
          <w:divBdr>
            <w:top w:val="none" w:sz="0" w:space="0" w:color="auto"/>
            <w:left w:val="none" w:sz="0" w:space="0" w:color="auto"/>
            <w:bottom w:val="none" w:sz="0" w:space="0" w:color="auto"/>
            <w:right w:val="none" w:sz="0" w:space="0" w:color="auto"/>
          </w:divBdr>
        </w:div>
        <w:div w:id="2061856398">
          <w:marLeft w:val="0"/>
          <w:marRight w:val="0"/>
          <w:marTop w:val="0"/>
          <w:marBottom w:val="0"/>
          <w:divBdr>
            <w:top w:val="none" w:sz="0" w:space="0" w:color="auto"/>
            <w:left w:val="none" w:sz="0" w:space="0" w:color="auto"/>
            <w:bottom w:val="none" w:sz="0" w:space="0" w:color="auto"/>
            <w:right w:val="none" w:sz="0" w:space="0" w:color="auto"/>
          </w:divBdr>
        </w:div>
        <w:div w:id="2089300618">
          <w:marLeft w:val="0"/>
          <w:marRight w:val="0"/>
          <w:marTop w:val="0"/>
          <w:marBottom w:val="0"/>
          <w:divBdr>
            <w:top w:val="none" w:sz="0" w:space="0" w:color="auto"/>
            <w:left w:val="none" w:sz="0" w:space="0" w:color="auto"/>
            <w:bottom w:val="none" w:sz="0" w:space="0" w:color="auto"/>
            <w:right w:val="none" w:sz="0" w:space="0" w:color="auto"/>
          </w:divBdr>
        </w:div>
      </w:divsChild>
    </w:div>
    <w:div w:id="807089646">
      <w:bodyDiv w:val="1"/>
      <w:marLeft w:val="0"/>
      <w:marRight w:val="0"/>
      <w:marTop w:val="0"/>
      <w:marBottom w:val="0"/>
      <w:divBdr>
        <w:top w:val="none" w:sz="0" w:space="0" w:color="auto"/>
        <w:left w:val="none" w:sz="0" w:space="0" w:color="auto"/>
        <w:bottom w:val="none" w:sz="0" w:space="0" w:color="auto"/>
        <w:right w:val="none" w:sz="0" w:space="0" w:color="auto"/>
      </w:divBdr>
    </w:div>
    <w:div w:id="807286955">
      <w:bodyDiv w:val="1"/>
      <w:marLeft w:val="0"/>
      <w:marRight w:val="0"/>
      <w:marTop w:val="0"/>
      <w:marBottom w:val="0"/>
      <w:divBdr>
        <w:top w:val="none" w:sz="0" w:space="0" w:color="auto"/>
        <w:left w:val="none" w:sz="0" w:space="0" w:color="auto"/>
        <w:bottom w:val="none" w:sz="0" w:space="0" w:color="auto"/>
        <w:right w:val="none" w:sz="0" w:space="0" w:color="auto"/>
      </w:divBdr>
      <w:divsChild>
        <w:div w:id="25109824">
          <w:marLeft w:val="0"/>
          <w:marRight w:val="0"/>
          <w:marTop w:val="0"/>
          <w:marBottom w:val="0"/>
          <w:divBdr>
            <w:top w:val="none" w:sz="0" w:space="0" w:color="auto"/>
            <w:left w:val="none" w:sz="0" w:space="0" w:color="auto"/>
            <w:bottom w:val="none" w:sz="0" w:space="0" w:color="auto"/>
            <w:right w:val="none" w:sz="0" w:space="0" w:color="auto"/>
          </w:divBdr>
          <w:divsChild>
            <w:div w:id="2010674227">
              <w:marLeft w:val="0"/>
              <w:marRight w:val="0"/>
              <w:marTop w:val="0"/>
              <w:marBottom w:val="0"/>
              <w:divBdr>
                <w:top w:val="none" w:sz="0" w:space="0" w:color="auto"/>
                <w:left w:val="none" w:sz="0" w:space="0" w:color="auto"/>
                <w:bottom w:val="none" w:sz="0" w:space="0" w:color="auto"/>
                <w:right w:val="none" w:sz="0" w:space="0" w:color="auto"/>
              </w:divBdr>
            </w:div>
          </w:divsChild>
        </w:div>
        <w:div w:id="26759849">
          <w:marLeft w:val="0"/>
          <w:marRight w:val="0"/>
          <w:marTop w:val="0"/>
          <w:marBottom w:val="0"/>
          <w:divBdr>
            <w:top w:val="none" w:sz="0" w:space="0" w:color="auto"/>
            <w:left w:val="none" w:sz="0" w:space="0" w:color="auto"/>
            <w:bottom w:val="none" w:sz="0" w:space="0" w:color="auto"/>
            <w:right w:val="none" w:sz="0" w:space="0" w:color="auto"/>
          </w:divBdr>
          <w:divsChild>
            <w:div w:id="885265016">
              <w:marLeft w:val="0"/>
              <w:marRight w:val="0"/>
              <w:marTop w:val="0"/>
              <w:marBottom w:val="0"/>
              <w:divBdr>
                <w:top w:val="none" w:sz="0" w:space="0" w:color="auto"/>
                <w:left w:val="none" w:sz="0" w:space="0" w:color="auto"/>
                <w:bottom w:val="none" w:sz="0" w:space="0" w:color="auto"/>
                <w:right w:val="none" w:sz="0" w:space="0" w:color="auto"/>
              </w:divBdr>
            </w:div>
          </w:divsChild>
        </w:div>
        <w:div w:id="33432980">
          <w:marLeft w:val="0"/>
          <w:marRight w:val="0"/>
          <w:marTop w:val="0"/>
          <w:marBottom w:val="0"/>
          <w:divBdr>
            <w:top w:val="none" w:sz="0" w:space="0" w:color="auto"/>
            <w:left w:val="none" w:sz="0" w:space="0" w:color="auto"/>
            <w:bottom w:val="none" w:sz="0" w:space="0" w:color="auto"/>
            <w:right w:val="none" w:sz="0" w:space="0" w:color="auto"/>
          </w:divBdr>
          <w:divsChild>
            <w:div w:id="1050303021">
              <w:marLeft w:val="0"/>
              <w:marRight w:val="0"/>
              <w:marTop w:val="0"/>
              <w:marBottom w:val="0"/>
              <w:divBdr>
                <w:top w:val="none" w:sz="0" w:space="0" w:color="auto"/>
                <w:left w:val="none" w:sz="0" w:space="0" w:color="auto"/>
                <w:bottom w:val="none" w:sz="0" w:space="0" w:color="auto"/>
                <w:right w:val="none" w:sz="0" w:space="0" w:color="auto"/>
              </w:divBdr>
            </w:div>
          </w:divsChild>
        </w:div>
        <w:div w:id="34504493">
          <w:marLeft w:val="0"/>
          <w:marRight w:val="0"/>
          <w:marTop w:val="0"/>
          <w:marBottom w:val="0"/>
          <w:divBdr>
            <w:top w:val="none" w:sz="0" w:space="0" w:color="auto"/>
            <w:left w:val="none" w:sz="0" w:space="0" w:color="auto"/>
            <w:bottom w:val="none" w:sz="0" w:space="0" w:color="auto"/>
            <w:right w:val="none" w:sz="0" w:space="0" w:color="auto"/>
          </w:divBdr>
          <w:divsChild>
            <w:div w:id="342707219">
              <w:marLeft w:val="0"/>
              <w:marRight w:val="0"/>
              <w:marTop w:val="0"/>
              <w:marBottom w:val="0"/>
              <w:divBdr>
                <w:top w:val="none" w:sz="0" w:space="0" w:color="auto"/>
                <w:left w:val="none" w:sz="0" w:space="0" w:color="auto"/>
                <w:bottom w:val="none" w:sz="0" w:space="0" w:color="auto"/>
                <w:right w:val="none" w:sz="0" w:space="0" w:color="auto"/>
              </w:divBdr>
            </w:div>
          </w:divsChild>
        </w:div>
        <w:div w:id="69081048">
          <w:marLeft w:val="0"/>
          <w:marRight w:val="0"/>
          <w:marTop w:val="0"/>
          <w:marBottom w:val="0"/>
          <w:divBdr>
            <w:top w:val="none" w:sz="0" w:space="0" w:color="auto"/>
            <w:left w:val="none" w:sz="0" w:space="0" w:color="auto"/>
            <w:bottom w:val="none" w:sz="0" w:space="0" w:color="auto"/>
            <w:right w:val="none" w:sz="0" w:space="0" w:color="auto"/>
          </w:divBdr>
          <w:divsChild>
            <w:div w:id="1226069962">
              <w:marLeft w:val="0"/>
              <w:marRight w:val="0"/>
              <w:marTop w:val="0"/>
              <w:marBottom w:val="0"/>
              <w:divBdr>
                <w:top w:val="none" w:sz="0" w:space="0" w:color="auto"/>
                <w:left w:val="none" w:sz="0" w:space="0" w:color="auto"/>
                <w:bottom w:val="none" w:sz="0" w:space="0" w:color="auto"/>
                <w:right w:val="none" w:sz="0" w:space="0" w:color="auto"/>
              </w:divBdr>
            </w:div>
          </w:divsChild>
        </w:div>
        <w:div w:id="107092048">
          <w:marLeft w:val="0"/>
          <w:marRight w:val="0"/>
          <w:marTop w:val="0"/>
          <w:marBottom w:val="0"/>
          <w:divBdr>
            <w:top w:val="none" w:sz="0" w:space="0" w:color="auto"/>
            <w:left w:val="none" w:sz="0" w:space="0" w:color="auto"/>
            <w:bottom w:val="none" w:sz="0" w:space="0" w:color="auto"/>
            <w:right w:val="none" w:sz="0" w:space="0" w:color="auto"/>
          </w:divBdr>
          <w:divsChild>
            <w:div w:id="1483038847">
              <w:marLeft w:val="0"/>
              <w:marRight w:val="0"/>
              <w:marTop w:val="0"/>
              <w:marBottom w:val="0"/>
              <w:divBdr>
                <w:top w:val="none" w:sz="0" w:space="0" w:color="auto"/>
                <w:left w:val="none" w:sz="0" w:space="0" w:color="auto"/>
                <w:bottom w:val="none" w:sz="0" w:space="0" w:color="auto"/>
                <w:right w:val="none" w:sz="0" w:space="0" w:color="auto"/>
              </w:divBdr>
            </w:div>
          </w:divsChild>
        </w:div>
        <w:div w:id="151802170">
          <w:marLeft w:val="0"/>
          <w:marRight w:val="0"/>
          <w:marTop w:val="0"/>
          <w:marBottom w:val="0"/>
          <w:divBdr>
            <w:top w:val="none" w:sz="0" w:space="0" w:color="auto"/>
            <w:left w:val="none" w:sz="0" w:space="0" w:color="auto"/>
            <w:bottom w:val="none" w:sz="0" w:space="0" w:color="auto"/>
            <w:right w:val="none" w:sz="0" w:space="0" w:color="auto"/>
          </w:divBdr>
          <w:divsChild>
            <w:div w:id="1575705093">
              <w:marLeft w:val="0"/>
              <w:marRight w:val="0"/>
              <w:marTop w:val="0"/>
              <w:marBottom w:val="0"/>
              <w:divBdr>
                <w:top w:val="none" w:sz="0" w:space="0" w:color="auto"/>
                <w:left w:val="none" w:sz="0" w:space="0" w:color="auto"/>
                <w:bottom w:val="none" w:sz="0" w:space="0" w:color="auto"/>
                <w:right w:val="none" w:sz="0" w:space="0" w:color="auto"/>
              </w:divBdr>
            </w:div>
          </w:divsChild>
        </w:div>
        <w:div w:id="241835421">
          <w:marLeft w:val="0"/>
          <w:marRight w:val="0"/>
          <w:marTop w:val="0"/>
          <w:marBottom w:val="0"/>
          <w:divBdr>
            <w:top w:val="none" w:sz="0" w:space="0" w:color="auto"/>
            <w:left w:val="none" w:sz="0" w:space="0" w:color="auto"/>
            <w:bottom w:val="none" w:sz="0" w:space="0" w:color="auto"/>
            <w:right w:val="none" w:sz="0" w:space="0" w:color="auto"/>
          </w:divBdr>
          <w:divsChild>
            <w:div w:id="240140226">
              <w:marLeft w:val="0"/>
              <w:marRight w:val="0"/>
              <w:marTop w:val="0"/>
              <w:marBottom w:val="0"/>
              <w:divBdr>
                <w:top w:val="none" w:sz="0" w:space="0" w:color="auto"/>
                <w:left w:val="none" w:sz="0" w:space="0" w:color="auto"/>
                <w:bottom w:val="none" w:sz="0" w:space="0" w:color="auto"/>
                <w:right w:val="none" w:sz="0" w:space="0" w:color="auto"/>
              </w:divBdr>
            </w:div>
          </w:divsChild>
        </w:div>
        <w:div w:id="336886924">
          <w:marLeft w:val="0"/>
          <w:marRight w:val="0"/>
          <w:marTop w:val="0"/>
          <w:marBottom w:val="0"/>
          <w:divBdr>
            <w:top w:val="none" w:sz="0" w:space="0" w:color="auto"/>
            <w:left w:val="none" w:sz="0" w:space="0" w:color="auto"/>
            <w:bottom w:val="none" w:sz="0" w:space="0" w:color="auto"/>
            <w:right w:val="none" w:sz="0" w:space="0" w:color="auto"/>
          </w:divBdr>
          <w:divsChild>
            <w:div w:id="1797021226">
              <w:marLeft w:val="0"/>
              <w:marRight w:val="0"/>
              <w:marTop w:val="0"/>
              <w:marBottom w:val="0"/>
              <w:divBdr>
                <w:top w:val="none" w:sz="0" w:space="0" w:color="auto"/>
                <w:left w:val="none" w:sz="0" w:space="0" w:color="auto"/>
                <w:bottom w:val="none" w:sz="0" w:space="0" w:color="auto"/>
                <w:right w:val="none" w:sz="0" w:space="0" w:color="auto"/>
              </w:divBdr>
            </w:div>
          </w:divsChild>
        </w:div>
        <w:div w:id="354507398">
          <w:marLeft w:val="0"/>
          <w:marRight w:val="0"/>
          <w:marTop w:val="0"/>
          <w:marBottom w:val="0"/>
          <w:divBdr>
            <w:top w:val="none" w:sz="0" w:space="0" w:color="auto"/>
            <w:left w:val="none" w:sz="0" w:space="0" w:color="auto"/>
            <w:bottom w:val="none" w:sz="0" w:space="0" w:color="auto"/>
            <w:right w:val="none" w:sz="0" w:space="0" w:color="auto"/>
          </w:divBdr>
          <w:divsChild>
            <w:div w:id="1340279092">
              <w:marLeft w:val="0"/>
              <w:marRight w:val="0"/>
              <w:marTop w:val="0"/>
              <w:marBottom w:val="0"/>
              <w:divBdr>
                <w:top w:val="none" w:sz="0" w:space="0" w:color="auto"/>
                <w:left w:val="none" w:sz="0" w:space="0" w:color="auto"/>
                <w:bottom w:val="none" w:sz="0" w:space="0" w:color="auto"/>
                <w:right w:val="none" w:sz="0" w:space="0" w:color="auto"/>
              </w:divBdr>
            </w:div>
          </w:divsChild>
        </w:div>
        <w:div w:id="373695992">
          <w:marLeft w:val="0"/>
          <w:marRight w:val="0"/>
          <w:marTop w:val="0"/>
          <w:marBottom w:val="0"/>
          <w:divBdr>
            <w:top w:val="none" w:sz="0" w:space="0" w:color="auto"/>
            <w:left w:val="none" w:sz="0" w:space="0" w:color="auto"/>
            <w:bottom w:val="none" w:sz="0" w:space="0" w:color="auto"/>
            <w:right w:val="none" w:sz="0" w:space="0" w:color="auto"/>
          </w:divBdr>
          <w:divsChild>
            <w:div w:id="239292195">
              <w:marLeft w:val="0"/>
              <w:marRight w:val="0"/>
              <w:marTop w:val="0"/>
              <w:marBottom w:val="0"/>
              <w:divBdr>
                <w:top w:val="none" w:sz="0" w:space="0" w:color="auto"/>
                <w:left w:val="none" w:sz="0" w:space="0" w:color="auto"/>
                <w:bottom w:val="none" w:sz="0" w:space="0" w:color="auto"/>
                <w:right w:val="none" w:sz="0" w:space="0" w:color="auto"/>
              </w:divBdr>
            </w:div>
          </w:divsChild>
        </w:div>
        <w:div w:id="430705789">
          <w:marLeft w:val="0"/>
          <w:marRight w:val="0"/>
          <w:marTop w:val="0"/>
          <w:marBottom w:val="0"/>
          <w:divBdr>
            <w:top w:val="none" w:sz="0" w:space="0" w:color="auto"/>
            <w:left w:val="none" w:sz="0" w:space="0" w:color="auto"/>
            <w:bottom w:val="none" w:sz="0" w:space="0" w:color="auto"/>
            <w:right w:val="none" w:sz="0" w:space="0" w:color="auto"/>
          </w:divBdr>
          <w:divsChild>
            <w:div w:id="1315841701">
              <w:marLeft w:val="0"/>
              <w:marRight w:val="0"/>
              <w:marTop w:val="0"/>
              <w:marBottom w:val="0"/>
              <w:divBdr>
                <w:top w:val="none" w:sz="0" w:space="0" w:color="auto"/>
                <w:left w:val="none" w:sz="0" w:space="0" w:color="auto"/>
                <w:bottom w:val="none" w:sz="0" w:space="0" w:color="auto"/>
                <w:right w:val="none" w:sz="0" w:space="0" w:color="auto"/>
              </w:divBdr>
            </w:div>
          </w:divsChild>
        </w:div>
        <w:div w:id="454836956">
          <w:marLeft w:val="0"/>
          <w:marRight w:val="0"/>
          <w:marTop w:val="0"/>
          <w:marBottom w:val="0"/>
          <w:divBdr>
            <w:top w:val="none" w:sz="0" w:space="0" w:color="auto"/>
            <w:left w:val="none" w:sz="0" w:space="0" w:color="auto"/>
            <w:bottom w:val="none" w:sz="0" w:space="0" w:color="auto"/>
            <w:right w:val="none" w:sz="0" w:space="0" w:color="auto"/>
          </w:divBdr>
          <w:divsChild>
            <w:div w:id="2119905507">
              <w:marLeft w:val="0"/>
              <w:marRight w:val="0"/>
              <w:marTop w:val="0"/>
              <w:marBottom w:val="0"/>
              <w:divBdr>
                <w:top w:val="none" w:sz="0" w:space="0" w:color="auto"/>
                <w:left w:val="none" w:sz="0" w:space="0" w:color="auto"/>
                <w:bottom w:val="none" w:sz="0" w:space="0" w:color="auto"/>
                <w:right w:val="none" w:sz="0" w:space="0" w:color="auto"/>
              </w:divBdr>
            </w:div>
          </w:divsChild>
        </w:div>
        <w:div w:id="481041118">
          <w:marLeft w:val="0"/>
          <w:marRight w:val="0"/>
          <w:marTop w:val="0"/>
          <w:marBottom w:val="0"/>
          <w:divBdr>
            <w:top w:val="none" w:sz="0" w:space="0" w:color="auto"/>
            <w:left w:val="none" w:sz="0" w:space="0" w:color="auto"/>
            <w:bottom w:val="none" w:sz="0" w:space="0" w:color="auto"/>
            <w:right w:val="none" w:sz="0" w:space="0" w:color="auto"/>
          </w:divBdr>
          <w:divsChild>
            <w:div w:id="1960448489">
              <w:marLeft w:val="0"/>
              <w:marRight w:val="0"/>
              <w:marTop w:val="0"/>
              <w:marBottom w:val="0"/>
              <w:divBdr>
                <w:top w:val="none" w:sz="0" w:space="0" w:color="auto"/>
                <w:left w:val="none" w:sz="0" w:space="0" w:color="auto"/>
                <w:bottom w:val="none" w:sz="0" w:space="0" w:color="auto"/>
                <w:right w:val="none" w:sz="0" w:space="0" w:color="auto"/>
              </w:divBdr>
            </w:div>
          </w:divsChild>
        </w:div>
        <w:div w:id="503326176">
          <w:marLeft w:val="0"/>
          <w:marRight w:val="0"/>
          <w:marTop w:val="0"/>
          <w:marBottom w:val="0"/>
          <w:divBdr>
            <w:top w:val="none" w:sz="0" w:space="0" w:color="auto"/>
            <w:left w:val="none" w:sz="0" w:space="0" w:color="auto"/>
            <w:bottom w:val="none" w:sz="0" w:space="0" w:color="auto"/>
            <w:right w:val="none" w:sz="0" w:space="0" w:color="auto"/>
          </w:divBdr>
          <w:divsChild>
            <w:div w:id="870800575">
              <w:marLeft w:val="0"/>
              <w:marRight w:val="0"/>
              <w:marTop w:val="0"/>
              <w:marBottom w:val="0"/>
              <w:divBdr>
                <w:top w:val="none" w:sz="0" w:space="0" w:color="auto"/>
                <w:left w:val="none" w:sz="0" w:space="0" w:color="auto"/>
                <w:bottom w:val="none" w:sz="0" w:space="0" w:color="auto"/>
                <w:right w:val="none" w:sz="0" w:space="0" w:color="auto"/>
              </w:divBdr>
            </w:div>
          </w:divsChild>
        </w:div>
        <w:div w:id="503328440">
          <w:marLeft w:val="0"/>
          <w:marRight w:val="0"/>
          <w:marTop w:val="0"/>
          <w:marBottom w:val="0"/>
          <w:divBdr>
            <w:top w:val="none" w:sz="0" w:space="0" w:color="auto"/>
            <w:left w:val="none" w:sz="0" w:space="0" w:color="auto"/>
            <w:bottom w:val="none" w:sz="0" w:space="0" w:color="auto"/>
            <w:right w:val="none" w:sz="0" w:space="0" w:color="auto"/>
          </w:divBdr>
          <w:divsChild>
            <w:div w:id="1046178247">
              <w:marLeft w:val="0"/>
              <w:marRight w:val="0"/>
              <w:marTop w:val="0"/>
              <w:marBottom w:val="0"/>
              <w:divBdr>
                <w:top w:val="none" w:sz="0" w:space="0" w:color="auto"/>
                <w:left w:val="none" w:sz="0" w:space="0" w:color="auto"/>
                <w:bottom w:val="none" w:sz="0" w:space="0" w:color="auto"/>
                <w:right w:val="none" w:sz="0" w:space="0" w:color="auto"/>
              </w:divBdr>
            </w:div>
          </w:divsChild>
        </w:div>
        <w:div w:id="622732979">
          <w:marLeft w:val="0"/>
          <w:marRight w:val="0"/>
          <w:marTop w:val="0"/>
          <w:marBottom w:val="0"/>
          <w:divBdr>
            <w:top w:val="none" w:sz="0" w:space="0" w:color="auto"/>
            <w:left w:val="none" w:sz="0" w:space="0" w:color="auto"/>
            <w:bottom w:val="none" w:sz="0" w:space="0" w:color="auto"/>
            <w:right w:val="none" w:sz="0" w:space="0" w:color="auto"/>
          </w:divBdr>
          <w:divsChild>
            <w:div w:id="1353989592">
              <w:marLeft w:val="0"/>
              <w:marRight w:val="0"/>
              <w:marTop w:val="0"/>
              <w:marBottom w:val="0"/>
              <w:divBdr>
                <w:top w:val="none" w:sz="0" w:space="0" w:color="auto"/>
                <w:left w:val="none" w:sz="0" w:space="0" w:color="auto"/>
                <w:bottom w:val="none" w:sz="0" w:space="0" w:color="auto"/>
                <w:right w:val="none" w:sz="0" w:space="0" w:color="auto"/>
              </w:divBdr>
            </w:div>
          </w:divsChild>
        </w:div>
        <w:div w:id="630751196">
          <w:marLeft w:val="0"/>
          <w:marRight w:val="0"/>
          <w:marTop w:val="0"/>
          <w:marBottom w:val="0"/>
          <w:divBdr>
            <w:top w:val="none" w:sz="0" w:space="0" w:color="auto"/>
            <w:left w:val="none" w:sz="0" w:space="0" w:color="auto"/>
            <w:bottom w:val="none" w:sz="0" w:space="0" w:color="auto"/>
            <w:right w:val="none" w:sz="0" w:space="0" w:color="auto"/>
          </w:divBdr>
          <w:divsChild>
            <w:div w:id="261887962">
              <w:marLeft w:val="0"/>
              <w:marRight w:val="0"/>
              <w:marTop w:val="0"/>
              <w:marBottom w:val="0"/>
              <w:divBdr>
                <w:top w:val="none" w:sz="0" w:space="0" w:color="auto"/>
                <w:left w:val="none" w:sz="0" w:space="0" w:color="auto"/>
                <w:bottom w:val="none" w:sz="0" w:space="0" w:color="auto"/>
                <w:right w:val="none" w:sz="0" w:space="0" w:color="auto"/>
              </w:divBdr>
            </w:div>
          </w:divsChild>
        </w:div>
        <w:div w:id="721369154">
          <w:marLeft w:val="0"/>
          <w:marRight w:val="0"/>
          <w:marTop w:val="0"/>
          <w:marBottom w:val="0"/>
          <w:divBdr>
            <w:top w:val="none" w:sz="0" w:space="0" w:color="auto"/>
            <w:left w:val="none" w:sz="0" w:space="0" w:color="auto"/>
            <w:bottom w:val="none" w:sz="0" w:space="0" w:color="auto"/>
            <w:right w:val="none" w:sz="0" w:space="0" w:color="auto"/>
          </w:divBdr>
          <w:divsChild>
            <w:div w:id="1654486455">
              <w:marLeft w:val="0"/>
              <w:marRight w:val="0"/>
              <w:marTop w:val="0"/>
              <w:marBottom w:val="0"/>
              <w:divBdr>
                <w:top w:val="none" w:sz="0" w:space="0" w:color="auto"/>
                <w:left w:val="none" w:sz="0" w:space="0" w:color="auto"/>
                <w:bottom w:val="none" w:sz="0" w:space="0" w:color="auto"/>
                <w:right w:val="none" w:sz="0" w:space="0" w:color="auto"/>
              </w:divBdr>
            </w:div>
          </w:divsChild>
        </w:div>
        <w:div w:id="729112479">
          <w:marLeft w:val="0"/>
          <w:marRight w:val="0"/>
          <w:marTop w:val="0"/>
          <w:marBottom w:val="0"/>
          <w:divBdr>
            <w:top w:val="none" w:sz="0" w:space="0" w:color="auto"/>
            <w:left w:val="none" w:sz="0" w:space="0" w:color="auto"/>
            <w:bottom w:val="none" w:sz="0" w:space="0" w:color="auto"/>
            <w:right w:val="none" w:sz="0" w:space="0" w:color="auto"/>
          </w:divBdr>
          <w:divsChild>
            <w:div w:id="1713337233">
              <w:marLeft w:val="0"/>
              <w:marRight w:val="0"/>
              <w:marTop w:val="0"/>
              <w:marBottom w:val="0"/>
              <w:divBdr>
                <w:top w:val="none" w:sz="0" w:space="0" w:color="auto"/>
                <w:left w:val="none" w:sz="0" w:space="0" w:color="auto"/>
                <w:bottom w:val="none" w:sz="0" w:space="0" w:color="auto"/>
                <w:right w:val="none" w:sz="0" w:space="0" w:color="auto"/>
              </w:divBdr>
            </w:div>
          </w:divsChild>
        </w:div>
        <w:div w:id="775953292">
          <w:marLeft w:val="0"/>
          <w:marRight w:val="0"/>
          <w:marTop w:val="0"/>
          <w:marBottom w:val="0"/>
          <w:divBdr>
            <w:top w:val="none" w:sz="0" w:space="0" w:color="auto"/>
            <w:left w:val="none" w:sz="0" w:space="0" w:color="auto"/>
            <w:bottom w:val="none" w:sz="0" w:space="0" w:color="auto"/>
            <w:right w:val="none" w:sz="0" w:space="0" w:color="auto"/>
          </w:divBdr>
          <w:divsChild>
            <w:div w:id="1230994722">
              <w:marLeft w:val="0"/>
              <w:marRight w:val="0"/>
              <w:marTop w:val="0"/>
              <w:marBottom w:val="0"/>
              <w:divBdr>
                <w:top w:val="none" w:sz="0" w:space="0" w:color="auto"/>
                <w:left w:val="none" w:sz="0" w:space="0" w:color="auto"/>
                <w:bottom w:val="none" w:sz="0" w:space="0" w:color="auto"/>
                <w:right w:val="none" w:sz="0" w:space="0" w:color="auto"/>
              </w:divBdr>
            </w:div>
          </w:divsChild>
        </w:div>
        <w:div w:id="778254703">
          <w:marLeft w:val="0"/>
          <w:marRight w:val="0"/>
          <w:marTop w:val="0"/>
          <w:marBottom w:val="0"/>
          <w:divBdr>
            <w:top w:val="none" w:sz="0" w:space="0" w:color="auto"/>
            <w:left w:val="none" w:sz="0" w:space="0" w:color="auto"/>
            <w:bottom w:val="none" w:sz="0" w:space="0" w:color="auto"/>
            <w:right w:val="none" w:sz="0" w:space="0" w:color="auto"/>
          </w:divBdr>
          <w:divsChild>
            <w:div w:id="172038590">
              <w:marLeft w:val="0"/>
              <w:marRight w:val="0"/>
              <w:marTop w:val="0"/>
              <w:marBottom w:val="0"/>
              <w:divBdr>
                <w:top w:val="none" w:sz="0" w:space="0" w:color="auto"/>
                <w:left w:val="none" w:sz="0" w:space="0" w:color="auto"/>
                <w:bottom w:val="none" w:sz="0" w:space="0" w:color="auto"/>
                <w:right w:val="none" w:sz="0" w:space="0" w:color="auto"/>
              </w:divBdr>
            </w:div>
          </w:divsChild>
        </w:div>
        <w:div w:id="849877436">
          <w:marLeft w:val="0"/>
          <w:marRight w:val="0"/>
          <w:marTop w:val="0"/>
          <w:marBottom w:val="0"/>
          <w:divBdr>
            <w:top w:val="none" w:sz="0" w:space="0" w:color="auto"/>
            <w:left w:val="none" w:sz="0" w:space="0" w:color="auto"/>
            <w:bottom w:val="none" w:sz="0" w:space="0" w:color="auto"/>
            <w:right w:val="none" w:sz="0" w:space="0" w:color="auto"/>
          </w:divBdr>
          <w:divsChild>
            <w:div w:id="301618663">
              <w:marLeft w:val="0"/>
              <w:marRight w:val="0"/>
              <w:marTop w:val="0"/>
              <w:marBottom w:val="0"/>
              <w:divBdr>
                <w:top w:val="none" w:sz="0" w:space="0" w:color="auto"/>
                <w:left w:val="none" w:sz="0" w:space="0" w:color="auto"/>
                <w:bottom w:val="none" w:sz="0" w:space="0" w:color="auto"/>
                <w:right w:val="none" w:sz="0" w:space="0" w:color="auto"/>
              </w:divBdr>
            </w:div>
          </w:divsChild>
        </w:div>
        <w:div w:id="850337456">
          <w:marLeft w:val="0"/>
          <w:marRight w:val="0"/>
          <w:marTop w:val="0"/>
          <w:marBottom w:val="0"/>
          <w:divBdr>
            <w:top w:val="none" w:sz="0" w:space="0" w:color="auto"/>
            <w:left w:val="none" w:sz="0" w:space="0" w:color="auto"/>
            <w:bottom w:val="none" w:sz="0" w:space="0" w:color="auto"/>
            <w:right w:val="none" w:sz="0" w:space="0" w:color="auto"/>
          </w:divBdr>
          <w:divsChild>
            <w:div w:id="864909145">
              <w:marLeft w:val="0"/>
              <w:marRight w:val="0"/>
              <w:marTop w:val="0"/>
              <w:marBottom w:val="0"/>
              <w:divBdr>
                <w:top w:val="none" w:sz="0" w:space="0" w:color="auto"/>
                <w:left w:val="none" w:sz="0" w:space="0" w:color="auto"/>
                <w:bottom w:val="none" w:sz="0" w:space="0" w:color="auto"/>
                <w:right w:val="none" w:sz="0" w:space="0" w:color="auto"/>
              </w:divBdr>
            </w:div>
          </w:divsChild>
        </w:div>
        <w:div w:id="857236085">
          <w:marLeft w:val="0"/>
          <w:marRight w:val="0"/>
          <w:marTop w:val="0"/>
          <w:marBottom w:val="0"/>
          <w:divBdr>
            <w:top w:val="none" w:sz="0" w:space="0" w:color="auto"/>
            <w:left w:val="none" w:sz="0" w:space="0" w:color="auto"/>
            <w:bottom w:val="none" w:sz="0" w:space="0" w:color="auto"/>
            <w:right w:val="none" w:sz="0" w:space="0" w:color="auto"/>
          </w:divBdr>
          <w:divsChild>
            <w:div w:id="1586183911">
              <w:marLeft w:val="0"/>
              <w:marRight w:val="0"/>
              <w:marTop w:val="0"/>
              <w:marBottom w:val="0"/>
              <w:divBdr>
                <w:top w:val="none" w:sz="0" w:space="0" w:color="auto"/>
                <w:left w:val="none" w:sz="0" w:space="0" w:color="auto"/>
                <w:bottom w:val="none" w:sz="0" w:space="0" w:color="auto"/>
                <w:right w:val="none" w:sz="0" w:space="0" w:color="auto"/>
              </w:divBdr>
            </w:div>
          </w:divsChild>
        </w:div>
        <w:div w:id="1006446997">
          <w:marLeft w:val="0"/>
          <w:marRight w:val="0"/>
          <w:marTop w:val="0"/>
          <w:marBottom w:val="0"/>
          <w:divBdr>
            <w:top w:val="none" w:sz="0" w:space="0" w:color="auto"/>
            <w:left w:val="none" w:sz="0" w:space="0" w:color="auto"/>
            <w:bottom w:val="none" w:sz="0" w:space="0" w:color="auto"/>
            <w:right w:val="none" w:sz="0" w:space="0" w:color="auto"/>
          </w:divBdr>
          <w:divsChild>
            <w:div w:id="750077508">
              <w:marLeft w:val="0"/>
              <w:marRight w:val="0"/>
              <w:marTop w:val="0"/>
              <w:marBottom w:val="0"/>
              <w:divBdr>
                <w:top w:val="none" w:sz="0" w:space="0" w:color="auto"/>
                <w:left w:val="none" w:sz="0" w:space="0" w:color="auto"/>
                <w:bottom w:val="none" w:sz="0" w:space="0" w:color="auto"/>
                <w:right w:val="none" w:sz="0" w:space="0" w:color="auto"/>
              </w:divBdr>
            </w:div>
          </w:divsChild>
        </w:div>
        <w:div w:id="1043867768">
          <w:marLeft w:val="0"/>
          <w:marRight w:val="0"/>
          <w:marTop w:val="0"/>
          <w:marBottom w:val="0"/>
          <w:divBdr>
            <w:top w:val="none" w:sz="0" w:space="0" w:color="auto"/>
            <w:left w:val="none" w:sz="0" w:space="0" w:color="auto"/>
            <w:bottom w:val="none" w:sz="0" w:space="0" w:color="auto"/>
            <w:right w:val="none" w:sz="0" w:space="0" w:color="auto"/>
          </w:divBdr>
          <w:divsChild>
            <w:div w:id="697463644">
              <w:marLeft w:val="0"/>
              <w:marRight w:val="0"/>
              <w:marTop w:val="0"/>
              <w:marBottom w:val="0"/>
              <w:divBdr>
                <w:top w:val="none" w:sz="0" w:space="0" w:color="auto"/>
                <w:left w:val="none" w:sz="0" w:space="0" w:color="auto"/>
                <w:bottom w:val="none" w:sz="0" w:space="0" w:color="auto"/>
                <w:right w:val="none" w:sz="0" w:space="0" w:color="auto"/>
              </w:divBdr>
            </w:div>
          </w:divsChild>
        </w:div>
        <w:div w:id="1075399966">
          <w:marLeft w:val="0"/>
          <w:marRight w:val="0"/>
          <w:marTop w:val="0"/>
          <w:marBottom w:val="0"/>
          <w:divBdr>
            <w:top w:val="none" w:sz="0" w:space="0" w:color="auto"/>
            <w:left w:val="none" w:sz="0" w:space="0" w:color="auto"/>
            <w:bottom w:val="none" w:sz="0" w:space="0" w:color="auto"/>
            <w:right w:val="none" w:sz="0" w:space="0" w:color="auto"/>
          </w:divBdr>
          <w:divsChild>
            <w:div w:id="1196038698">
              <w:marLeft w:val="0"/>
              <w:marRight w:val="0"/>
              <w:marTop w:val="0"/>
              <w:marBottom w:val="0"/>
              <w:divBdr>
                <w:top w:val="none" w:sz="0" w:space="0" w:color="auto"/>
                <w:left w:val="none" w:sz="0" w:space="0" w:color="auto"/>
                <w:bottom w:val="none" w:sz="0" w:space="0" w:color="auto"/>
                <w:right w:val="none" w:sz="0" w:space="0" w:color="auto"/>
              </w:divBdr>
            </w:div>
          </w:divsChild>
        </w:div>
        <w:div w:id="1086806838">
          <w:marLeft w:val="0"/>
          <w:marRight w:val="0"/>
          <w:marTop w:val="0"/>
          <w:marBottom w:val="0"/>
          <w:divBdr>
            <w:top w:val="none" w:sz="0" w:space="0" w:color="auto"/>
            <w:left w:val="none" w:sz="0" w:space="0" w:color="auto"/>
            <w:bottom w:val="none" w:sz="0" w:space="0" w:color="auto"/>
            <w:right w:val="none" w:sz="0" w:space="0" w:color="auto"/>
          </w:divBdr>
          <w:divsChild>
            <w:div w:id="673918434">
              <w:marLeft w:val="0"/>
              <w:marRight w:val="0"/>
              <w:marTop w:val="0"/>
              <w:marBottom w:val="0"/>
              <w:divBdr>
                <w:top w:val="none" w:sz="0" w:space="0" w:color="auto"/>
                <w:left w:val="none" w:sz="0" w:space="0" w:color="auto"/>
                <w:bottom w:val="none" w:sz="0" w:space="0" w:color="auto"/>
                <w:right w:val="none" w:sz="0" w:space="0" w:color="auto"/>
              </w:divBdr>
            </w:div>
          </w:divsChild>
        </w:div>
        <w:div w:id="1175923941">
          <w:marLeft w:val="0"/>
          <w:marRight w:val="0"/>
          <w:marTop w:val="0"/>
          <w:marBottom w:val="0"/>
          <w:divBdr>
            <w:top w:val="none" w:sz="0" w:space="0" w:color="auto"/>
            <w:left w:val="none" w:sz="0" w:space="0" w:color="auto"/>
            <w:bottom w:val="none" w:sz="0" w:space="0" w:color="auto"/>
            <w:right w:val="none" w:sz="0" w:space="0" w:color="auto"/>
          </w:divBdr>
          <w:divsChild>
            <w:div w:id="1279600141">
              <w:marLeft w:val="0"/>
              <w:marRight w:val="0"/>
              <w:marTop w:val="0"/>
              <w:marBottom w:val="0"/>
              <w:divBdr>
                <w:top w:val="none" w:sz="0" w:space="0" w:color="auto"/>
                <w:left w:val="none" w:sz="0" w:space="0" w:color="auto"/>
                <w:bottom w:val="none" w:sz="0" w:space="0" w:color="auto"/>
                <w:right w:val="none" w:sz="0" w:space="0" w:color="auto"/>
              </w:divBdr>
            </w:div>
          </w:divsChild>
        </w:div>
        <w:div w:id="1187132526">
          <w:marLeft w:val="0"/>
          <w:marRight w:val="0"/>
          <w:marTop w:val="0"/>
          <w:marBottom w:val="0"/>
          <w:divBdr>
            <w:top w:val="none" w:sz="0" w:space="0" w:color="auto"/>
            <w:left w:val="none" w:sz="0" w:space="0" w:color="auto"/>
            <w:bottom w:val="none" w:sz="0" w:space="0" w:color="auto"/>
            <w:right w:val="none" w:sz="0" w:space="0" w:color="auto"/>
          </w:divBdr>
          <w:divsChild>
            <w:div w:id="292904998">
              <w:marLeft w:val="0"/>
              <w:marRight w:val="0"/>
              <w:marTop w:val="0"/>
              <w:marBottom w:val="0"/>
              <w:divBdr>
                <w:top w:val="none" w:sz="0" w:space="0" w:color="auto"/>
                <w:left w:val="none" w:sz="0" w:space="0" w:color="auto"/>
                <w:bottom w:val="none" w:sz="0" w:space="0" w:color="auto"/>
                <w:right w:val="none" w:sz="0" w:space="0" w:color="auto"/>
              </w:divBdr>
            </w:div>
          </w:divsChild>
        </w:div>
        <w:div w:id="1218012985">
          <w:marLeft w:val="0"/>
          <w:marRight w:val="0"/>
          <w:marTop w:val="0"/>
          <w:marBottom w:val="0"/>
          <w:divBdr>
            <w:top w:val="none" w:sz="0" w:space="0" w:color="auto"/>
            <w:left w:val="none" w:sz="0" w:space="0" w:color="auto"/>
            <w:bottom w:val="none" w:sz="0" w:space="0" w:color="auto"/>
            <w:right w:val="none" w:sz="0" w:space="0" w:color="auto"/>
          </w:divBdr>
          <w:divsChild>
            <w:div w:id="22903418">
              <w:marLeft w:val="0"/>
              <w:marRight w:val="0"/>
              <w:marTop w:val="0"/>
              <w:marBottom w:val="0"/>
              <w:divBdr>
                <w:top w:val="none" w:sz="0" w:space="0" w:color="auto"/>
                <w:left w:val="none" w:sz="0" w:space="0" w:color="auto"/>
                <w:bottom w:val="none" w:sz="0" w:space="0" w:color="auto"/>
                <w:right w:val="none" w:sz="0" w:space="0" w:color="auto"/>
              </w:divBdr>
            </w:div>
          </w:divsChild>
        </w:div>
        <w:div w:id="1228766980">
          <w:marLeft w:val="0"/>
          <w:marRight w:val="0"/>
          <w:marTop w:val="0"/>
          <w:marBottom w:val="0"/>
          <w:divBdr>
            <w:top w:val="none" w:sz="0" w:space="0" w:color="auto"/>
            <w:left w:val="none" w:sz="0" w:space="0" w:color="auto"/>
            <w:bottom w:val="none" w:sz="0" w:space="0" w:color="auto"/>
            <w:right w:val="none" w:sz="0" w:space="0" w:color="auto"/>
          </w:divBdr>
          <w:divsChild>
            <w:div w:id="724572701">
              <w:marLeft w:val="0"/>
              <w:marRight w:val="0"/>
              <w:marTop w:val="0"/>
              <w:marBottom w:val="0"/>
              <w:divBdr>
                <w:top w:val="none" w:sz="0" w:space="0" w:color="auto"/>
                <w:left w:val="none" w:sz="0" w:space="0" w:color="auto"/>
                <w:bottom w:val="none" w:sz="0" w:space="0" w:color="auto"/>
                <w:right w:val="none" w:sz="0" w:space="0" w:color="auto"/>
              </w:divBdr>
            </w:div>
          </w:divsChild>
        </w:div>
        <w:div w:id="1260869911">
          <w:marLeft w:val="0"/>
          <w:marRight w:val="0"/>
          <w:marTop w:val="0"/>
          <w:marBottom w:val="0"/>
          <w:divBdr>
            <w:top w:val="none" w:sz="0" w:space="0" w:color="auto"/>
            <w:left w:val="none" w:sz="0" w:space="0" w:color="auto"/>
            <w:bottom w:val="none" w:sz="0" w:space="0" w:color="auto"/>
            <w:right w:val="none" w:sz="0" w:space="0" w:color="auto"/>
          </w:divBdr>
          <w:divsChild>
            <w:div w:id="1516114617">
              <w:marLeft w:val="0"/>
              <w:marRight w:val="0"/>
              <w:marTop w:val="0"/>
              <w:marBottom w:val="0"/>
              <w:divBdr>
                <w:top w:val="none" w:sz="0" w:space="0" w:color="auto"/>
                <w:left w:val="none" w:sz="0" w:space="0" w:color="auto"/>
                <w:bottom w:val="none" w:sz="0" w:space="0" w:color="auto"/>
                <w:right w:val="none" w:sz="0" w:space="0" w:color="auto"/>
              </w:divBdr>
            </w:div>
          </w:divsChild>
        </w:div>
        <w:div w:id="1285771605">
          <w:marLeft w:val="0"/>
          <w:marRight w:val="0"/>
          <w:marTop w:val="0"/>
          <w:marBottom w:val="0"/>
          <w:divBdr>
            <w:top w:val="none" w:sz="0" w:space="0" w:color="auto"/>
            <w:left w:val="none" w:sz="0" w:space="0" w:color="auto"/>
            <w:bottom w:val="none" w:sz="0" w:space="0" w:color="auto"/>
            <w:right w:val="none" w:sz="0" w:space="0" w:color="auto"/>
          </w:divBdr>
          <w:divsChild>
            <w:div w:id="1057781220">
              <w:marLeft w:val="0"/>
              <w:marRight w:val="0"/>
              <w:marTop w:val="0"/>
              <w:marBottom w:val="0"/>
              <w:divBdr>
                <w:top w:val="none" w:sz="0" w:space="0" w:color="auto"/>
                <w:left w:val="none" w:sz="0" w:space="0" w:color="auto"/>
                <w:bottom w:val="none" w:sz="0" w:space="0" w:color="auto"/>
                <w:right w:val="none" w:sz="0" w:space="0" w:color="auto"/>
              </w:divBdr>
            </w:div>
          </w:divsChild>
        </w:div>
        <w:div w:id="1350108019">
          <w:marLeft w:val="0"/>
          <w:marRight w:val="0"/>
          <w:marTop w:val="0"/>
          <w:marBottom w:val="0"/>
          <w:divBdr>
            <w:top w:val="none" w:sz="0" w:space="0" w:color="auto"/>
            <w:left w:val="none" w:sz="0" w:space="0" w:color="auto"/>
            <w:bottom w:val="none" w:sz="0" w:space="0" w:color="auto"/>
            <w:right w:val="none" w:sz="0" w:space="0" w:color="auto"/>
          </w:divBdr>
          <w:divsChild>
            <w:div w:id="373507552">
              <w:marLeft w:val="0"/>
              <w:marRight w:val="0"/>
              <w:marTop w:val="0"/>
              <w:marBottom w:val="0"/>
              <w:divBdr>
                <w:top w:val="none" w:sz="0" w:space="0" w:color="auto"/>
                <w:left w:val="none" w:sz="0" w:space="0" w:color="auto"/>
                <w:bottom w:val="none" w:sz="0" w:space="0" w:color="auto"/>
                <w:right w:val="none" w:sz="0" w:space="0" w:color="auto"/>
              </w:divBdr>
            </w:div>
          </w:divsChild>
        </w:div>
        <w:div w:id="1352490399">
          <w:marLeft w:val="0"/>
          <w:marRight w:val="0"/>
          <w:marTop w:val="0"/>
          <w:marBottom w:val="0"/>
          <w:divBdr>
            <w:top w:val="none" w:sz="0" w:space="0" w:color="auto"/>
            <w:left w:val="none" w:sz="0" w:space="0" w:color="auto"/>
            <w:bottom w:val="none" w:sz="0" w:space="0" w:color="auto"/>
            <w:right w:val="none" w:sz="0" w:space="0" w:color="auto"/>
          </w:divBdr>
          <w:divsChild>
            <w:div w:id="2086410237">
              <w:marLeft w:val="0"/>
              <w:marRight w:val="0"/>
              <w:marTop w:val="0"/>
              <w:marBottom w:val="0"/>
              <w:divBdr>
                <w:top w:val="none" w:sz="0" w:space="0" w:color="auto"/>
                <w:left w:val="none" w:sz="0" w:space="0" w:color="auto"/>
                <w:bottom w:val="none" w:sz="0" w:space="0" w:color="auto"/>
                <w:right w:val="none" w:sz="0" w:space="0" w:color="auto"/>
              </w:divBdr>
            </w:div>
          </w:divsChild>
        </w:div>
        <w:div w:id="1451506473">
          <w:marLeft w:val="0"/>
          <w:marRight w:val="0"/>
          <w:marTop w:val="0"/>
          <w:marBottom w:val="0"/>
          <w:divBdr>
            <w:top w:val="none" w:sz="0" w:space="0" w:color="auto"/>
            <w:left w:val="none" w:sz="0" w:space="0" w:color="auto"/>
            <w:bottom w:val="none" w:sz="0" w:space="0" w:color="auto"/>
            <w:right w:val="none" w:sz="0" w:space="0" w:color="auto"/>
          </w:divBdr>
          <w:divsChild>
            <w:div w:id="1864632636">
              <w:marLeft w:val="0"/>
              <w:marRight w:val="0"/>
              <w:marTop w:val="0"/>
              <w:marBottom w:val="0"/>
              <w:divBdr>
                <w:top w:val="none" w:sz="0" w:space="0" w:color="auto"/>
                <w:left w:val="none" w:sz="0" w:space="0" w:color="auto"/>
                <w:bottom w:val="none" w:sz="0" w:space="0" w:color="auto"/>
                <w:right w:val="none" w:sz="0" w:space="0" w:color="auto"/>
              </w:divBdr>
            </w:div>
          </w:divsChild>
        </w:div>
        <w:div w:id="1457331399">
          <w:marLeft w:val="0"/>
          <w:marRight w:val="0"/>
          <w:marTop w:val="0"/>
          <w:marBottom w:val="0"/>
          <w:divBdr>
            <w:top w:val="none" w:sz="0" w:space="0" w:color="auto"/>
            <w:left w:val="none" w:sz="0" w:space="0" w:color="auto"/>
            <w:bottom w:val="none" w:sz="0" w:space="0" w:color="auto"/>
            <w:right w:val="none" w:sz="0" w:space="0" w:color="auto"/>
          </w:divBdr>
          <w:divsChild>
            <w:div w:id="301081831">
              <w:marLeft w:val="0"/>
              <w:marRight w:val="0"/>
              <w:marTop w:val="0"/>
              <w:marBottom w:val="0"/>
              <w:divBdr>
                <w:top w:val="none" w:sz="0" w:space="0" w:color="auto"/>
                <w:left w:val="none" w:sz="0" w:space="0" w:color="auto"/>
                <w:bottom w:val="none" w:sz="0" w:space="0" w:color="auto"/>
                <w:right w:val="none" w:sz="0" w:space="0" w:color="auto"/>
              </w:divBdr>
            </w:div>
          </w:divsChild>
        </w:div>
        <w:div w:id="1513492658">
          <w:marLeft w:val="0"/>
          <w:marRight w:val="0"/>
          <w:marTop w:val="0"/>
          <w:marBottom w:val="0"/>
          <w:divBdr>
            <w:top w:val="none" w:sz="0" w:space="0" w:color="auto"/>
            <w:left w:val="none" w:sz="0" w:space="0" w:color="auto"/>
            <w:bottom w:val="none" w:sz="0" w:space="0" w:color="auto"/>
            <w:right w:val="none" w:sz="0" w:space="0" w:color="auto"/>
          </w:divBdr>
          <w:divsChild>
            <w:div w:id="572007712">
              <w:marLeft w:val="0"/>
              <w:marRight w:val="0"/>
              <w:marTop w:val="0"/>
              <w:marBottom w:val="0"/>
              <w:divBdr>
                <w:top w:val="none" w:sz="0" w:space="0" w:color="auto"/>
                <w:left w:val="none" w:sz="0" w:space="0" w:color="auto"/>
                <w:bottom w:val="none" w:sz="0" w:space="0" w:color="auto"/>
                <w:right w:val="none" w:sz="0" w:space="0" w:color="auto"/>
              </w:divBdr>
            </w:div>
          </w:divsChild>
        </w:div>
        <w:div w:id="1573586798">
          <w:marLeft w:val="0"/>
          <w:marRight w:val="0"/>
          <w:marTop w:val="0"/>
          <w:marBottom w:val="0"/>
          <w:divBdr>
            <w:top w:val="none" w:sz="0" w:space="0" w:color="auto"/>
            <w:left w:val="none" w:sz="0" w:space="0" w:color="auto"/>
            <w:bottom w:val="none" w:sz="0" w:space="0" w:color="auto"/>
            <w:right w:val="none" w:sz="0" w:space="0" w:color="auto"/>
          </w:divBdr>
          <w:divsChild>
            <w:div w:id="2120833419">
              <w:marLeft w:val="0"/>
              <w:marRight w:val="0"/>
              <w:marTop w:val="0"/>
              <w:marBottom w:val="0"/>
              <w:divBdr>
                <w:top w:val="none" w:sz="0" w:space="0" w:color="auto"/>
                <w:left w:val="none" w:sz="0" w:space="0" w:color="auto"/>
                <w:bottom w:val="none" w:sz="0" w:space="0" w:color="auto"/>
                <w:right w:val="none" w:sz="0" w:space="0" w:color="auto"/>
              </w:divBdr>
            </w:div>
          </w:divsChild>
        </w:div>
        <w:div w:id="1639409932">
          <w:marLeft w:val="0"/>
          <w:marRight w:val="0"/>
          <w:marTop w:val="0"/>
          <w:marBottom w:val="0"/>
          <w:divBdr>
            <w:top w:val="none" w:sz="0" w:space="0" w:color="auto"/>
            <w:left w:val="none" w:sz="0" w:space="0" w:color="auto"/>
            <w:bottom w:val="none" w:sz="0" w:space="0" w:color="auto"/>
            <w:right w:val="none" w:sz="0" w:space="0" w:color="auto"/>
          </w:divBdr>
          <w:divsChild>
            <w:div w:id="30107761">
              <w:marLeft w:val="0"/>
              <w:marRight w:val="0"/>
              <w:marTop w:val="0"/>
              <w:marBottom w:val="0"/>
              <w:divBdr>
                <w:top w:val="none" w:sz="0" w:space="0" w:color="auto"/>
                <w:left w:val="none" w:sz="0" w:space="0" w:color="auto"/>
                <w:bottom w:val="none" w:sz="0" w:space="0" w:color="auto"/>
                <w:right w:val="none" w:sz="0" w:space="0" w:color="auto"/>
              </w:divBdr>
            </w:div>
          </w:divsChild>
        </w:div>
        <w:div w:id="1761173843">
          <w:marLeft w:val="0"/>
          <w:marRight w:val="0"/>
          <w:marTop w:val="0"/>
          <w:marBottom w:val="0"/>
          <w:divBdr>
            <w:top w:val="none" w:sz="0" w:space="0" w:color="auto"/>
            <w:left w:val="none" w:sz="0" w:space="0" w:color="auto"/>
            <w:bottom w:val="none" w:sz="0" w:space="0" w:color="auto"/>
            <w:right w:val="none" w:sz="0" w:space="0" w:color="auto"/>
          </w:divBdr>
          <w:divsChild>
            <w:div w:id="347568039">
              <w:marLeft w:val="0"/>
              <w:marRight w:val="0"/>
              <w:marTop w:val="0"/>
              <w:marBottom w:val="0"/>
              <w:divBdr>
                <w:top w:val="none" w:sz="0" w:space="0" w:color="auto"/>
                <w:left w:val="none" w:sz="0" w:space="0" w:color="auto"/>
                <w:bottom w:val="none" w:sz="0" w:space="0" w:color="auto"/>
                <w:right w:val="none" w:sz="0" w:space="0" w:color="auto"/>
              </w:divBdr>
            </w:div>
          </w:divsChild>
        </w:div>
        <w:div w:id="1761366402">
          <w:marLeft w:val="0"/>
          <w:marRight w:val="0"/>
          <w:marTop w:val="0"/>
          <w:marBottom w:val="0"/>
          <w:divBdr>
            <w:top w:val="none" w:sz="0" w:space="0" w:color="auto"/>
            <w:left w:val="none" w:sz="0" w:space="0" w:color="auto"/>
            <w:bottom w:val="none" w:sz="0" w:space="0" w:color="auto"/>
            <w:right w:val="none" w:sz="0" w:space="0" w:color="auto"/>
          </w:divBdr>
          <w:divsChild>
            <w:div w:id="1197935893">
              <w:marLeft w:val="0"/>
              <w:marRight w:val="0"/>
              <w:marTop w:val="0"/>
              <w:marBottom w:val="0"/>
              <w:divBdr>
                <w:top w:val="none" w:sz="0" w:space="0" w:color="auto"/>
                <w:left w:val="none" w:sz="0" w:space="0" w:color="auto"/>
                <w:bottom w:val="none" w:sz="0" w:space="0" w:color="auto"/>
                <w:right w:val="none" w:sz="0" w:space="0" w:color="auto"/>
              </w:divBdr>
            </w:div>
          </w:divsChild>
        </w:div>
        <w:div w:id="1842771585">
          <w:marLeft w:val="0"/>
          <w:marRight w:val="0"/>
          <w:marTop w:val="0"/>
          <w:marBottom w:val="0"/>
          <w:divBdr>
            <w:top w:val="none" w:sz="0" w:space="0" w:color="auto"/>
            <w:left w:val="none" w:sz="0" w:space="0" w:color="auto"/>
            <w:bottom w:val="none" w:sz="0" w:space="0" w:color="auto"/>
            <w:right w:val="none" w:sz="0" w:space="0" w:color="auto"/>
          </w:divBdr>
          <w:divsChild>
            <w:div w:id="968510615">
              <w:marLeft w:val="0"/>
              <w:marRight w:val="0"/>
              <w:marTop w:val="0"/>
              <w:marBottom w:val="0"/>
              <w:divBdr>
                <w:top w:val="none" w:sz="0" w:space="0" w:color="auto"/>
                <w:left w:val="none" w:sz="0" w:space="0" w:color="auto"/>
                <w:bottom w:val="none" w:sz="0" w:space="0" w:color="auto"/>
                <w:right w:val="none" w:sz="0" w:space="0" w:color="auto"/>
              </w:divBdr>
            </w:div>
          </w:divsChild>
        </w:div>
        <w:div w:id="1869176265">
          <w:marLeft w:val="0"/>
          <w:marRight w:val="0"/>
          <w:marTop w:val="0"/>
          <w:marBottom w:val="0"/>
          <w:divBdr>
            <w:top w:val="none" w:sz="0" w:space="0" w:color="auto"/>
            <w:left w:val="none" w:sz="0" w:space="0" w:color="auto"/>
            <w:bottom w:val="none" w:sz="0" w:space="0" w:color="auto"/>
            <w:right w:val="none" w:sz="0" w:space="0" w:color="auto"/>
          </w:divBdr>
          <w:divsChild>
            <w:div w:id="372779020">
              <w:marLeft w:val="0"/>
              <w:marRight w:val="0"/>
              <w:marTop w:val="0"/>
              <w:marBottom w:val="0"/>
              <w:divBdr>
                <w:top w:val="none" w:sz="0" w:space="0" w:color="auto"/>
                <w:left w:val="none" w:sz="0" w:space="0" w:color="auto"/>
                <w:bottom w:val="none" w:sz="0" w:space="0" w:color="auto"/>
                <w:right w:val="none" w:sz="0" w:space="0" w:color="auto"/>
              </w:divBdr>
            </w:div>
          </w:divsChild>
        </w:div>
        <w:div w:id="1878547699">
          <w:marLeft w:val="0"/>
          <w:marRight w:val="0"/>
          <w:marTop w:val="0"/>
          <w:marBottom w:val="0"/>
          <w:divBdr>
            <w:top w:val="none" w:sz="0" w:space="0" w:color="auto"/>
            <w:left w:val="none" w:sz="0" w:space="0" w:color="auto"/>
            <w:bottom w:val="none" w:sz="0" w:space="0" w:color="auto"/>
            <w:right w:val="none" w:sz="0" w:space="0" w:color="auto"/>
          </w:divBdr>
          <w:divsChild>
            <w:div w:id="1314988007">
              <w:marLeft w:val="0"/>
              <w:marRight w:val="0"/>
              <w:marTop w:val="0"/>
              <w:marBottom w:val="0"/>
              <w:divBdr>
                <w:top w:val="none" w:sz="0" w:space="0" w:color="auto"/>
                <w:left w:val="none" w:sz="0" w:space="0" w:color="auto"/>
                <w:bottom w:val="none" w:sz="0" w:space="0" w:color="auto"/>
                <w:right w:val="none" w:sz="0" w:space="0" w:color="auto"/>
              </w:divBdr>
            </w:div>
          </w:divsChild>
        </w:div>
        <w:div w:id="1940285625">
          <w:marLeft w:val="0"/>
          <w:marRight w:val="0"/>
          <w:marTop w:val="0"/>
          <w:marBottom w:val="0"/>
          <w:divBdr>
            <w:top w:val="none" w:sz="0" w:space="0" w:color="auto"/>
            <w:left w:val="none" w:sz="0" w:space="0" w:color="auto"/>
            <w:bottom w:val="none" w:sz="0" w:space="0" w:color="auto"/>
            <w:right w:val="none" w:sz="0" w:space="0" w:color="auto"/>
          </w:divBdr>
          <w:divsChild>
            <w:div w:id="739254647">
              <w:marLeft w:val="0"/>
              <w:marRight w:val="0"/>
              <w:marTop w:val="0"/>
              <w:marBottom w:val="0"/>
              <w:divBdr>
                <w:top w:val="none" w:sz="0" w:space="0" w:color="auto"/>
                <w:left w:val="none" w:sz="0" w:space="0" w:color="auto"/>
                <w:bottom w:val="none" w:sz="0" w:space="0" w:color="auto"/>
                <w:right w:val="none" w:sz="0" w:space="0" w:color="auto"/>
              </w:divBdr>
            </w:div>
          </w:divsChild>
        </w:div>
        <w:div w:id="2055234691">
          <w:marLeft w:val="0"/>
          <w:marRight w:val="0"/>
          <w:marTop w:val="0"/>
          <w:marBottom w:val="0"/>
          <w:divBdr>
            <w:top w:val="none" w:sz="0" w:space="0" w:color="auto"/>
            <w:left w:val="none" w:sz="0" w:space="0" w:color="auto"/>
            <w:bottom w:val="none" w:sz="0" w:space="0" w:color="auto"/>
            <w:right w:val="none" w:sz="0" w:space="0" w:color="auto"/>
          </w:divBdr>
          <w:divsChild>
            <w:div w:id="937373609">
              <w:marLeft w:val="0"/>
              <w:marRight w:val="0"/>
              <w:marTop w:val="0"/>
              <w:marBottom w:val="0"/>
              <w:divBdr>
                <w:top w:val="none" w:sz="0" w:space="0" w:color="auto"/>
                <w:left w:val="none" w:sz="0" w:space="0" w:color="auto"/>
                <w:bottom w:val="none" w:sz="0" w:space="0" w:color="auto"/>
                <w:right w:val="none" w:sz="0" w:space="0" w:color="auto"/>
              </w:divBdr>
            </w:div>
          </w:divsChild>
        </w:div>
        <w:div w:id="2113276962">
          <w:marLeft w:val="0"/>
          <w:marRight w:val="0"/>
          <w:marTop w:val="0"/>
          <w:marBottom w:val="0"/>
          <w:divBdr>
            <w:top w:val="none" w:sz="0" w:space="0" w:color="auto"/>
            <w:left w:val="none" w:sz="0" w:space="0" w:color="auto"/>
            <w:bottom w:val="none" w:sz="0" w:space="0" w:color="auto"/>
            <w:right w:val="none" w:sz="0" w:space="0" w:color="auto"/>
          </w:divBdr>
          <w:divsChild>
            <w:div w:id="145787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9544">
      <w:bodyDiv w:val="1"/>
      <w:marLeft w:val="0"/>
      <w:marRight w:val="0"/>
      <w:marTop w:val="0"/>
      <w:marBottom w:val="0"/>
      <w:divBdr>
        <w:top w:val="none" w:sz="0" w:space="0" w:color="auto"/>
        <w:left w:val="none" w:sz="0" w:space="0" w:color="auto"/>
        <w:bottom w:val="none" w:sz="0" w:space="0" w:color="auto"/>
        <w:right w:val="none" w:sz="0" w:space="0" w:color="auto"/>
      </w:divBdr>
    </w:div>
    <w:div w:id="855921976">
      <w:bodyDiv w:val="1"/>
      <w:marLeft w:val="0"/>
      <w:marRight w:val="0"/>
      <w:marTop w:val="0"/>
      <w:marBottom w:val="0"/>
      <w:divBdr>
        <w:top w:val="none" w:sz="0" w:space="0" w:color="auto"/>
        <w:left w:val="none" w:sz="0" w:space="0" w:color="auto"/>
        <w:bottom w:val="none" w:sz="0" w:space="0" w:color="auto"/>
        <w:right w:val="none" w:sz="0" w:space="0" w:color="auto"/>
      </w:divBdr>
      <w:divsChild>
        <w:div w:id="190653866">
          <w:marLeft w:val="0"/>
          <w:marRight w:val="0"/>
          <w:marTop w:val="0"/>
          <w:marBottom w:val="0"/>
          <w:divBdr>
            <w:top w:val="none" w:sz="0" w:space="0" w:color="auto"/>
            <w:left w:val="none" w:sz="0" w:space="0" w:color="auto"/>
            <w:bottom w:val="none" w:sz="0" w:space="0" w:color="auto"/>
            <w:right w:val="none" w:sz="0" w:space="0" w:color="auto"/>
          </w:divBdr>
          <w:divsChild>
            <w:div w:id="328557081">
              <w:marLeft w:val="0"/>
              <w:marRight w:val="0"/>
              <w:marTop w:val="0"/>
              <w:marBottom w:val="0"/>
              <w:divBdr>
                <w:top w:val="none" w:sz="0" w:space="0" w:color="auto"/>
                <w:left w:val="none" w:sz="0" w:space="0" w:color="auto"/>
                <w:bottom w:val="none" w:sz="0" w:space="0" w:color="auto"/>
                <w:right w:val="none" w:sz="0" w:space="0" w:color="auto"/>
              </w:divBdr>
            </w:div>
            <w:div w:id="488055440">
              <w:marLeft w:val="0"/>
              <w:marRight w:val="0"/>
              <w:marTop w:val="0"/>
              <w:marBottom w:val="0"/>
              <w:divBdr>
                <w:top w:val="none" w:sz="0" w:space="0" w:color="auto"/>
                <w:left w:val="none" w:sz="0" w:space="0" w:color="auto"/>
                <w:bottom w:val="none" w:sz="0" w:space="0" w:color="auto"/>
                <w:right w:val="none" w:sz="0" w:space="0" w:color="auto"/>
              </w:divBdr>
            </w:div>
            <w:div w:id="957180153">
              <w:marLeft w:val="0"/>
              <w:marRight w:val="0"/>
              <w:marTop w:val="0"/>
              <w:marBottom w:val="0"/>
              <w:divBdr>
                <w:top w:val="none" w:sz="0" w:space="0" w:color="auto"/>
                <w:left w:val="none" w:sz="0" w:space="0" w:color="auto"/>
                <w:bottom w:val="none" w:sz="0" w:space="0" w:color="auto"/>
                <w:right w:val="none" w:sz="0" w:space="0" w:color="auto"/>
              </w:divBdr>
            </w:div>
            <w:div w:id="999699495">
              <w:marLeft w:val="0"/>
              <w:marRight w:val="0"/>
              <w:marTop w:val="0"/>
              <w:marBottom w:val="0"/>
              <w:divBdr>
                <w:top w:val="none" w:sz="0" w:space="0" w:color="auto"/>
                <w:left w:val="none" w:sz="0" w:space="0" w:color="auto"/>
                <w:bottom w:val="none" w:sz="0" w:space="0" w:color="auto"/>
                <w:right w:val="none" w:sz="0" w:space="0" w:color="auto"/>
              </w:divBdr>
            </w:div>
            <w:div w:id="1616132294">
              <w:marLeft w:val="0"/>
              <w:marRight w:val="0"/>
              <w:marTop w:val="0"/>
              <w:marBottom w:val="0"/>
              <w:divBdr>
                <w:top w:val="none" w:sz="0" w:space="0" w:color="auto"/>
                <w:left w:val="none" w:sz="0" w:space="0" w:color="auto"/>
                <w:bottom w:val="none" w:sz="0" w:space="0" w:color="auto"/>
                <w:right w:val="none" w:sz="0" w:space="0" w:color="auto"/>
              </w:divBdr>
            </w:div>
            <w:div w:id="2017492404">
              <w:marLeft w:val="0"/>
              <w:marRight w:val="0"/>
              <w:marTop w:val="0"/>
              <w:marBottom w:val="0"/>
              <w:divBdr>
                <w:top w:val="none" w:sz="0" w:space="0" w:color="auto"/>
                <w:left w:val="none" w:sz="0" w:space="0" w:color="auto"/>
                <w:bottom w:val="none" w:sz="0" w:space="0" w:color="auto"/>
                <w:right w:val="none" w:sz="0" w:space="0" w:color="auto"/>
              </w:divBdr>
            </w:div>
            <w:div w:id="2048749335">
              <w:marLeft w:val="0"/>
              <w:marRight w:val="0"/>
              <w:marTop w:val="0"/>
              <w:marBottom w:val="0"/>
              <w:divBdr>
                <w:top w:val="none" w:sz="0" w:space="0" w:color="auto"/>
                <w:left w:val="none" w:sz="0" w:space="0" w:color="auto"/>
                <w:bottom w:val="none" w:sz="0" w:space="0" w:color="auto"/>
                <w:right w:val="none" w:sz="0" w:space="0" w:color="auto"/>
              </w:divBdr>
            </w:div>
          </w:divsChild>
        </w:div>
        <w:div w:id="1144814712">
          <w:marLeft w:val="0"/>
          <w:marRight w:val="0"/>
          <w:marTop w:val="0"/>
          <w:marBottom w:val="0"/>
          <w:divBdr>
            <w:top w:val="none" w:sz="0" w:space="0" w:color="auto"/>
            <w:left w:val="none" w:sz="0" w:space="0" w:color="auto"/>
            <w:bottom w:val="none" w:sz="0" w:space="0" w:color="auto"/>
            <w:right w:val="none" w:sz="0" w:space="0" w:color="auto"/>
          </w:divBdr>
          <w:divsChild>
            <w:div w:id="6364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3579">
      <w:bodyDiv w:val="1"/>
      <w:marLeft w:val="0"/>
      <w:marRight w:val="0"/>
      <w:marTop w:val="0"/>
      <w:marBottom w:val="0"/>
      <w:divBdr>
        <w:top w:val="none" w:sz="0" w:space="0" w:color="auto"/>
        <w:left w:val="none" w:sz="0" w:space="0" w:color="auto"/>
        <w:bottom w:val="none" w:sz="0" w:space="0" w:color="auto"/>
        <w:right w:val="none" w:sz="0" w:space="0" w:color="auto"/>
      </w:divBdr>
    </w:div>
    <w:div w:id="950937662">
      <w:bodyDiv w:val="1"/>
      <w:marLeft w:val="0"/>
      <w:marRight w:val="0"/>
      <w:marTop w:val="0"/>
      <w:marBottom w:val="0"/>
      <w:divBdr>
        <w:top w:val="none" w:sz="0" w:space="0" w:color="auto"/>
        <w:left w:val="none" w:sz="0" w:space="0" w:color="auto"/>
        <w:bottom w:val="none" w:sz="0" w:space="0" w:color="auto"/>
        <w:right w:val="none" w:sz="0" w:space="0" w:color="auto"/>
      </w:divBdr>
      <w:divsChild>
        <w:div w:id="1314795768">
          <w:marLeft w:val="0"/>
          <w:marRight w:val="0"/>
          <w:marTop w:val="0"/>
          <w:marBottom w:val="0"/>
          <w:divBdr>
            <w:top w:val="none" w:sz="0" w:space="0" w:color="auto"/>
            <w:left w:val="none" w:sz="0" w:space="0" w:color="auto"/>
            <w:bottom w:val="none" w:sz="0" w:space="0" w:color="auto"/>
            <w:right w:val="none" w:sz="0" w:space="0" w:color="auto"/>
          </w:divBdr>
          <w:divsChild>
            <w:div w:id="1045106688">
              <w:marLeft w:val="0"/>
              <w:marRight w:val="0"/>
              <w:marTop w:val="0"/>
              <w:marBottom w:val="0"/>
              <w:divBdr>
                <w:top w:val="none" w:sz="0" w:space="0" w:color="auto"/>
                <w:left w:val="none" w:sz="0" w:space="0" w:color="auto"/>
                <w:bottom w:val="none" w:sz="0" w:space="0" w:color="auto"/>
                <w:right w:val="none" w:sz="0" w:space="0" w:color="auto"/>
              </w:divBdr>
              <w:divsChild>
                <w:div w:id="903292942">
                  <w:marLeft w:val="0"/>
                  <w:marRight w:val="0"/>
                  <w:marTop w:val="0"/>
                  <w:marBottom w:val="0"/>
                  <w:divBdr>
                    <w:top w:val="none" w:sz="0" w:space="0" w:color="auto"/>
                    <w:left w:val="none" w:sz="0" w:space="0" w:color="auto"/>
                    <w:bottom w:val="none" w:sz="0" w:space="0" w:color="auto"/>
                    <w:right w:val="none" w:sz="0" w:space="0" w:color="auto"/>
                  </w:divBdr>
                  <w:divsChild>
                    <w:div w:id="1561940092">
                      <w:marLeft w:val="0"/>
                      <w:marRight w:val="0"/>
                      <w:marTop w:val="0"/>
                      <w:marBottom w:val="0"/>
                      <w:divBdr>
                        <w:top w:val="none" w:sz="0" w:space="0" w:color="auto"/>
                        <w:left w:val="none" w:sz="0" w:space="0" w:color="auto"/>
                        <w:bottom w:val="none" w:sz="0" w:space="0" w:color="auto"/>
                        <w:right w:val="none" w:sz="0" w:space="0" w:color="auto"/>
                      </w:divBdr>
                      <w:divsChild>
                        <w:div w:id="607932397">
                          <w:marLeft w:val="0"/>
                          <w:marRight w:val="0"/>
                          <w:marTop w:val="0"/>
                          <w:marBottom w:val="0"/>
                          <w:divBdr>
                            <w:top w:val="none" w:sz="0" w:space="0" w:color="auto"/>
                            <w:left w:val="none" w:sz="0" w:space="0" w:color="auto"/>
                            <w:bottom w:val="none" w:sz="0" w:space="0" w:color="auto"/>
                            <w:right w:val="none" w:sz="0" w:space="0" w:color="auto"/>
                          </w:divBdr>
                          <w:divsChild>
                            <w:div w:id="1202549502">
                              <w:marLeft w:val="0"/>
                              <w:marRight w:val="0"/>
                              <w:marTop w:val="0"/>
                              <w:marBottom w:val="0"/>
                              <w:divBdr>
                                <w:top w:val="none" w:sz="0" w:space="0" w:color="auto"/>
                                <w:left w:val="none" w:sz="0" w:space="0" w:color="auto"/>
                                <w:bottom w:val="none" w:sz="0" w:space="0" w:color="auto"/>
                                <w:right w:val="none" w:sz="0" w:space="0" w:color="auto"/>
                              </w:divBdr>
                              <w:divsChild>
                                <w:div w:id="630670723">
                                  <w:marLeft w:val="0"/>
                                  <w:marRight w:val="0"/>
                                  <w:marTop w:val="0"/>
                                  <w:marBottom w:val="0"/>
                                  <w:divBdr>
                                    <w:top w:val="none" w:sz="0" w:space="0" w:color="auto"/>
                                    <w:left w:val="none" w:sz="0" w:space="0" w:color="auto"/>
                                    <w:bottom w:val="none" w:sz="0" w:space="0" w:color="auto"/>
                                    <w:right w:val="none" w:sz="0" w:space="0" w:color="auto"/>
                                  </w:divBdr>
                                  <w:divsChild>
                                    <w:div w:id="1185249306">
                                      <w:marLeft w:val="0"/>
                                      <w:marRight w:val="0"/>
                                      <w:marTop w:val="0"/>
                                      <w:marBottom w:val="0"/>
                                      <w:divBdr>
                                        <w:top w:val="none" w:sz="0" w:space="0" w:color="auto"/>
                                        <w:left w:val="none" w:sz="0" w:space="0" w:color="auto"/>
                                        <w:bottom w:val="none" w:sz="0" w:space="0" w:color="auto"/>
                                        <w:right w:val="none" w:sz="0" w:space="0" w:color="auto"/>
                                      </w:divBdr>
                                      <w:divsChild>
                                        <w:div w:id="777219518">
                                          <w:marLeft w:val="0"/>
                                          <w:marRight w:val="0"/>
                                          <w:marTop w:val="0"/>
                                          <w:marBottom w:val="0"/>
                                          <w:divBdr>
                                            <w:top w:val="none" w:sz="0" w:space="0" w:color="auto"/>
                                            <w:left w:val="none" w:sz="0" w:space="0" w:color="auto"/>
                                            <w:bottom w:val="none" w:sz="0" w:space="0" w:color="auto"/>
                                            <w:right w:val="none" w:sz="0" w:space="0" w:color="auto"/>
                                          </w:divBdr>
                                          <w:divsChild>
                                            <w:div w:id="1009255555">
                                              <w:marLeft w:val="0"/>
                                              <w:marRight w:val="0"/>
                                              <w:marTop w:val="0"/>
                                              <w:marBottom w:val="0"/>
                                              <w:divBdr>
                                                <w:top w:val="none" w:sz="0" w:space="0" w:color="auto"/>
                                                <w:left w:val="none" w:sz="0" w:space="0" w:color="auto"/>
                                                <w:bottom w:val="none" w:sz="0" w:space="0" w:color="auto"/>
                                                <w:right w:val="none" w:sz="0" w:space="0" w:color="auto"/>
                                              </w:divBdr>
                                              <w:divsChild>
                                                <w:div w:id="217209403">
                                                  <w:marLeft w:val="0"/>
                                                  <w:marRight w:val="0"/>
                                                  <w:marTop w:val="0"/>
                                                  <w:marBottom w:val="0"/>
                                                  <w:divBdr>
                                                    <w:top w:val="none" w:sz="0" w:space="0" w:color="auto"/>
                                                    <w:left w:val="none" w:sz="0" w:space="0" w:color="auto"/>
                                                    <w:bottom w:val="none" w:sz="0" w:space="0" w:color="auto"/>
                                                    <w:right w:val="none" w:sz="0" w:space="0" w:color="auto"/>
                                                  </w:divBdr>
                                                  <w:divsChild>
                                                    <w:div w:id="417478947">
                                                      <w:marLeft w:val="0"/>
                                                      <w:marRight w:val="0"/>
                                                      <w:marTop w:val="0"/>
                                                      <w:marBottom w:val="0"/>
                                                      <w:divBdr>
                                                        <w:top w:val="none" w:sz="0" w:space="0" w:color="auto"/>
                                                        <w:left w:val="none" w:sz="0" w:space="0" w:color="auto"/>
                                                        <w:bottom w:val="none" w:sz="0" w:space="0" w:color="auto"/>
                                                        <w:right w:val="none" w:sz="0" w:space="0" w:color="auto"/>
                                                      </w:divBdr>
                                                      <w:divsChild>
                                                        <w:div w:id="1361126640">
                                                          <w:marLeft w:val="0"/>
                                                          <w:marRight w:val="0"/>
                                                          <w:marTop w:val="0"/>
                                                          <w:marBottom w:val="0"/>
                                                          <w:divBdr>
                                                            <w:top w:val="none" w:sz="0" w:space="0" w:color="auto"/>
                                                            <w:left w:val="none" w:sz="0" w:space="0" w:color="auto"/>
                                                            <w:bottom w:val="none" w:sz="0" w:space="0" w:color="auto"/>
                                                            <w:right w:val="none" w:sz="0" w:space="0" w:color="auto"/>
                                                          </w:divBdr>
                                                          <w:divsChild>
                                                            <w:div w:id="1026491982">
                                                              <w:marLeft w:val="0"/>
                                                              <w:marRight w:val="0"/>
                                                              <w:marTop w:val="0"/>
                                                              <w:marBottom w:val="0"/>
                                                              <w:divBdr>
                                                                <w:top w:val="none" w:sz="0" w:space="0" w:color="auto"/>
                                                                <w:left w:val="none" w:sz="0" w:space="0" w:color="auto"/>
                                                                <w:bottom w:val="none" w:sz="0" w:space="0" w:color="auto"/>
                                                                <w:right w:val="none" w:sz="0" w:space="0" w:color="auto"/>
                                                              </w:divBdr>
                                                            </w:div>
                                                            <w:div w:id="17424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362813">
                                          <w:marLeft w:val="0"/>
                                          <w:marRight w:val="0"/>
                                          <w:marTop w:val="0"/>
                                          <w:marBottom w:val="0"/>
                                          <w:divBdr>
                                            <w:top w:val="none" w:sz="0" w:space="0" w:color="auto"/>
                                            <w:left w:val="none" w:sz="0" w:space="0" w:color="auto"/>
                                            <w:bottom w:val="none" w:sz="0" w:space="0" w:color="auto"/>
                                            <w:right w:val="none" w:sz="0" w:space="0" w:color="auto"/>
                                          </w:divBdr>
                                          <w:divsChild>
                                            <w:div w:id="2092385076">
                                              <w:marLeft w:val="0"/>
                                              <w:marRight w:val="0"/>
                                              <w:marTop w:val="0"/>
                                              <w:marBottom w:val="0"/>
                                              <w:divBdr>
                                                <w:top w:val="none" w:sz="0" w:space="0" w:color="auto"/>
                                                <w:left w:val="none" w:sz="0" w:space="0" w:color="auto"/>
                                                <w:bottom w:val="none" w:sz="0" w:space="0" w:color="auto"/>
                                                <w:right w:val="none" w:sz="0" w:space="0" w:color="auto"/>
                                              </w:divBdr>
                                              <w:divsChild>
                                                <w:div w:id="754280649">
                                                  <w:marLeft w:val="0"/>
                                                  <w:marRight w:val="0"/>
                                                  <w:marTop w:val="0"/>
                                                  <w:marBottom w:val="0"/>
                                                  <w:divBdr>
                                                    <w:top w:val="none" w:sz="0" w:space="0" w:color="auto"/>
                                                    <w:left w:val="none" w:sz="0" w:space="0" w:color="auto"/>
                                                    <w:bottom w:val="none" w:sz="0" w:space="0" w:color="auto"/>
                                                    <w:right w:val="none" w:sz="0" w:space="0" w:color="auto"/>
                                                  </w:divBdr>
                                                  <w:divsChild>
                                                    <w:div w:id="1419594733">
                                                      <w:marLeft w:val="0"/>
                                                      <w:marRight w:val="0"/>
                                                      <w:marTop w:val="0"/>
                                                      <w:marBottom w:val="0"/>
                                                      <w:divBdr>
                                                        <w:top w:val="none" w:sz="0" w:space="0" w:color="auto"/>
                                                        <w:left w:val="none" w:sz="0" w:space="0" w:color="auto"/>
                                                        <w:bottom w:val="none" w:sz="0" w:space="0" w:color="auto"/>
                                                        <w:right w:val="none" w:sz="0" w:space="0" w:color="auto"/>
                                                      </w:divBdr>
                                                      <w:divsChild>
                                                        <w:div w:id="1249802364">
                                                          <w:marLeft w:val="0"/>
                                                          <w:marRight w:val="0"/>
                                                          <w:marTop w:val="0"/>
                                                          <w:marBottom w:val="0"/>
                                                          <w:divBdr>
                                                            <w:top w:val="none" w:sz="0" w:space="0" w:color="auto"/>
                                                            <w:left w:val="none" w:sz="0" w:space="0" w:color="auto"/>
                                                            <w:bottom w:val="none" w:sz="0" w:space="0" w:color="auto"/>
                                                            <w:right w:val="none" w:sz="0" w:space="0" w:color="auto"/>
                                                          </w:divBdr>
                                                          <w:divsChild>
                                                            <w:div w:id="911083332">
                                                              <w:marLeft w:val="0"/>
                                                              <w:marRight w:val="0"/>
                                                              <w:marTop w:val="0"/>
                                                              <w:marBottom w:val="0"/>
                                                              <w:divBdr>
                                                                <w:top w:val="none" w:sz="0" w:space="0" w:color="auto"/>
                                                                <w:left w:val="none" w:sz="0" w:space="0" w:color="auto"/>
                                                                <w:bottom w:val="none" w:sz="0" w:space="0" w:color="auto"/>
                                                                <w:right w:val="none" w:sz="0" w:space="0" w:color="auto"/>
                                                              </w:divBdr>
                                                            </w:div>
                                                            <w:div w:id="119861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3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7584">
                                          <w:marLeft w:val="0"/>
                                          <w:marRight w:val="0"/>
                                          <w:marTop w:val="0"/>
                                          <w:marBottom w:val="0"/>
                                          <w:divBdr>
                                            <w:top w:val="none" w:sz="0" w:space="0" w:color="auto"/>
                                            <w:left w:val="none" w:sz="0" w:space="0" w:color="auto"/>
                                            <w:bottom w:val="none" w:sz="0" w:space="0" w:color="auto"/>
                                            <w:right w:val="none" w:sz="0" w:space="0" w:color="auto"/>
                                          </w:divBdr>
                                          <w:divsChild>
                                            <w:div w:id="402410353">
                                              <w:marLeft w:val="0"/>
                                              <w:marRight w:val="0"/>
                                              <w:marTop w:val="0"/>
                                              <w:marBottom w:val="0"/>
                                              <w:divBdr>
                                                <w:top w:val="none" w:sz="0" w:space="0" w:color="auto"/>
                                                <w:left w:val="none" w:sz="0" w:space="0" w:color="auto"/>
                                                <w:bottom w:val="none" w:sz="0" w:space="0" w:color="auto"/>
                                                <w:right w:val="none" w:sz="0" w:space="0" w:color="auto"/>
                                              </w:divBdr>
                                              <w:divsChild>
                                                <w:div w:id="59444292">
                                                  <w:marLeft w:val="0"/>
                                                  <w:marRight w:val="0"/>
                                                  <w:marTop w:val="0"/>
                                                  <w:marBottom w:val="0"/>
                                                  <w:divBdr>
                                                    <w:top w:val="none" w:sz="0" w:space="0" w:color="auto"/>
                                                    <w:left w:val="none" w:sz="0" w:space="0" w:color="auto"/>
                                                    <w:bottom w:val="none" w:sz="0" w:space="0" w:color="auto"/>
                                                    <w:right w:val="none" w:sz="0" w:space="0" w:color="auto"/>
                                                  </w:divBdr>
                                                  <w:divsChild>
                                                    <w:div w:id="1015578469">
                                                      <w:marLeft w:val="0"/>
                                                      <w:marRight w:val="0"/>
                                                      <w:marTop w:val="0"/>
                                                      <w:marBottom w:val="0"/>
                                                      <w:divBdr>
                                                        <w:top w:val="none" w:sz="0" w:space="0" w:color="auto"/>
                                                        <w:left w:val="none" w:sz="0" w:space="0" w:color="auto"/>
                                                        <w:bottom w:val="none" w:sz="0" w:space="0" w:color="auto"/>
                                                        <w:right w:val="none" w:sz="0" w:space="0" w:color="auto"/>
                                                      </w:divBdr>
                                                      <w:divsChild>
                                                        <w:div w:id="981303136">
                                                          <w:marLeft w:val="0"/>
                                                          <w:marRight w:val="0"/>
                                                          <w:marTop w:val="0"/>
                                                          <w:marBottom w:val="0"/>
                                                          <w:divBdr>
                                                            <w:top w:val="none" w:sz="0" w:space="0" w:color="auto"/>
                                                            <w:left w:val="none" w:sz="0" w:space="0" w:color="auto"/>
                                                            <w:bottom w:val="none" w:sz="0" w:space="0" w:color="auto"/>
                                                            <w:right w:val="none" w:sz="0" w:space="0" w:color="auto"/>
                                                          </w:divBdr>
                                                          <w:divsChild>
                                                            <w:div w:id="632709655">
                                                              <w:marLeft w:val="0"/>
                                                              <w:marRight w:val="0"/>
                                                              <w:marTop w:val="0"/>
                                                              <w:marBottom w:val="0"/>
                                                              <w:divBdr>
                                                                <w:top w:val="none" w:sz="0" w:space="0" w:color="auto"/>
                                                                <w:left w:val="none" w:sz="0" w:space="0" w:color="auto"/>
                                                                <w:bottom w:val="none" w:sz="0" w:space="0" w:color="auto"/>
                                                                <w:right w:val="none" w:sz="0" w:space="0" w:color="auto"/>
                                                              </w:divBdr>
                                                            </w:div>
                                                            <w:div w:id="8361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9770044">
      <w:bodyDiv w:val="1"/>
      <w:marLeft w:val="0"/>
      <w:marRight w:val="0"/>
      <w:marTop w:val="0"/>
      <w:marBottom w:val="0"/>
      <w:divBdr>
        <w:top w:val="none" w:sz="0" w:space="0" w:color="auto"/>
        <w:left w:val="none" w:sz="0" w:space="0" w:color="auto"/>
        <w:bottom w:val="none" w:sz="0" w:space="0" w:color="auto"/>
        <w:right w:val="none" w:sz="0" w:space="0" w:color="auto"/>
      </w:divBdr>
    </w:div>
    <w:div w:id="985477633">
      <w:bodyDiv w:val="1"/>
      <w:marLeft w:val="0"/>
      <w:marRight w:val="0"/>
      <w:marTop w:val="0"/>
      <w:marBottom w:val="0"/>
      <w:divBdr>
        <w:top w:val="none" w:sz="0" w:space="0" w:color="auto"/>
        <w:left w:val="none" w:sz="0" w:space="0" w:color="auto"/>
        <w:bottom w:val="none" w:sz="0" w:space="0" w:color="auto"/>
        <w:right w:val="none" w:sz="0" w:space="0" w:color="auto"/>
      </w:divBdr>
      <w:divsChild>
        <w:div w:id="80298504">
          <w:marLeft w:val="0"/>
          <w:marRight w:val="0"/>
          <w:marTop w:val="0"/>
          <w:marBottom w:val="0"/>
          <w:divBdr>
            <w:top w:val="none" w:sz="0" w:space="0" w:color="auto"/>
            <w:left w:val="none" w:sz="0" w:space="0" w:color="auto"/>
            <w:bottom w:val="none" w:sz="0" w:space="0" w:color="auto"/>
            <w:right w:val="none" w:sz="0" w:space="0" w:color="auto"/>
          </w:divBdr>
        </w:div>
        <w:div w:id="430472989">
          <w:marLeft w:val="0"/>
          <w:marRight w:val="0"/>
          <w:marTop w:val="0"/>
          <w:marBottom w:val="0"/>
          <w:divBdr>
            <w:top w:val="none" w:sz="0" w:space="0" w:color="auto"/>
            <w:left w:val="none" w:sz="0" w:space="0" w:color="auto"/>
            <w:bottom w:val="none" w:sz="0" w:space="0" w:color="auto"/>
            <w:right w:val="none" w:sz="0" w:space="0" w:color="auto"/>
          </w:divBdr>
        </w:div>
        <w:div w:id="846482902">
          <w:marLeft w:val="0"/>
          <w:marRight w:val="0"/>
          <w:marTop w:val="0"/>
          <w:marBottom w:val="0"/>
          <w:divBdr>
            <w:top w:val="none" w:sz="0" w:space="0" w:color="auto"/>
            <w:left w:val="none" w:sz="0" w:space="0" w:color="auto"/>
            <w:bottom w:val="none" w:sz="0" w:space="0" w:color="auto"/>
            <w:right w:val="none" w:sz="0" w:space="0" w:color="auto"/>
          </w:divBdr>
        </w:div>
        <w:div w:id="1106190213">
          <w:marLeft w:val="0"/>
          <w:marRight w:val="0"/>
          <w:marTop w:val="0"/>
          <w:marBottom w:val="0"/>
          <w:divBdr>
            <w:top w:val="none" w:sz="0" w:space="0" w:color="auto"/>
            <w:left w:val="none" w:sz="0" w:space="0" w:color="auto"/>
            <w:bottom w:val="none" w:sz="0" w:space="0" w:color="auto"/>
            <w:right w:val="none" w:sz="0" w:space="0" w:color="auto"/>
          </w:divBdr>
        </w:div>
        <w:div w:id="2127001582">
          <w:marLeft w:val="0"/>
          <w:marRight w:val="0"/>
          <w:marTop w:val="0"/>
          <w:marBottom w:val="0"/>
          <w:divBdr>
            <w:top w:val="none" w:sz="0" w:space="0" w:color="auto"/>
            <w:left w:val="none" w:sz="0" w:space="0" w:color="auto"/>
            <w:bottom w:val="none" w:sz="0" w:space="0" w:color="auto"/>
            <w:right w:val="none" w:sz="0" w:space="0" w:color="auto"/>
          </w:divBdr>
        </w:div>
      </w:divsChild>
    </w:div>
    <w:div w:id="987562527">
      <w:bodyDiv w:val="1"/>
      <w:marLeft w:val="0"/>
      <w:marRight w:val="0"/>
      <w:marTop w:val="0"/>
      <w:marBottom w:val="0"/>
      <w:divBdr>
        <w:top w:val="none" w:sz="0" w:space="0" w:color="auto"/>
        <w:left w:val="none" w:sz="0" w:space="0" w:color="auto"/>
        <w:bottom w:val="none" w:sz="0" w:space="0" w:color="auto"/>
        <w:right w:val="none" w:sz="0" w:space="0" w:color="auto"/>
      </w:divBdr>
      <w:divsChild>
        <w:div w:id="9572049">
          <w:marLeft w:val="0"/>
          <w:marRight w:val="0"/>
          <w:marTop w:val="0"/>
          <w:marBottom w:val="0"/>
          <w:divBdr>
            <w:top w:val="none" w:sz="0" w:space="0" w:color="auto"/>
            <w:left w:val="none" w:sz="0" w:space="0" w:color="auto"/>
            <w:bottom w:val="none" w:sz="0" w:space="0" w:color="auto"/>
            <w:right w:val="none" w:sz="0" w:space="0" w:color="auto"/>
          </w:divBdr>
          <w:divsChild>
            <w:div w:id="1841113558">
              <w:marLeft w:val="0"/>
              <w:marRight w:val="0"/>
              <w:marTop w:val="0"/>
              <w:marBottom w:val="0"/>
              <w:divBdr>
                <w:top w:val="none" w:sz="0" w:space="0" w:color="auto"/>
                <w:left w:val="none" w:sz="0" w:space="0" w:color="auto"/>
                <w:bottom w:val="none" w:sz="0" w:space="0" w:color="auto"/>
                <w:right w:val="none" w:sz="0" w:space="0" w:color="auto"/>
              </w:divBdr>
            </w:div>
          </w:divsChild>
        </w:div>
        <w:div w:id="45111935">
          <w:marLeft w:val="0"/>
          <w:marRight w:val="0"/>
          <w:marTop w:val="0"/>
          <w:marBottom w:val="0"/>
          <w:divBdr>
            <w:top w:val="none" w:sz="0" w:space="0" w:color="auto"/>
            <w:left w:val="none" w:sz="0" w:space="0" w:color="auto"/>
            <w:bottom w:val="none" w:sz="0" w:space="0" w:color="auto"/>
            <w:right w:val="none" w:sz="0" w:space="0" w:color="auto"/>
          </w:divBdr>
          <w:divsChild>
            <w:div w:id="1235121340">
              <w:marLeft w:val="0"/>
              <w:marRight w:val="0"/>
              <w:marTop w:val="0"/>
              <w:marBottom w:val="0"/>
              <w:divBdr>
                <w:top w:val="none" w:sz="0" w:space="0" w:color="auto"/>
                <w:left w:val="none" w:sz="0" w:space="0" w:color="auto"/>
                <w:bottom w:val="none" w:sz="0" w:space="0" w:color="auto"/>
                <w:right w:val="none" w:sz="0" w:space="0" w:color="auto"/>
              </w:divBdr>
            </w:div>
          </w:divsChild>
        </w:div>
        <w:div w:id="104278754">
          <w:marLeft w:val="0"/>
          <w:marRight w:val="0"/>
          <w:marTop w:val="0"/>
          <w:marBottom w:val="0"/>
          <w:divBdr>
            <w:top w:val="none" w:sz="0" w:space="0" w:color="auto"/>
            <w:left w:val="none" w:sz="0" w:space="0" w:color="auto"/>
            <w:bottom w:val="none" w:sz="0" w:space="0" w:color="auto"/>
            <w:right w:val="none" w:sz="0" w:space="0" w:color="auto"/>
          </w:divBdr>
          <w:divsChild>
            <w:div w:id="844365874">
              <w:marLeft w:val="0"/>
              <w:marRight w:val="0"/>
              <w:marTop w:val="0"/>
              <w:marBottom w:val="0"/>
              <w:divBdr>
                <w:top w:val="none" w:sz="0" w:space="0" w:color="auto"/>
                <w:left w:val="none" w:sz="0" w:space="0" w:color="auto"/>
                <w:bottom w:val="none" w:sz="0" w:space="0" w:color="auto"/>
                <w:right w:val="none" w:sz="0" w:space="0" w:color="auto"/>
              </w:divBdr>
            </w:div>
          </w:divsChild>
        </w:div>
        <w:div w:id="166020965">
          <w:marLeft w:val="0"/>
          <w:marRight w:val="0"/>
          <w:marTop w:val="0"/>
          <w:marBottom w:val="0"/>
          <w:divBdr>
            <w:top w:val="none" w:sz="0" w:space="0" w:color="auto"/>
            <w:left w:val="none" w:sz="0" w:space="0" w:color="auto"/>
            <w:bottom w:val="none" w:sz="0" w:space="0" w:color="auto"/>
            <w:right w:val="none" w:sz="0" w:space="0" w:color="auto"/>
          </w:divBdr>
          <w:divsChild>
            <w:div w:id="756829406">
              <w:marLeft w:val="0"/>
              <w:marRight w:val="0"/>
              <w:marTop w:val="0"/>
              <w:marBottom w:val="0"/>
              <w:divBdr>
                <w:top w:val="none" w:sz="0" w:space="0" w:color="auto"/>
                <w:left w:val="none" w:sz="0" w:space="0" w:color="auto"/>
                <w:bottom w:val="none" w:sz="0" w:space="0" w:color="auto"/>
                <w:right w:val="none" w:sz="0" w:space="0" w:color="auto"/>
              </w:divBdr>
            </w:div>
          </w:divsChild>
        </w:div>
        <w:div w:id="239021767">
          <w:marLeft w:val="0"/>
          <w:marRight w:val="0"/>
          <w:marTop w:val="0"/>
          <w:marBottom w:val="0"/>
          <w:divBdr>
            <w:top w:val="none" w:sz="0" w:space="0" w:color="auto"/>
            <w:left w:val="none" w:sz="0" w:space="0" w:color="auto"/>
            <w:bottom w:val="none" w:sz="0" w:space="0" w:color="auto"/>
            <w:right w:val="none" w:sz="0" w:space="0" w:color="auto"/>
          </w:divBdr>
          <w:divsChild>
            <w:div w:id="1785810876">
              <w:marLeft w:val="0"/>
              <w:marRight w:val="0"/>
              <w:marTop w:val="0"/>
              <w:marBottom w:val="0"/>
              <w:divBdr>
                <w:top w:val="none" w:sz="0" w:space="0" w:color="auto"/>
                <w:left w:val="none" w:sz="0" w:space="0" w:color="auto"/>
                <w:bottom w:val="none" w:sz="0" w:space="0" w:color="auto"/>
                <w:right w:val="none" w:sz="0" w:space="0" w:color="auto"/>
              </w:divBdr>
            </w:div>
          </w:divsChild>
        </w:div>
        <w:div w:id="340160466">
          <w:marLeft w:val="0"/>
          <w:marRight w:val="0"/>
          <w:marTop w:val="0"/>
          <w:marBottom w:val="0"/>
          <w:divBdr>
            <w:top w:val="none" w:sz="0" w:space="0" w:color="auto"/>
            <w:left w:val="none" w:sz="0" w:space="0" w:color="auto"/>
            <w:bottom w:val="none" w:sz="0" w:space="0" w:color="auto"/>
            <w:right w:val="none" w:sz="0" w:space="0" w:color="auto"/>
          </w:divBdr>
          <w:divsChild>
            <w:div w:id="75397956">
              <w:marLeft w:val="0"/>
              <w:marRight w:val="0"/>
              <w:marTop w:val="0"/>
              <w:marBottom w:val="0"/>
              <w:divBdr>
                <w:top w:val="none" w:sz="0" w:space="0" w:color="auto"/>
                <w:left w:val="none" w:sz="0" w:space="0" w:color="auto"/>
                <w:bottom w:val="none" w:sz="0" w:space="0" w:color="auto"/>
                <w:right w:val="none" w:sz="0" w:space="0" w:color="auto"/>
              </w:divBdr>
            </w:div>
          </w:divsChild>
        </w:div>
        <w:div w:id="358360736">
          <w:marLeft w:val="0"/>
          <w:marRight w:val="0"/>
          <w:marTop w:val="0"/>
          <w:marBottom w:val="0"/>
          <w:divBdr>
            <w:top w:val="none" w:sz="0" w:space="0" w:color="auto"/>
            <w:left w:val="none" w:sz="0" w:space="0" w:color="auto"/>
            <w:bottom w:val="none" w:sz="0" w:space="0" w:color="auto"/>
            <w:right w:val="none" w:sz="0" w:space="0" w:color="auto"/>
          </w:divBdr>
          <w:divsChild>
            <w:div w:id="2080903907">
              <w:marLeft w:val="0"/>
              <w:marRight w:val="0"/>
              <w:marTop w:val="0"/>
              <w:marBottom w:val="0"/>
              <w:divBdr>
                <w:top w:val="none" w:sz="0" w:space="0" w:color="auto"/>
                <w:left w:val="none" w:sz="0" w:space="0" w:color="auto"/>
                <w:bottom w:val="none" w:sz="0" w:space="0" w:color="auto"/>
                <w:right w:val="none" w:sz="0" w:space="0" w:color="auto"/>
              </w:divBdr>
            </w:div>
          </w:divsChild>
        </w:div>
        <w:div w:id="403256777">
          <w:marLeft w:val="0"/>
          <w:marRight w:val="0"/>
          <w:marTop w:val="0"/>
          <w:marBottom w:val="0"/>
          <w:divBdr>
            <w:top w:val="none" w:sz="0" w:space="0" w:color="auto"/>
            <w:left w:val="none" w:sz="0" w:space="0" w:color="auto"/>
            <w:bottom w:val="none" w:sz="0" w:space="0" w:color="auto"/>
            <w:right w:val="none" w:sz="0" w:space="0" w:color="auto"/>
          </w:divBdr>
          <w:divsChild>
            <w:div w:id="483737418">
              <w:marLeft w:val="0"/>
              <w:marRight w:val="0"/>
              <w:marTop w:val="0"/>
              <w:marBottom w:val="0"/>
              <w:divBdr>
                <w:top w:val="none" w:sz="0" w:space="0" w:color="auto"/>
                <w:left w:val="none" w:sz="0" w:space="0" w:color="auto"/>
                <w:bottom w:val="none" w:sz="0" w:space="0" w:color="auto"/>
                <w:right w:val="none" w:sz="0" w:space="0" w:color="auto"/>
              </w:divBdr>
            </w:div>
          </w:divsChild>
        </w:div>
        <w:div w:id="411243728">
          <w:marLeft w:val="0"/>
          <w:marRight w:val="0"/>
          <w:marTop w:val="0"/>
          <w:marBottom w:val="0"/>
          <w:divBdr>
            <w:top w:val="none" w:sz="0" w:space="0" w:color="auto"/>
            <w:left w:val="none" w:sz="0" w:space="0" w:color="auto"/>
            <w:bottom w:val="none" w:sz="0" w:space="0" w:color="auto"/>
            <w:right w:val="none" w:sz="0" w:space="0" w:color="auto"/>
          </w:divBdr>
          <w:divsChild>
            <w:div w:id="1682851939">
              <w:marLeft w:val="0"/>
              <w:marRight w:val="0"/>
              <w:marTop w:val="0"/>
              <w:marBottom w:val="0"/>
              <w:divBdr>
                <w:top w:val="none" w:sz="0" w:space="0" w:color="auto"/>
                <w:left w:val="none" w:sz="0" w:space="0" w:color="auto"/>
                <w:bottom w:val="none" w:sz="0" w:space="0" w:color="auto"/>
                <w:right w:val="none" w:sz="0" w:space="0" w:color="auto"/>
              </w:divBdr>
            </w:div>
          </w:divsChild>
        </w:div>
        <w:div w:id="479927955">
          <w:marLeft w:val="0"/>
          <w:marRight w:val="0"/>
          <w:marTop w:val="0"/>
          <w:marBottom w:val="0"/>
          <w:divBdr>
            <w:top w:val="none" w:sz="0" w:space="0" w:color="auto"/>
            <w:left w:val="none" w:sz="0" w:space="0" w:color="auto"/>
            <w:bottom w:val="none" w:sz="0" w:space="0" w:color="auto"/>
            <w:right w:val="none" w:sz="0" w:space="0" w:color="auto"/>
          </w:divBdr>
          <w:divsChild>
            <w:div w:id="371420045">
              <w:marLeft w:val="0"/>
              <w:marRight w:val="0"/>
              <w:marTop w:val="0"/>
              <w:marBottom w:val="0"/>
              <w:divBdr>
                <w:top w:val="none" w:sz="0" w:space="0" w:color="auto"/>
                <w:left w:val="none" w:sz="0" w:space="0" w:color="auto"/>
                <w:bottom w:val="none" w:sz="0" w:space="0" w:color="auto"/>
                <w:right w:val="none" w:sz="0" w:space="0" w:color="auto"/>
              </w:divBdr>
            </w:div>
          </w:divsChild>
        </w:div>
        <w:div w:id="593902615">
          <w:marLeft w:val="0"/>
          <w:marRight w:val="0"/>
          <w:marTop w:val="0"/>
          <w:marBottom w:val="0"/>
          <w:divBdr>
            <w:top w:val="none" w:sz="0" w:space="0" w:color="auto"/>
            <w:left w:val="none" w:sz="0" w:space="0" w:color="auto"/>
            <w:bottom w:val="none" w:sz="0" w:space="0" w:color="auto"/>
            <w:right w:val="none" w:sz="0" w:space="0" w:color="auto"/>
          </w:divBdr>
          <w:divsChild>
            <w:div w:id="1832912517">
              <w:marLeft w:val="0"/>
              <w:marRight w:val="0"/>
              <w:marTop w:val="0"/>
              <w:marBottom w:val="0"/>
              <w:divBdr>
                <w:top w:val="none" w:sz="0" w:space="0" w:color="auto"/>
                <w:left w:val="none" w:sz="0" w:space="0" w:color="auto"/>
                <w:bottom w:val="none" w:sz="0" w:space="0" w:color="auto"/>
                <w:right w:val="none" w:sz="0" w:space="0" w:color="auto"/>
              </w:divBdr>
            </w:div>
          </w:divsChild>
        </w:div>
        <w:div w:id="602418745">
          <w:marLeft w:val="0"/>
          <w:marRight w:val="0"/>
          <w:marTop w:val="0"/>
          <w:marBottom w:val="0"/>
          <w:divBdr>
            <w:top w:val="none" w:sz="0" w:space="0" w:color="auto"/>
            <w:left w:val="none" w:sz="0" w:space="0" w:color="auto"/>
            <w:bottom w:val="none" w:sz="0" w:space="0" w:color="auto"/>
            <w:right w:val="none" w:sz="0" w:space="0" w:color="auto"/>
          </w:divBdr>
          <w:divsChild>
            <w:div w:id="2130783212">
              <w:marLeft w:val="0"/>
              <w:marRight w:val="0"/>
              <w:marTop w:val="0"/>
              <w:marBottom w:val="0"/>
              <w:divBdr>
                <w:top w:val="none" w:sz="0" w:space="0" w:color="auto"/>
                <w:left w:val="none" w:sz="0" w:space="0" w:color="auto"/>
                <w:bottom w:val="none" w:sz="0" w:space="0" w:color="auto"/>
                <w:right w:val="none" w:sz="0" w:space="0" w:color="auto"/>
              </w:divBdr>
            </w:div>
          </w:divsChild>
        </w:div>
        <w:div w:id="649287948">
          <w:marLeft w:val="0"/>
          <w:marRight w:val="0"/>
          <w:marTop w:val="0"/>
          <w:marBottom w:val="0"/>
          <w:divBdr>
            <w:top w:val="none" w:sz="0" w:space="0" w:color="auto"/>
            <w:left w:val="none" w:sz="0" w:space="0" w:color="auto"/>
            <w:bottom w:val="none" w:sz="0" w:space="0" w:color="auto"/>
            <w:right w:val="none" w:sz="0" w:space="0" w:color="auto"/>
          </w:divBdr>
          <w:divsChild>
            <w:div w:id="1987079210">
              <w:marLeft w:val="0"/>
              <w:marRight w:val="0"/>
              <w:marTop w:val="0"/>
              <w:marBottom w:val="0"/>
              <w:divBdr>
                <w:top w:val="none" w:sz="0" w:space="0" w:color="auto"/>
                <w:left w:val="none" w:sz="0" w:space="0" w:color="auto"/>
                <w:bottom w:val="none" w:sz="0" w:space="0" w:color="auto"/>
                <w:right w:val="none" w:sz="0" w:space="0" w:color="auto"/>
              </w:divBdr>
            </w:div>
          </w:divsChild>
        </w:div>
        <w:div w:id="670958487">
          <w:marLeft w:val="0"/>
          <w:marRight w:val="0"/>
          <w:marTop w:val="0"/>
          <w:marBottom w:val="0"/>
          <w:divBdr>
            <w:top w:val="none" w:sz="0" w:space="0" w:color="auto"/>
            <w:left w:val="none" w:sz="0" w:space="0" w:color="auto"/>
            <w:bottom w:val="none" w:sz="0" w:space="0" w:color="auto"/>
            <w:right w:val="none" w:sz="0" w:space="0" w:color="auto"/>
          </w:divBdr>
          <w:divsChild>
            <w:div w:id="134952264">
              <w:marLeft w:val="0"/>
              <w:marRight w:val="0"/>
              <w:marTop w:val="0"/>
              <w:marBottom w:val="0"/>
              <w:divBdr>
                <w:top w:val="none" w:sz="0" w:space="0" w:color="auto"/>
                <w:left w:val="none" w:sz="0" w:space="0" w:color="auto"/>
                <w:bottom w:val="none" w:sz="0" w:space="0" w:color="auto"/>
                <w:right w:val="none" w:sz="0" w:space="0" w:color="auto"/>
              </w:divBdr>
            </w:div>
          </w:divsChild>
        </w:div>
        <w:div w:id="684552136">
          <w:marLeft w:val="0"/>
          <w:marRight w:val="0"/>
          <w:marTop w:val="0"/>
          <w:marBottom w:val="0"/>
          <w:divBdr>
            <w:top w:val="none" w:sz="0" w:space="0" w:color="auto"/>
            <w:left w:val="none" w:sz="0" w:space="0" w:color="auto"/>
            <w:bottom w:val="none" w:sz="0" w:space="0" w:color="auto"/>
            <w:right w:val="none" w:sz="0" w:space="0" w:color="auto"/>
          </w:divBdr>
          <w:divsChild>
            <w:div w:id="879052749">
              <w:marLeft w:val="0"/>
              <w:marRight w:val="0"/>
              <w:marTop w:val="0"/>
              <w:marBottom w:val="0"/>
              <w:divBdr>
                <w:top w:val="none" w:sz="0" w:space="0" w:color="auto"/>
                <w:left w:val="none" w:sz="0" w:space="0" w:color="auto"/>
                <w:bottom w:val="none" w:sz="0" w:space="0" w:color="auto"/>
                <w:right w:val="none" w:sz="0" w:space="0" w:color="auto"/>
              </w:divBdr>
            </w:div>
          </w:divsChild>
        </w:div>
        <w:div w:id="718214010">
          <w:marLeft w:val="0"/>
          <w:marRight w:val="0"/>
          <w:marTop w:val="0"/>
          <w:marBottom w:val="0"/>
          <w:divBdr>
            <w:top w:val="none" w:sz="0" w:space="0" w:color="auto"/>
            <w:left w:val="none" w:sz="0" w:space="0" w:color="auto"/>
            <w:bottom w:val="none" w:sz="0" w:space="0" w:color="auto"/>
            <w:right w:val="none" w:sz="0" w:space="0" w:color="auto"/>
          </w:divBdr>
          <w:divsChild>
            <w:div w:id="664868353">
              <w:marLeft w:val="0"/>
              <w:marRight w:val="0"/>
              <w:marTop w:val="0"/>
              <w:marBottom w:val="0"/>
              <w:divBdr>
                <w:top w:val="none" w:sz="0" w:space="0" w:color="auto"/>
                <w:left w:val="none" w:sz="0" w:space="0" w:color="auto"/>
                <w:bottom w:val="none" w:sz="0" w:space="0" w:color="auto"/>
                <w:right w:val="none" w:sz="0" w:space="0" w:color="auto"/>
              </w:divBdr>
            </w:div>
          </w:divsChild>
        </w:div>
        <w:div w:id="803885098">
          <w:marLeft w:val="0"/>
          <w:marRight w:val="0"/>
          <w:marTop w:val="0"/>
          <w:marBottom w:val="0"/>
          <w:divBdr>
            <w:top w:val="none" w:sz="0" w:space="0" w:color="auto"/>
            <w:left w:val="none" w:sz="0" w:space="0" w:color="auto"/>
            <w:bottom w:val="none" w:sz="0" w:space="0" w:color="auto"/>
            <w:right w:val="none" w:sz="0" w:space="0" w:color="auto"/>
          </w:divBdr>
          <w:divsChild>
            <w:div w:id="766999625">
              <w:marLeft w:val="0"/>
              <w:marRight w:val="0"/>
              <w:marTop w:val="0"/>
              <w:marBottom w:val="0"/>
              <w:divBdr>
                <w:top w:val="none" w:sz="0" w:space="0" w:color="auto"/>
                <w:left w:val="none" w:sz="0" w:space="0" w:color="auto"/>
                <w:bottom w:val="none" w:sz="0" w:space="0" w:color="auto"/>
                <w:right w:val="none" w:sz="0" w:space="0" w:color="auto"/>
              </w:divBdr>
            </w:div>
          </w:divsChild>
        </w:div>
        <w:div w:id="902763294">
          <w:marLeft w:val="0"/>
          <w:marRight w:val="0"/>
          <w:marTop w:val="0"/>
          <w:marBottom w:val="0"/>
          <w:divBdr>
            <w:top w:val="none" w:sz="0" w:space="0" w:color="auto"/>
            <w:left w:val="none" w:sz="0" w:space="0" w:color="auto"/>
            <w:bottom w:val="none" w:sz="0" w:space="0" w:color="auto"/>
            <w:right w:val="none" w:sz="0" w:space="0" w:color="auto"/>
          </w:divBdr>
          <w:divsChild>
            <w:div w:id="2128430610">
              <w:marLeft w:val="0"/>
              <w:marRight w:val="0"/>
              <w:marTop w:val="0"/>
              <w:marBottom w:val="0"/>
              <w:divBdr>
                <w:top w:val="none" w:sz="0" w:space="0" w:color="auto"/>
                <w:left w:val="none" w:sz="0" w:space="0" w:color="auto"/>
                <w:bottom w:val="none" w:sz="0" w:space="0" w:color="auto"/>
                <w:right w:val="none" w:sz="0" w:space="0" w:color="auto"/>
              </w:divBdr>
            </w:div>
          </w:divsChild>
        </w:div>
        <w:div w:id="959840815">
          <w:marLeft w:val="0"/>
          <w:marRight w:val="0"/>
          <w:marTop w:val="0"/>
          <w:marBottom w:val="0"/>
          <w:divBdr>
            <w:top w:val="none" w:sz="0" w:space="0" w:color="auto"/>
            <w:left w:val="none" w:sz="0" w:space="0" w:color="auto"/>
            <w:bottom w:val="none" w:sz="0" w:space="0" w:color="auto"/>
            <w:right w:val="none" w:sz="0" w:space="0" w:color="auto"/>
          </w:divBdr>
          <w:divsChild>
            <w:div w:id="510879486">
              <w:marLeft w:val="0"/>
              <w:marRight w:val="0"/>
              <w:marTop w:val="0"/>
              <w:marBottom w:val="0"/>
              <w:divBdr>
                <w:top w:val="none" w:sz="0" w:space="0" w:color="auto"/>
                <w:left w:val="none" w:sz="0" w:space="0" w:color="auto"/>
                <w:bottom w:val="none" w:sz="0" w:space="0" w:color="auto"/>
                <w:right w:val="none" w:sz="0" w:space="0" w:color="auto"/>
              </w:divBdr>
            </w:div>
            <w:div w:id="1138566371">
              <w:marLeft w:val="0"/>
              <w:marRight w:val="0"/>
              <w:marTop w:val="0"/>
              <w:marBottom w:val="0"/>
              <w:divBdr>
                <w:top w:val="none" w:sz="0" w:space="0" w:color="auto"/>
                <w:left w:val="none" w:sz="0" w:space="0" w:color="auto"/>
                <w:bottom w:val="none" w:sz="0" w:space="0" w:color="auto"/>
                <w:right w:val="none" w:sz="0" w:space="0" w:color="auto"/>
              </w:divBdr>
            </w:div>
            <w:div w:id="1291325950">
              <w:marLeft w:val="0"/>
              <w:marRight w:val="0"/>
              <w:marTop w:val="0"/>
              <w:marBottom w:val="0"/>
              <w:divBdr>
                <w:top w:val="none" w:sz="0" w:space="0" w:color="auto"/>
                <w:left w:val="none" w:sz="0" w:space="0" w:color="auto"/>
                <w:bottom w:val="none" w:sz="0" w:space="0" w:color="auto"/>
                <w:right w:val="none" w:sz="0" w:space="0" w:color="auto"/>
              </w:divBdr>
            </w:div>
            <w:div w:id="1369449416">
              <w:marLeft w:val="0"/>
              <w:marRight w:val="0"/>
              <w:marTop w:val="0"/>
              <w:marBottom w:val="0"/>
              <w:divBdr>
                <w:top w:val="none" w:sz="0" w:space="0" w:color="auto"/>
                <w:left w:val="none" w:sz="0" w:space="0" w:color="auto"/>
                <w:bottom w:val="none" w:sz="0" w:space="0" w:color="auto"/>
                <w:right w:val="none" w:sz="0" w:space="0" w:color="auto"/>
              </w:divBdr>
            </w:div>
          </w:divsChild>
        </w:div>
        <w:div w:id="1001078296">
          <w:marLeft w:val="0"/>
          <w:marRight w:val="0"/>
          <w:marTop w:val="0"/>
          <w:marBottom w:val="0"/>
          <w:divBdr>
            <w:top w:val="none" w:sz="0" w:space="0" w:color="auto"/>
            <w:left w:val="none" w:sz="0" w:space="0" w:color="auto"/>
            <w:bottom w:val="none" w:sz="0" w:space="0" w:color="auto"/>
            <w:right w:val="none" w:sz="0" w:space="0" w:color="auto"/>
          </w:divBdr>
          <w:divsChild>
            <w:div w:id="1607348843">
              <w:marLeft w:val="0"/>
              <w:marRight w:val="0"/>
              <w:marTop w:val="0"/>
              <w:marBottom w:val="0"/>
              <w:divBdr>
                <w:top w:val="none" w:sz="0" w:space="0" w:color="auto"/>
                <w:left w:val="none" w:sz="0" w:space="0" w:color="auto"/>
                <w:bottom w:val="none" w:sz="0" w:space="0" w:color="auto"/>
                <w:right w:val="none" w:sz="0" w:space="0" w:color="auto"/>
              </w:divBdr>
            </w:div>
          </w:divsChild>
        </w:div>
        <w:div w:id="1092973876">
          <w:marLeft w:val="0"/>
          <w:marRight w:val="0"/>
          <w:marTop w:val="0"/>
          <w:marBottom w:val="0"/>
          <w:divBdr>
            <w:top w:val="none" w:sz="0" w:space="0" w:color="auto"/>
            <w:left w:val="none" w:sz="0" w:space="0" w:color="auto"/>
            <w:bottom w:val="none" w:sz="0" w:space="0" w:color="auto"/>
            <w:right w:val="none" w:sz="0" w:space="0" w:color="auto"/>
          </w:divBdr>
          <w:divsChild>
            <w:div w:id="216937694">
              <w:marLeft w:val="0"/>
              <w:marRight w:val="0"/>
              <w:marTop w:val="0"/>
              <w:marBottom w:val="0"/>
              <w:divBdr>
                <w:top w:val="none" w:sz="0" w:space="0" w:color="auto"/>
                <w:left w:val="none" w:sz="0" w:space="0" w:color="auto"/>
                <w:bottom w:val="none" w:sz="0" w:space="0" w:color="auto"/>
                <w:right w:val="none" w:sz="0" w:space="0" w:color="auto"/>
              </w:divBdr>
            </w:div>
          </w:divsChild>
        </w:div>
        <w:div w:id="1104694492">
          <w:marLeft w:val="0"/>
          <w:marRight w:val="0"/>
          <w:marTop w:val="0"/>
          <w:marBottom w:val="0"/>
          <w:divBdr>
            <w:top w:val="none" w:sz="0" w:space="0" w:color="auto"/>
            <w:left w:val="none" w:sz="0" w:space="0" w:color="auto"/>
            <w:bottom w:val="none" w:sz="0" w:space="0" w:color="auto"/>
            <w:right w:val="none" w:sz="0" w:space="0" w:color="auto"/>
          </w:divBdr>
          <w:divsChild>
            <w:div w:id="2143039493">
              <w:marLeft w:val="0"/>
              <w:marRight w:val="0"/>
              <w:marTop w:val="0"/>
              <w:marBottom w:val="0"/>
              <w:divBdr>
                <w:top w:val="none" w:sz="0" w:space="0" w:color="auto"/>
                <w:left w:val="none" w:sz="0" w:space="0" w:color="auto"/>
                <w:bottom w:val="none" w:sz="0" w:space="0" w:color="auto"/>
                <w:right w:val="none" w:sz="0" w:space="0" w:color="auto"/>
              </w:divBdr>
            </w:div>
          </w:divsChild>
        </w:div>
        <w:div w:id="1192768879">
          <w:marLeft w:val="0"/>
          <w:marRight w:val="0"/>
          <w:marTop w:val="0"/>
          <w:marBottom w:val="0"/>
          <w:divBdr>
            <w:top w:val="none" w:sz="0" w:space="0" w:color="auto"/>
            <w:left w:val="none" w:sz="0" w:space="0" w:color="auto"/>
            <w:bottom w:val="none" w:sz="0" w:space="0" w:color="auto"/>
            <w:right w:val="none" w:sz="0" w:space="0" w:color="auto"/>
          </w:divBdr>
          <w:divsChild>
            <w:div w:id="1270357617">
              <w:marLeft w:val="0"/>
              <w:marRight w:val="0"/>
              <w:marTop w:val="0"/>
              <w:marBottom w:val="0"/>
              <w:divBdr>
                <w:top w:val="none" w:sz="0" w:space="0" w:color="auto"/>
                <w:left w:val="none" w:sz="0" w:space="0" w:color="auto"/>
                <w:bottom w:val="none" w:sz="0" w:space="0" w:color="auto"/>
                <w:right w:val="none" w:sz="0" w:space="0" w:color="auto"/>
              </w:divBdr>
            </w:div>
            <w:div w:id="1716077280">
              <w:marLeft w:val="0"/>
              <w:marRight w:val="0"/>
              <w:marTop w:val="0"/>
              <w:marBottom w:val="0"/>
              <w:divBdr>
                <w:top w:val="none" w:sz="0" w:space="0" w:color="auto"/>
                <w:left w:val="none" w:sz="0" w:space="0" w:color="auto"/>
                <w:bottom w:val="none" w:sz="0" w:space="0" w:color="auto"/>
                <w:right w:val="none" w:sz="0" w:space="0" w:color="auto"/>
              </w:divBdr>
            </w:div>
            <w:div w:id="1991984708">
              <w:marLeft w:val="0"/>
              <w:marRight w:val="0"/>
              <w:marTop w:val="0"/>
              <w:marBottom w:val="0"/>
              <w:divBdr>
                <w:top w:val="none" w:sz="0" w:space="0" w:color="auto"/>
                <w:left w:val="none" w:sz="0" w:space="0" w:color="auto"/>
                <w:bottom w:val="none" w:sz="0" w:space="0" w:color="auto"/>
                <w:right w:val="none" w:sz="0" w:space="0" w:color="auto"/>
              </w:divBdr>
            </w:div>
            <w:div w:id="2087795735">
              <w:marLeft w:val="0"/>
              <w:marRight w:val="0"/>
              <w:marTop w:val="0"/>
              <w:marBottom w:val="0"/>
              <w:divBdr>
                <w:top w:val="none" w:sz="0" w:space="0" w:color="auto"/>
                <w:left w:val="none" w:sz="0" w:space="0" w:color="auto"/>
                <w:bottom w:val="none" w:sz="0" w:space="0" w:color="auto"/>
                <w:right w:val="none" w:sz="0" w:space="0" w:color="auto"/>
              </w:divBdr>
            </w:div>
          </w:divsChild>
        </w:div>
        <w:div w:id="1357072957">
          <w:marLeft w:val="0"/>
          <w:marRight w:val="0"/>
          <w:marTop w:val="0"/>
          <w:marBottom w:val="0"/>
          <w:divBdr>
            <w:top w:val="none" w:sz="0" w:space="0" w:color="auto"/>
            <w:left w:val="none" w:sz="0" w:space="0" w:color="auto"/>
            <w:bottom w:val="none" w:sz="0" w:space="0" w:color="auto"/>
            <w:right w:val="none" w:sz="0" w:space="0" w:color="auto"/>
          </w:divBdr>
          <w:divsChild>
            <w:div w:id="1061708375">
              <w:marLeft w:val="0"/>
              <w:marRight w:val="0"/>
              <w:marTop w:val="0"/>
              <w:marBottom w:val="0"/>
              <w:divBdr>
                <w:top w:val="none" w:sz="0" w:space="0" w:color="auto"/>
                <w:left w:val="none" w:sz="0" w:space="0" w:color="auto"/>
                <w:bottom w:val="none" w:sz="0" w:space="0" w:color="auto"/>
                <w:right w:val="none" w:sz="0" w:space="0" w:color="auto"/>
              </w:divBdr>
            </w:div>
          </w:divsChild>
        </w:div>
        <w:div w:id="1394229989">
          <w:marLeft w:val="0"/>
          <w:marRight w:val="0"/>
          <w:marTop w:val="0"/>
          <w:marBottom w:val="0"/>
          <w:divBdr>
            <w:top w:val="none" w:sz="0" w:space="0" w:color="auto"/>
            <w:left w:val="none" w:sz="0" w:space="0" w:color="auto"/>
            <w:bottom w:val="none" w:sz="0" w:space="0" w:color="auto"/>
            <w:right w:val="none" w:sz="0" w:space="0" w:color="auto"/>
          </w:divBdr>
          <w:divsChild>
            <w:div w:id="292637153">
              <w:marLeft w:val="0"/>
              <w:marRight w:val="0"/>
              <w:marTop w:val="0"/>
              <w:marBottom w:val="0"/>
              <w:divBdr>
                <w:top w:val="none" w:sz="0" w:space="0" w:color="auto"/>
                <w:left w:val="none" w:sz="0" w:space="0" w:color="auto"/>
                <w:bottom w:val="none" w:sz="0" w:space="0" w:color="auto"/>
                <w:right w:val="none" w:sz="0" w:space="0" w:color="auto"/>
              </w:divBdr>
            </w:div>
          </w:divsChild>
        </w:div>
        <w:div w:id="1547330999">
          <w:marLeft w:val="0"/>
          <w:marRight w:val="0"/>
          <w:marTop w:val="0"/>
          <w:marBottom w:val="0"/>
          <w:divBdr>
            <w:top w:val="none" w:sz="0" w:space="0" w:color="auto"/>
            <w:left w:val="none" w:sz="0" w:space="0" w:color="auto"/>
            <w:bottom w:val="none" w:sz="0" w:space="0" w:color="auto"/>
            <w:right w:val="none" w:sz="0" w:space="0" w:color="auto"/>
          </w:divBdr>
          <w:divsChild>
            <w:div w:id="438381326">
              <w:marLeft w:val="0"/>
              <w:marRight w:val="0"/>
              <w:marTop w:val="0"/>
              <w:marBottom w:val="0"/>
              <w:divBdr>
                <w:top w:val="none" w:sz="0" w:space="0" w:color="auto"/>
                <w:left w:val="none" w:sz="0" w:space="0" w:color="auto"/>
                <w:bottom w:val="none" w:sz="0" w:space="0" w:color="auto"/>
                <w:right w:val="none" w:sz="0" w:space="0" w:color="auto"/>
              </w:divBdr>
            </w:div>
          </w:divsChild>
        </w:div>
        <w:div w:id="1736660449">
          <w:marLeft w:val="0"/>
          <w:marRight w:val="0"/>
          <w:marTop w:val="0"/>
          <w:marBottom w:val="0"/>
          <w:divBdr>
            <w:top w:val="none" w:sz="0" w:space="0" w:color="auto"/>
            <w:left w:val="none" w:sz="0" w:space="0" w:color="auto"/>
            <w:bottom w:val="none" w:sz="0" w:space="0" w:color="auto"/>
            <w:right w:val="none" w:sz="0" w:space="0" w:color="auto"/>
          </w:divBdr>
          <w:divsChild>
            <w:div w:id="1109156590">
              <w:marLeft w:val="0"/>
              <w:marRight w:val="0"/>
              <w:marTop w:val="0"/>
              <w:marBottom w:val="0"/>
              <w:divBdr>
                <w:top w:val="none" w:sz="0" w:space="0" w:color="auto"/>
                <w:left w:val="none" w:sz="0" w:space="0" w:color="auto"/>
                <w:bottom w:val="none" w:sz="0" w:space="0" w:color="auto"/>
                <w:right w:val="none" w:sz="0" w:space="0" w:color="auto"/>
              </w:divBdr>
            </w:div>
          </w:divsChild>
        </w:div>
        <w:div w:id="1738819785">
          <w:marLeft w:val="0"/>
          <w:marRight w:val="0"/>
          <w:marTop w:val="0"/>
          <w:marBottom w:val="0"/>
          <w:divBdr>
            <w:top w:val="none" w:sz="0" w:space="0" w:color="auto"/>
            <w:left w:val="none" w:sz="0" w:space="0" w:color="auto"/>
            <w:bottom w:val="none" w:sz="0" w:space="0" w:color="auto"/>
            <w:right w:val="none" w:sz="0" w:space="0" w:color="auto"/>
          </w:divBdr>
          <w:divsChild>
            <w:div w:id="1736972436">
              <w:marLeft w:val="0"/>
              <w:marRight w:val="0"/>
              <w:marTop w:val="0"/>
              <w:marBottom w:val="0"/>
              <w:divBdr>
                <w:top w:val="none" w:sz="0" w:space="0" w:color="auto"/>
                <w:left w:val="none" w:sz="0" w:space="0" w:color="auto"/>
                <w:bottom w:val="none" w:sz="0" w:space="0" w:color="auto"/>
                <w:right w:val="none" w:sz="0" w:space="0" w:color="auto"/>
              </w:divBdr>
            </w:div>
          </w:divsChild>
        </w:div>
        <w:div w:id="1788349156">
          <w:marLeft w:val="0"/>
          <w:marRight w:val="0"/>
          <w:marTop w:val="0"/>
          <w:marBottom w:val="0"/>
          <w:divBdr>
            <w:top w:val="none" w:sz="0" w:space="0" w:color="auto"/>
            <w:left w:val="none" w:sz="0" w:space="0" w:color="auto"/>
            <w:bottom w:val="none" w:sz="0" w:space="0" w:color="auto"/>
            <w:right w:val="none" w:sz="0" w:space="0" w:color="auto"/>
          </w:divBdr>
          <w:divsChild>
            <w:div w:id="1302270032">
              <w:marLeft w:val="0"/>
              <w:marRight w:val="0"/>
              <w:marTop w:val="0"/>
              <w:marBottom w:val="0"/>
              <w:divBdr>
                <w:top w:val="none" w:sz="0" w:space="0" w:color="auto"/>
                <w:left w:val="none" w:sz="0" w:space="0" w:color="auto"/>
                <w:bottom w:val="none" w:sz="0" w:space="0" w:color="auto"/>
                <w:right w:val="none" w:sz="0" w:space="0" w:color="auto"/>
              </w:divBdr>
            </w:div>
          </w:divsChild>
        </w:div>
        <w:div w:id="1863123785">
          <w:marLeft w:val="0"/>
          <w:marRight w:val="0"/>
          <w:marTop w:val="0"/>
          <w:marBottom w:val="0"/>
          <w:divBdr>
            <w:top w:val="none" w:sz="0" w:space="0" w:color="auto"/>
            <w:left w:val="none" w:sz="0" w:space="0" w:color="auto"/>
            <w:bottom w:val="none" w:sz="0" w:space="0" w:color="auto"/>
            <w:right w:val="none" w:sz="0" w:space="0" w:color="auto"/>
          </w:divBdr>
          <w:divsChild>
            <w:div w:id="1507524691">
              <w:marLeft w:val="0"/>
              <w:marRight w:val="0"/>
              <w:marTop w:val="0"/>
              <w:marBottom w:val="0"/>
              <w:divBdr>
                <w:top w:val="none" w:sz="0" w:space="0" w:color="auto"/>
                <w:left w:val="none" w:sz="0" w:space="0" w:color="auto"/>
                <w:bottom w:val="none" w:sz="0" w:space="0" w:color="auto"/>
                <w:right w:val="none" w:sz="0" w:space="0" w:color="auto"/>
              </w:divBdr>
            </w:div>
          </w:divsChild>
        </w:div>
        <w:div w:id="1894194407">
          <w:marLeft w:val="0"/>
          <w:marRight w:val="0"/>
          <w:marTop w:val="0"/>
          <w:marBottom w:val="0"/>
          <w:divBdr>
            <w:top w:val="none" w:sz="0" w:space="0" w:color="auto"/>
            <w:left w:val="none" w:sz="0" w:space="0" w:color="auto"/>
            <w:bottom w:val="none" w:sz="0" w:space="0" w:color="auto"/>
            <w:right w:val="none" w:sz="0" w:space="0" w:color="auto"/>
          </w:divBdr>
          <w:divsChild>
            <w:div w:id="1712028270">
              <w:marLeft w:val="0"/>
              <w:marRight w:val="0"/>
              <w:marTop w:val="0"/>
              <w:marBottom w:val="0"/>
              <w:divBdr>
                <w:top w:val="none" w:sz="0" w:space="0" w:color="auto"/>
                <w:left w:val="none" w:sz="0" w:space="0" w:color="auto"/>
                <w:bottom w:val="none" w:sz="0" w:space="0" w:color="auto"/>
                <w:right w:val="none" w:sz="0" w:space="0" w:color="auto"/>
              </w:divBdr>
            </w:div>
          </w:divsChild>
        </w:div>
        <w:div w:id="1970815982">
          <w:marLeft w:val="0"/>
          <w:marRight w:val="0"/>
          <w:marTop w:val="0"/>
          <w:marBottom w:val="0"/>
          <w:divBdr>
            <w:top w:val="none" w:sz="0" w:space="0" w:color="auto"/>
            <w:left w:val="none" w:sz="0" w:space="0" w:color="auto"/>
            <w:bottom w:val="none" w:sz="0" w:space="0" w:color="auto"/>
            <w:right w:val="none" w:sz="0" w:space="0" w:color="auto"/>
          </w:divBdr>
          <w:divsChild>
            <w:div w:id="554390994">
              <w:marLeft w:val="0"/>
              <w:marRight w:val="0"/>
              <w:marTop w:val="0"/>
              <w:marBottom w:val="0"/>
              <w:divBdr>
                <w:top w:val="none" w:sz="0" w:space="0" w:color="auto"/>
                <w:left w:val="none" w:sz="0" w:space="0" w:color="auto"/>
                <w:bottom w:val="none" w:sz="0" w:space="0" w:color="auto"/>
                <w:right w:val="none" w:sz="0" w:space="0" w:color="auto"/>
              </w:divBdr>
            </w:div>
          </w:divsChild>
        </w:div>
        <w:div w:id="2032488685">
          <w:marLeft w:val="0"/>
          <w:marRight w:val="0"/>
          <w:marTop w:val="0"/>
          <w:marBottom w:val="0"/>
          <w:divBdr>
            <w:top w:val="none" w:sz="0" w:space="0" w:color="auto"/>
            <w:left w:val="none" w:sz="0" w:space="0" w:color="auto"/>
            <w:bottom w:val="none" w:sz="0" w:space="0" w:color="auto"/>
            <w:right w:val="none" w:sz="0" w:space="0" w:color="auto"/>
          </w:divBdr>
          <w:divsChild>
            <w:div w:id="155653837">
              <w:marLeft w:val="0"/>
              <w:marRight w:val="0"/>
              <w:marTop w:val="0"/>
              <w:marBottom w:val="0"/>
              <w:divBdr>
                <w:top w:val="none" w:sz="0" w:space="0" w:color="auto"/>
                <w:left w:val="none" w:sz="0" w:space="0" w:color="auto"/>
                <w:bottom w:val="none" w:sz="0" w:space="0" w:color="auto"/>
                <w:right w:val="none" w:sz="0" w:space="0" w:color="auto"/>
              </w:divBdr>
            </w:div>
            <w:div w:id="319041740">
              <w:marLeft w:val="0"/>
              <w:marRight w:val="0"/>
              <w:marTop w:val="0"/>
              <w:marBottom w:val="0"/>
              <w:divBdr>
                <w:top w:val="none" w:sz="0" w:space="0" w:color="auto"/>
                <w:left w:val="none" w:sz="0" w:space="0" w:color="auto"/>
                <w:bottom w:val="none" w:sz="0" w:space="0" w:color="auto"/>
                <w:right w:val="none" w:sz="0" w:space="0" w:color="auto"/>
              </w:divBdr>
            </w:div>
            <w:div w:id="674918146">
              <w:marLeft w:val="0"/>
              <w:marRight w:val="0"/>
              <w:marTop w:val="0"/>
              <w:marBottom w:val="0"/>
              <w:divBdr>
                <w:top w:val="none" w:sz="0" w:space="0" w:color="auto"/>
                <w:left w:val="none" w:sz="0" w:space="0" w:color="auto"/>
                <w:bottom w:val="none" w:sz="0" w:space="0" w:color="auto"/>
                <w:right w:val="none" w:sz="0" w:space="0" w:color="auto"/>
              </w:divBdr>
            </w:div>
            <w:div w:id="975840496">
              <w:marLeft w:val="0"/>
              <w:marRight w:val="0"/>
              <w:marTop w:val="0"/>
              <w:marBottom w:val="0"/>
              <w:divBdr>
                <w:top w:val="none" w:sz="0" w:space="0" w:color="auto"/>
                <w:left w:val="none" w:sz="0" w:space="0" w:color="auto"/>
                <w:bottom w:val="none" w:sz="0" w:space="0" w:color="auto"/>
                <w:right w:val="none" w:sz="0" w:space="0" w:color="auto"/>
              </w:divBdr>
            </w:div>
            <w:div w:id="1206866009">
              <w:marLeft w:val="0"/>
              <w:marRight w:val="0"/>
              <w:marTop w:val="0"/>
              <w:marBottom w:val="0"/>
              <w:divBdr>
                <w:top w:val="none" w:sz="0" w:space="0" w:color="auto"/>
                <w:left w:val="none" w:sz="0" w:space="0" w:color="auto"/>
                <w:bottom w:val="none" w:sz="0" w:space="0" w:color="auto"/>
                <w:right w:val="none" w:sz="0" w:space="0" w:color="auto"/>
              </w:divBdr>
            </w:div>
            <w:div w:id="1379815251">
              <w:marLeft w:val="0"/>
              <w:marRight w:val="0"/>
              <w:marTop w:val="0"/>
              <w:marBottom w:val="0"/>
              <w:divBdr>
                <w:top w:val="none" w:sz="0" w:space="0" w:color="auto"/>
                <w:left w:val="none" w:sz="0" w:space="0" w:color="auto"/>
                <w:bottom w:val="none" w:sz="0" w:space="0" w:color="auto"/>
                <w:right w:val="none" w:sz="0" w:space="0" w:color="auto"/>
              </w:divBdr>
            </w:div>
            <w:div w:id="1531911542">
              <w:marLeft w:val="0"/>
              <w:marRight w:val="0"/>
              <w:marTop w:val="0"/>
              <w:marBottom w:val="0"/>
              <w:divBdr>
                <w:top w:val="none" w:sz="0" w:space="0" w:color="auto"/>
                <w:left w:val="none" w:sz="0" w:space="0" w:color="auto"/>
                <w:bottom w:val="none" w:sz="0" w:space="0" w:color="auto"/>
                <w:right w:val="none" w:sz="0" w:space="0" w:color="auto"/>
              </w:divBdr>
            </w:div>
            <w:div w:id="2081512575">
              <w:marLeft w:val="0"/>
              <w:marRight w:val="0"/>
              <w:marTop w:val="0"/>
              <w:marBottom w:val="0"/>
              <w:divBdr>
                <w:top w:val="none" w:sz="0" w:space="0" w:color="auto"/>
                <w:left w:val="none" w:sz="0" w:space="0" w:color="auto"/>
                <w:bottom w:val="none" w:sz="0" w:space="0" w:color="auto"/>
                <w:right w:val="none" w:sz="0" w:space="0" w:color="auto"/>
              </w:divBdr>
            </w:div>
          </w:divsChild>
        </w:div>
        <w:div w:id="2077434379">
          <w:marLeft w:val="0"/>
          <w:marRight w:val="0"/>
          <w:marTop w:val="0"/>
          <w:marBottom w:val="0"/>
          <w:divBdr>
            <w:top w:val="none" w:sz="0" w:space="0" w:color="auto"/>
            <w:left w:val="none" w:sz="0" w:space="0" w:color="auto"/>
            <w:bottom w:val="none" w:sz="0" w:space="0" w:color="auto"/>
            <w:right w:val="none" w:sz="0" w:space="0" w:color="auto"/>
          </w:divBdr>
          <w:divsChild>
            <w:div w:id="149710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486467">
      <w:bodyDiv w:val="1"/>
      <w:marLeft w:val="0"/>
      <w:marRight w:val="0"/>
      <w:marTop w:val="0"/>
      <w:marBottom w:val="0"/>
      <w:divBdr>
        <w:top w:val="none" w:sz="0" w:space="0" w:color="auto"/>
        <w:left w:val="none" w:sz="0" w:space="0" w:color="auto"/>
        <w:bottom w:val="none" w:sz="0" w:space="0" w:color="auto"/>
        <w:right w:val="none" w:sz="0" w:space="0" w:color="auto"/>
      </w:divBdr>
    </w:div>
    <w:div w:id="1048064141">
      <w:bodyDiv w:val="1"/>
      <w:marLeft w:val="0"/>
      <w:marRight w:val="0"/>
      <w:marTop w:val="0"/>
      <w:marBottom w:val="0"/>
      <w:divBdr>
        <w:top w:val="none" w:sz="0" w:space="0" w:color="auto"/>
        <w:left w:val="none" w:sz="0" w:space="0" w:color="auto"/>
        <w:bottom w:val="none" w:sz="0" w:space="0" w:color="auto"/>
        <w:right w:val="none" w:sz="0" w:space="0" w:color="auto"/>
      </w:divBdr>
    </w:div>
    <w:div w:id="1050958156">
      <w:bodyDiv w:val="1"/>
      <w:marLeft w:val="0"/>
      <w:marRight w:val="0"/>
      <w:marTop w:val="0"/>
      <w:marBottom w:val="0"/>
      <w:divBdr>
        <w:top w:val="none" w:sz="0" w:space="0" w:color="auto"/>
        <w:left w:val="none" w:sz="0" w:space="0" w:color="auto"/>
        <w:bottom w:val="none" w:sz="0" w:space="0" w:color="auto"/>
        <w:right w:val="none" w:sz="0" w:space="0" w:color="auto"/>
      </w:divBdr>
      <w:divsChild>
        <w:div w:id="959412584">
          <w:marLeft w:val="0"/>
          <w:marRight w:val="30"/>
          <w:marTop w:val="0"/>
          <w:marBottom w:val="0"/>
          <w:divBdr>
            <w:top w:val="none" w:sz="0" w:space="0" w:color="auto"/>
            <w:left w:val="none" w:sz="0" w:space="0" w:color="auto"/>
            <w:bottom w:val="none" w:sz="0" w:space="0" w:color="auto"/>
            <w:right w:val="none" w:sz="0" w:space="0" w:color="auto"/>
          </w:divBdr>
          <w:divsChild>
            <w:div w:id="1521620508">
              <w:marLeft w:val="0"/>
              <w:marRight w:val="0"/>
              <w:marTop w:val="0"/>
              <w:marBottom w:val="0"/>
              <w:divBdr>
                <w:top w:val="none" w:sz="0" w:space="0" w:color="auto"/>
                <w:left w:val="none" w:sz="0" w:space="0" w:color="auto"/>
                <w:bottom w:val="none" w:sz="0" w:space="0" w:color="auto"/>
                <w:right w:val="none" w:sz="0" w:space="0" w:color="auto"/>
              </w:divBdr>
              <w:divsChild>
                <w:div w:id="895238344">
                  <w:marLeft w:val="0"/>
                  <w:marRight w:val="0"/>
                  <w:marTop w:val="0"/>
                  <w:marBottom w:val="0"/>
                  <w:divBdr>
                    <w:top w:val="none" w:sz="0" w:space="0" w:color="auto"/>
                    <w:left w:val="none" w:sz="0" w:space="0" w:color="auto"/>
                    <w:bottom w:val="none" w:sz="0" w:space="0" w:color="auto"/>
                    <w:right w:val="none" w:sz="0" w:space="0" w:color="auto"/>
                  </w:divBdr>
                  <w:divsChild>
                    <w:div w:id="210954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435719">
      <w:bodyDiv w:val="1"/>
      <w:marLeft w:val="0"/>
      <w:marRight w:val="0"/>
      <w:marTop w:val="0"/>
      <w:marBottom w:val="0"/>
      <w:divBdr>
        <w:top w:val="none" w:sz="0" w:space="0" w:color="auto"/>
        <w:left w:val="none" w:sz="0" w:space="0" w:color="auto"/>
        <w:bottom w:val="none" w:sz="0" w:space="0" w:color="auto"/>
        <w:right w:val="none" w:sz="0" w:space="0" w:color="auto"/>
      </w:divBdr>
    </w:div>
    <w:div w:id="1190336649">
      <w:bodyDiv w:val="1"/>
      <w:marLeft w:val="0"/>
      <w:marRight w:val="0"/>
      <w:marTop w:val="0"/>
      <w:marBottom w:val="0"/>
      <w:divBdr>
        <w:top w:val="none" w:sz="0" w:space="0" w:color="auto"/>
        <w:left w:val="none" w:sz="0" w:space="0" w:color="auto"/>
        <w:bottom w:val="none" w:sz="0" w:space="0" w:color="auto"/>
        <w:right w:val="none" w:sz="0" w:space="0" w:color="auto"/>
      </w:divBdr>
    </w:div>
    <w:div w:id="1207134682">
      <w:bodyDiv w:val="1"/>
      <w:marLeft w:val="0"/>
      <w:marRight w:val="0"/>
      <w:marTop w:val="0"/>
      <w:marBottom w:val="0"/>
      <w:divBdr>
        <w:top w:val="none" w:sz="0" w:space="0" w:color="auto"/>
        <w:left w:val="none" w:sz="0" w:space="0" w:color="auto"/>
        <w:bottom w:val="none" w:sz="0" w:space="0" w:color="auto"/>
        <w:right w:val="none" w:sz="0" w:space="0" w:color="auto"/>
      </w:divBdr>
    </w:div>
    <w:div w:id="1225407224">
      <w:bodyDiv w:val="1"/>
      <w:marLeft w:val="0"/>
      <w:marRight w:val="0"/>
      <w:marTop w:val="0"/>
      <w:marBottom w:val="0"/>
      <w:divBdr>
        <w:top w:val="none" w:sz="0" w:space="0" w:color="auto"/>
        <w:left w:val="none" w:sz="0" w:space="0" w:color="auto"/>
        <w:bottom w:val="none" w:sz="0" w:space="0" w:color="auto"/>
        <w:right w:val="none" w:sz="0" w:space="0" w:color="auto"/>
      </w:divBdr>
    </w:div>
    <w:div w:id="1278103221">
      <w:bodyDiv w:val="1"/>
      <w:marLeft w:val="0"/>
      <w:marRight w:val="0"/>
      <w:marTop w:val="0"/>
      <w:marBottom w:val="0"/>
      <w:divBdr>
        <w:top w:val="none" w:sz="0" w:space="0" w:color="auto"/>
        <w:left w:val="none" w:sz="0" w:space="0" w:color="auto"/>
        <w:bottom w:val="none" w:sz="0" w:space="0" w:color="auto"/>
        <w:right w:val="none" w:sz="0" w:space="0" w:color="auto"/>
      </w:divBdr>
      <w:divsChild>
        <w:div w:id="82337314">
          <w:marLeft w:val="0"/>
          <w:marRight w:val="0"/>
          <w:marTop w:val="0"/>
          <w:marBottom w:val="0"/>
          <w:divBdr>
            <w:top w:val="none" w:sz="0" w:space="0" w:color="auto"/>
            <w:left w:val="none" w:sz="0" w:space="0" w:color="auto"/>
            <w:bottom w:val="none" w:sz="0" w:space="0" w:color="auto"/>
            <w:right w:val="none" w:sz="0" w:space="0" w:color="auto"/>
          </w:divBdr>
        </w:div>
        <w:div w:id="546836593">
          <w:marLeft w:val="0"/>
          <w:marRight w:val="0"/>
          <w:marTop w:val="0"/>
          <w:marBottom w:val="0"/>
          <w:divBdr>
            <w:top w:val="none" w:sz="0" w:space="0" w:color="auto"/>
            <w:left w:val="none" w:sz="0" w:space="0" w:color="auto"/>
            <w:bottom w:val="none" w:sz="0" w:space="0" w:color="auto"/>
            <w:right w:val="none" w:sz="0" w:space="0" w:color="auto"/>
          </w:divBdr>
        </w:div>
        <w:div w:id="843861127">
          <w:marLeft w:val="0"/>
          <w:marRight w:val="0"/>
          <w:marTop w:val="0"/>
          <w:marBottom w:val="0"/>
          <w:divBdr>
            <w:top w:val="none" w:sz="0" w:space="0" w:color="auto"/>
            <w:left w:val="none" w:sz="0" w:space="0" w:color="auto"/>
            <w:bottom w:val="none" w:sz="0" w:space="0" w:color="auto"/>
            <w:right w:val="none" w:sz="0" w:space="0" w:color="auto"/>
          </w:divBdr>
        </w:div>
        <w:div w:id="1327324790">
          <w:marLeft w:val="0"/>
          <w:marRight w:val="0"/>
          <w:marTop w:val="0"/>
          <w:marBottom w:val="0"/>
          <w:divBdr>
            <w:top w:val="none" w:sz="0" w:space="0" w:color="auto"/>
            <w:left w:val="none" w:sz="0" w:space="0" w:color="auto"/>
            <w:bottom w:val="none" w:sz="0" w:space="0" w:color="auto"/>
            <w:right w:val="none" w:sz="0" w:space="0" w:color="auto"/>
          </w:divBdr>
        </w:div>
        <w:div w:id="2024476778">
          <w:marLeft w:val="0"/>
          <w:marRight w:val="0"/>
          <w:marTop w:val="0"/>
          <w:marBottom w:val="0"/>
          <w:divBdr>
            <w:top w:val="none" w:sz="0" w:space="0" w:color="auto"/>
            <w:left w:val="none" w:sz="0" w:space="0" w:color="auto"/>
            <w:bottom w:val="none" w:sz="0" w:space="0" w:color="auto"/>
            <w:right w:val="none" w:sz="0" w:space="0" w:color="auto"/>
          </w:divBdr>
        </w:div>
      </w:divsChild>
    </w:div>
    <w:div w:id="1324552580">
      <w:bodyDiv w:val="1"/>
      <w:marLeft w:val="0"/>
      <w:marRight w:val="0"/>
      <w:marTop w:val="0"/>
      <w:marBottom w:val="0"/>
      <w:divBdr>
        <w:top w:val="none" w:sz="0" w:space="0" w:color="auto"/>
        <w:left w:val="none" w:sz="0" w:space="0" w:color="auto"/>
        <w:bottom w:val="none" w:sz="0" w:space="0" w:color="auto"/>
        <w:right w:val="none" w:sz="0" w:space="0" w:color="auto"/>
      </w:divBdr>
    </w:div>
    <w:div w:id="1341734527">
      <w:bodyDiv w:val="1"/>
      <w:marLeft w:val="0"/>
      <w:marRight w:val="0"/>
      <w:marTop w:val="0"/>
      <w:marBottom w:val="0"/>
      <w:divBdr>
        <w:top w:val="none" w:sz="0" w:space="0" w:color="auto"/>
        <w:left w:val="none" w:sz="0" w:space="0" w:color="auto"/>
        <w:bottom w:val="none" w:sz="0" w:space="0" w:color="auto"/>
        <w:right w:val="none" w:sz="0" w:space="0" w:color="auto"/>
      </w:divBdr>
    </w:div>
    <w:div w:id="1391461894">
      <w:bodyDiv w:val="1"/>
      <w:marLeft w:val="0"/>
      <w:marRight w:val="0"/>
      <w:marTop w:val="0"/>
      <w:marBottom w:val="0"/>
      <w:divBdr>
        <w:top w:val="none" w:sz="0" w:space="0" w:color="auto"/>
        <w:left w:val="none" w:sz="0" w:space="0" w:color="auto"/>
        <w:bottom w:val="none" w:sz="0" w:space="0" w:color="auto"/>
        <w:right w:val="none" w:sz="0" w:space="0" w:color="auto"/>
      </w:divBdr>
      <w:divsChild>
        <w:div w:id="981422458">
          <w:marLeft w:val="0"/>
          <w:marRight w:val="0"/>
          <w:marTop w:val="0"/>
          <w:marBottom w:val="0"/>
          <w:divBdr>
            <w:top w:val="none" w:sz="0" w:space="0" w:color="auto"/>
            <w:left w:val="none" w:sz="0" w:space="0" w:color="auto"/>
            <w:bottom w:val="none" w:sz="0" w:space="0" w:color="auto"/>
            <w:right w:val="none" w:sz="0" w:space="0" w:color="auto"/>
          </w:divBdr>
          <w:divsChild>
            <w:div w:id="1773167968">
              <w:marLeft w:val="0"/>
              <w:marRight w:val="0"/>
              <w:marTop w:val="0"/>
              <w:marBottom w:val="0"/>
              <w:divBdr>
                <w:top w:val="none" w:sz="0" w:space="0" w:color="auto"/>
                <w:left w:val="none" w:sz="0" w:space="0" w:color="auto"/>
                <w:bottom w:val="none" w:sz="0" w:space="0" w:color="auto"/>
                <w:right w:val="none" w:sz="0" w:space="0" w:color="auto"/>
              </w:divBdr>
              <w:divsChild>
                <w:div w:id="384254196">
                  <w:marLeft w:val="0"/>
                  <w:marRight w:val="0"/>
                  <w:marTop w:val="0"/>
                  <w:marBottom w:val="0"/>
                  <w:divBdr>
                    <w:top w:val="none" w:sz="0" w:space="0" w:color="auto"/>
                    <w:left w:val="none" w:sz="0" w:space="0" w:color="auto"/>
                    <w:bottom w:val="none" w:sz="0" w:space="0" w:color="auto"/>
                    <w:right w:val="none" w:sz="0" w:space="0" w:color="auto"/>
                  </w:divBdr>
                  <w:divsChild>
                    <w:div w:id="699866952">
                      <w:marLeft w:val="0"/>
                      <w:marRight w:val="0"/>
                      <w:marTop w:val="0"/>
                      <w:marBottom w:val="0"/>
                      <w:divBdr>
                        <w:top w:val="none" w:sz="0" w:space="0" w:color="auto"/>
                        <w:left w:val="none" w:sz="0" w:space="0" w:color="auto"/>
                        <w:bottom w:val="none" w:sz="0" w:space="0" w:color="auto"/>
                        <w:right w:val="none" w:sz="0" w:space="0" w:color="auto"/>
                      </w:divBdr>
                      <w:divsChild>
                        <w:div w:id="283850633">
                          <w:marLeft w:val="0"/>
                          <w:marRight w:val="0"/>
                          <w:marTop w:val="0"/>
                          <w:marBottom w:val="0"/>
                          <w:divBdr>
                            <w:top w:val="none" w:sz="0" w:space="0" w:color="auto"/>
                            <w:left w:val="none" w:sz="0" w:space="0" w:color="auto"/>
                            <w:bottom w:val="none" w:sz="0" w:space="0" w:color="auto"/>
                            <w:right w:val="none" w:sz="0" w:space="0" w:color="auto"/>
                          </w:divBdr>
                          <w:divsChild>
                            <w:div w:id="955284983">
                              <w:marLeft w:val="0"/>
                              <w:marRight w:val="0"/>
                              <w:marTop w:val="0"/>
                              <w:marBottom w:val="0"/>
                              <w:divBdr>
                                <w:top w:val="none" w:sz="0" w:space="0" w:color="auto"/>
                                <w:left w:val="none" w:sz="0" w:space="0" w:color="auto"/>
                                <w:bottom w:val="none" w:sz="0" w:space="0" w:color="auto"/>
                                <w:right w:val="none" w:sz="0" w:space="0" w:color="auto"/>
                              </w:divBdr>
                              <w:divsChild>
                                <w:div w:id="1999111730">
                                  <w:marLeft w:val="0"/>
                                  <w:marRight w:val="0"/>
                                  <w:marTop w:val="0"/>
                                  <w:marBottom w:val="0"/>
                                  <w:divBdr>
                                    <w:top w:val="none" w:sz="0" w:space="0" w:color="auto"/>
                                    <w:left w:val="none" w:sz="0" w:space="0" w:color="auto"/>
                                    <w:bottom w:val="none" w:sz="0" w:space="0" w:color="auto"/>
                                    <w:right w:val="none" w:sz="0" w:space="0" w:color="auto"/>
                                  </w:divBdr>
                                  <w:divsChild>
                                    <w:div w:id="511191927">
                                      <w:marLeft w:val="0"/>
                                      <w:marRight w:val="0"/>
                                      <w:marTop w:val="0"/>
                                      <w:marBottom w:val="0"/>
                                      <w:divBdr>
                                        <w:top w:val="none" w:sz="0" w:space="0" w:color="auto"/>
                                        <w:left w:val="none" w:sz="0" w:space="0" w:color="auto"/>
                                        <w:bottom w:val="none" w:sz="0" w:space="0" w:color="auto"/>
                                        <w:right w:val="none" w:sz="0" w:space="0" w:color="auto"/>
                                      </w:divBdr>
                                    </w:div>
                                    <w:div w:id="19261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4254118">
      <w:bodyDiv w:val="1"/>
      <w:marLeft w:val="0"/>
      <w:marRight w:val="0"/>
      <w:marTop w:val="0"/>
      <w:marBottom w:val="0"/>
      <w:divBdr>
        <w:top w:val="none" w:sz="0" w:space="0" w:color="auto"/>
        <w:left w:val="none" w:sz="0" w:space="0" w:color="auto"/>
        <w:bottom w:val="none" w:sz="0" w:space="0" w:color="auto"/>
        <w:right w:val="none" w:sz="0" w:space="0" w:color="auto"/>
      </w:divBdr>
    </w:div>
    <w:div w:id="1460537289">
      <w:bodyDiv w:val="1"/>
      <w:marLeft w:val="0"/>
      <w:marRight w:val="0"/>
      <w:marTop w:val="0"/>
      <w:marBottom w:val="0"/>
      <w:divBdr>
        <w:top w:val="none" w:sz="0" w:space="0" w:color="auto"/>
        <w:left w:val="none" w:sz="0" w:space="0" w:color="auto"/>
        <w:bottom w:val="none" w:sz="0" w:space="0" w:color="auto"/>
        <w:right w:val="none" w:sz="0" w:space="0" w:color="auto"/>
      </w:divBdr>
    </w:div>
    <w:div w:id="1468086947">
      <w:bodyDiv w:val="1"/>
      <w:marLeft w:val="4"/>
      <w:marRight w:val="4"/>
      <w:marTop w:val="4"/>
      <w:marBottom w:val="4"/>
      <w:divBdr>
        <w:top w:val="none" w:sz="0" w:space="0" w:color="auto"/>
        <w:left w:val="none" w:sz="0" w:space="0" w:color="auto"/>
        <w:bottom w:val="none" w:sz="0" w:space="0" w:color="auto"/>
        <w:right w:val="none" w:sz="0" w:space="0" w:color="auto"/>
      </w:divBdr>
      <w:divsChild>
        <w:div w:id="1255431167">
          <w:marLeft w:val="0"/>
          <w:marRight w:val="0"/>
          <w:marTop w:val="0"/>
          <w:marBottom w:val="0"/>
          <w:divBdr>
            <w:top w:val="none" w:sz="0" w:space="0" w:color="auto"/>
            <w:left w:val="none" w:sz="0" w:space="0" w:color="auto"/>
            <w:bottom w:val="none" w:sz="0" w:space="0" w:color="auto"/>
            <w:right w:val="none" w:sz="0" w:space="0" w:color="auto"/>
          </w:divBdr>
          <w:divsChild>
            <w:div w:id="225382393">
              <w:marLeft w:val="0"/>
              <w:marRight w:val="0"/>
              <w:marTop w:val="0"/>
              <w:marBottom w:val="0"/>
              <w:divBdr>
                <w:top w:val="none" w:sz="0" w:space="0" w:color="auto"/>
                <w:left w:val="none" w:sz="0" w:space="0" w:color="auto"/>
                <w:bottom w:val="none" w:sz="0" w:space="0" w:color="auto"/>
                <w:right w:val="none" w:sz="0" w:space="0" w:color="auto"/>
              </w:divBdr>
              <w:divsChild>
                <w:div w:id="718943062">
                  <w:marLeft w:val="0"/>
                  <w:marRight w:val="0"/>
                  <w:marTop w:val="0"/>
                  <w:marBottom w:val="180"/>
                  <w:divBdr>
                    <w:top w:val="none" w:sz="0" w:space="0" w:color="auto"/>
                    <w:left w:val="none" w:sz="0" w:space="0" w:color="auto"/>
                    <w:bottom w:val="none" w:sz="0" w:space="0" w:color="auto"/>
                    <w:right w:val="none" w:sz="0" w:space="0" w:color="auto"/>
                  </w:divBdr>
                  <w:divsChild>
                    <w:div w:id="1894927496">
                      <w:marLeft w:val="0"/>
                      <w:marRight w:val="0"/>
                      <w:marTop w:val="0"/>
                      <w:marBottom w:val="0"/>
                      <w:divBdr>
                        <w:top w:val="none" w:sz="0" w:space="0" w:color="auto"/>
                        <w:left w:val="none" w:sz="0" w:space="0" w:color="auto"/>
                        <w:bottom w:val="none" w:sz="0" w:space="0" w:color="auto"/>
                        <w:right w:val="none" w:sz="0" w:space="0" w:color="auto"/>
                      </w:divBdr>
                      <w:divsChild>
                        <w:div w:id="1001086502">
                          <w:marLeft w:val="0"/>
                          <w:marRight w:val="0"/>
                          <w:marTop w:val="0"/>
                          <w:marBottom w:val="0"/>
                          <w:divBdr>
                            <w:top w:val="none" w:sz="0" w:space="0" w:color="auto"/>
                            <w:left w:val="none" w:sz="0" w:space="0" w:color="auto"/>
                            <w:bottom w:val="none" w:sz="0" w:space="0" w:color="auto"/>
                            <w:right w:val="none" w:sz="0" w:space="0" w:color="auto"/>
                          </w:divBdr>
                          <w:divsChild>
                            <w:div w:id="1654485312">
                              <w:marLeft w:val="0"/>
                              <w:marRight w:val="0"/>
                              <w:marTop w:val="0"/>
                              <w:marBottom w:val="0"/>
                              <w:divBdr>
                                <w:top w:val="none" w:sz="0" w:space="0" w:color="auto"/>
                                <w:left w:val="none" w:sz="0" w:space="0" w:color="auto"/>
                                <w:bottom w:val="none" w:sz="0" w:space="0" w:color="auto"/>
                                <w:right w:val="none" w:sz="0" w:space="0" w:color="auto"/>
                              </w:divBdr>
                              <w:divsChild>
                                <w:div w:id="968513031">
                                  <w:marLeft w:val="0"/>
                                  <w:marRight w:val="0"/>
                                  <w:marTop w:val="0"/>
                                  <w:marBottom w:val="0"/>
                                  <w:divBdr>
                                    <w:top w:val="none" w:sz="0" w:space="0" w:color="auto"/>
                                    <w:left w:val="none" w:sz="0" w:space="0" w:color="auto"/>
                                    <w:bottom w:val="none" w:sz="0" w:space="0" w:color="auto"/>
                                    <w:right w:val="none" w:sz="0" w:space="0" w:color="auto"/>
                                  </w:divBdr>
                                  <w:divsChild>
                                    <w:div w:id="2001690572">
                                      <w:marLeft w:val="0"/>
                                      <w:marRight w:val="0"/>
                                      <w:marTop w:val="0"/>
                                      <w:marBottom w:val="0"/>
                                      <w:divBdr>
                                        <w:top w:val="none" w:sz="0" w:space="0" w:color="auto"/>
                                        <w:left w:val="none" w:sz="0" w:space="0" w:color="auto"/>
                                        <w:bottom w:val="none" w:sz="0" w:space="0" w:color="auto"/>
                                        <w:right w:val="none" w:sz="0" w:space="0" w:color="auto"/>
                                      </w:divBdr>
                                      <w:divsChild>
                                        <w:div w:id="1976908840">
                                          <w:marLeft w:val="0"/>
                                          <w:marRight w:val="0"/>
                                          <w:marTop w:val="0"/>
                                          <w:marBottom w:val="0"/>
                                          <w:divBdr>
                                            <w:top w:val="none" w:sz="0" w:space="0" w:color="auto"/>
                                            <w:left w:val="none" w:sz="0" w:space="0" w:color="auto"/>
                                            <w:bottom w:val="none" w:sz="0" w:space="0" w:color="auto"/>
                                            <w:right w:val="none" w:sz="0" w:space="0" w:color="auto"/>
                                          </w:divBdr>
                                          <w:divsChild>
                                            <w:div w:id="326321974">
                                              <w:marLeft w:val="0"/>
                                              <w:marRight w:val="0"/>
                                              <w:marTop w:val="0"/>
                                              <w:marBottom w:val="0"/>
                                              <w:divBdr>
                                                <w:top w:val="none" w:sz="0" w:space="0" w:color="auto"/>
                                                <w:left w:val="none" w:sz="0" w:space="0" w:color="auto"/>
                                                <w:bottom w:val="none" w:sz="0" w:space="0" w:color="auto"/>
                                                <w:right w:val="none" w:sz="0" w:space="0" w:color="auto"/>
                                              </w:divBdr>
                                              <w:divsChild>
                                                <w:div w:id="18790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3017162">
      <w:bodyDiv w:val="1"/>
      <w:marLeft w:val="0"/>
      <w:marRight w:val="0"/>
      <w:marTop w:val="0"/>
      <w:marBottom w:val="0"/>
      <w:divBdr>
        <w:top w:val="none" w:sz="0" w:space="0" w:color="auto"/>
        <w:left w:val="none" w:sz="0" w:space="0" w:color="auto"/>
        <w:bottom w:val="none" w:sz="0" w:space="0" w:color="auto"/>
        <w:right w:val="none" w:sz="0" w:space="0" w:color="auto"/>
      </w:divBdr>
    </w:div>
    <w:div w:id="1509323692">
      <w:bodyDiv w:val="1"/>
      <w:marLeft w:val="0"/>
      <w:marRight w:val="0"/>
      <w:marTop w:val="0"/>
      <w:marBottom w:val="0"/>
      <w:divBdr>
        <w:top w:val="none" w:sz="0" w:space="0" w:color="auto"/>
        <w:left w:val="none" w:sz="0" w:space="0" w:color="auto"/>
        <w:bottom w:val="none" w:sz="0" w:space="0" w:color="auto"/>
        <w:right w:val="none" w:sz="0" w:space="0" w:color="auto"/>
      </w:divBdr>
    </w:div>
    <w:div w:id="1535732816">
      <w:bodyDiv w:val="1"/>
      <w:marLeft w:val="0"/>
      <w:marRight w:val="0"/>
      <w:marTop w:val="0"/>
      <w:marBottom w:val="0"/>
      <w:divBdr>
        <w:top w:val="none" w:sz="0" w:space="0" w:color="auto"/>
        <w:left w:val="none" w:sz="0" w:space="0" w:color="auto"/>
        <w:bottom w:val="none" w:sz="0" w:space="0" w:color="auto"/>
        <w:right w:val="none" w:sz="0" w:space="0" w:color="auto"/>
      </w:divBdr>
    </w:div>
    <w:div w:id="1568606554">
      <w:bodyDiv w:val="1"/>
      <w:marLeft w:val="0"/>
      <w:marRight w:val="0"/>
      <w:marTop w:val="0"/>
      <w:marBottom w:val="0"/>
      <w:divBdr>
        <w:top w:val="none" w:sz="0" w:space="0" w:color="auto"/>
        <w:left w:val="none" w:sz="0" w:space="0" w:color="auto"/>
        <w:bottom w:val="none" w:sz="0" w:space="0" w:color="auto"/>
        <w:right w:val="none" w:sz="0" w:space="0" w:color="auto"/>
      </w:divBdr>
    </w:div>
    <w:div w:id="1576671629">
      <w:bodyDiv w:val="1"/>
      <w:marLeft w:val="0"/>
      <w:marRight w:val="0"/>
      <w:marTop w:val="0"/>
      <w:marBottom w:val="0"/>
      <w:divBdr>
        <w:top w:val="none" w:sz="0" w:space="0" w:color="auto"/>
        <w:left w:val="none" w:sz="0" w:space="0" w:color="auto"/>
        <w:bottom w:val="none" w:sz="0" w:space="0" w:color="auto"/>
        <w:right w:val="none" w:sz="0" w:space="0" w:color="auto"/>
      </w:divBdr>
    </w:div>
    <w:div w:id="1586260703">
      <w:bodyDiv w:val="1"/>
      <w:marLeft w:val="0"/>
      <w:marRight w:val="0"/>
      <w:marTop w:val="0"/>
      <w:marBottom w:val="0"/>
      <w:divBdr>
        <w:top w:val="none" w:sz="0" w:space="0" w:color="auto"/>
        <w:left w:val="none" w:sz="0" w:space="0" w:color="auto"/>
        <w:bottom w:val="none" w:sz="0" w:space="0" w:color="auto"/>
        <w:right w:val="none" w:sz="0" w:space="0" w:color="auto"/>
      </w:divBdr>
      <w:divsChild>
        <w:div w:id="1315137675">
          <w:marLeft w:val="0"/>
          <w:marRight w:val="0"/>
          <w:marTop w:val="0"/>
          <w:marBottom w:val="0"/>
          <w:divBdr>
            <w:top w:val="none" w:sz="0" w:space="0" w:color="auto"/>
            <w:left w:val="none" w:sz="0" w:space="0" w:color="auto"/>
            <w:bottom w:val="none" w:sz="0" w:space="0" w:color="auto"/>
            <w:right w:val="none" w:sz="0" w:space="0" w:color="auto"/>
          </w:divBdr>
          <w:divsChild>
            <w:div w:id="327102698">
              <w:marLeft w:val="0"/>
              <w:marRight w:val="0"/>
              <w:marTop w:val="0"/>
              <w:marBottom w:val="0"/>
              <w:divBdr>
                <w:top w:val="none" w:sz="0" w:space="0" w:color="auto"/>
                <w:left w:val="none" w:sz="0" w:space="0" w:color="auto"/>
                <w:bottom w:val="none" w:sz="0" w:space="0" w:color="auto"/>
                <w:right w:val="none" w:sz="0" w:space="0" w:color="auto"/>
              </w:divBdr>
            </w:div>
            <w:div w:id="429351320">
              <w:marLeft w:val="0"/>
              <w:marRight w:val="0"/>
              <w:marTop w:val="0"/>
              <w:marBottom w:val="0"/>
              <w:divBdr>
                <w:top w:val="none" w:sz="0" w:space="0" w:color="auto"/>
                <w:left w:val="none" w:sz="0" w:space="0" w:color="auto"/>
                <w:bottom w:val="none" w:sz="0" w:space="0" w:color="auto"/>
                <w:right w:val="none" w:sz="0" w:space="0" w:color="auto"/>
              </w:divBdr>
            </w:div>
            <w:div w:id="433325533">
              <w:marLeft w:val="0"/>
              <w:marRight w:val="0"/>
              <w:marTop w:val="0"/>
              <w:marBottom w:val="0"/>
              <w:divBdr>
                <w:top w:val="none" w:sz="0" w:space="0" w:color="auto"/>
                <w:left w:val="none" w:sz="0" w:space="0" w:color="auto"/>
                <w:bottom w:val="none" w:sz="0" w:space="0" w:color="auto"/>
                <w:right w:val="none" w:sz="0" w:space="0" w:color="auto"/>
              </w:divBdr>
            </w:div>
            <w:div w:id="684550456">
              <w:marLeft w:val="0"/>
              <w:marRight w:val="0"/>
              <w:marTop w:val="0"/>
              <w:marBottom w:val="0"/>
              <w:divBdr>
                <w:top w:val="none" w:sz="0" w:space="0" w:color="auto"/>
                <w:left w:val="none" w:sz="0" w:space="0" w:color="auto"/>
                <w:bottom w:val="none" w:sz="0" w:space="0" w:color="auto"/>
                <w:right w:val="none" w:sz="0" w:space="0" w:color="auto"/>
              </w:divBdr>
            </w:div>
            <w:div w:id="702175801">
              <w:marLeft w:val="0"/>
              <w:marRight w:val="0"/>
              <w:marTop w:val="0"/>
              <w:marBottom w:val="0"/>
              <w:divBdr>
                <w:top w:val="none" w:sz="0" w:space="0" w:color="auto"/>
                <w:left w:val="none" w:sz="0" w:space="0" w:color="auto"/>
                <w:bottom w:val="none" w:sz="0" w:space="0" w:color="auto"/>
                <w:right w:val="none" w:sz="0" w:space="0" w:color="auto"/>
              </w:divBdr>
            </w:div>
            <w:div w:id="815299696">
              <w:marLeft w:val="0"/>
              <w:marRight w:val="0"/>
              <w:marTop w:val="0"/>
              <w:marBottom w:val="0"/>
              <w:divBdr>
                <w:top w:val="none" w:sz="0" w:space="0" w:color="auto"/>
                <w:left w:val="none" w:sz="0" w:space="0" w:color="auto"/>
                <w:bottom w:val="none" w:sz="0" w:space="0" w:color="auto"/>
                <w:right w:val="none" w:sz="0" w:space="0" w:color="auto"/>
              </w:divBdr>
            </w:div>
            <w:div w:id="983703946">
              <w:marLeft w:val="0"/>
              <w:marRight w:val="0"/>
              <w:marTop w:val="0"/>
              <w:marBottom w:val="0"/>
              <w:divBdr>
                <w:top w:val="none" w:sz="0" w:space="0" w:color="auto"/>
                <w:left w:val="none" w:sz="0" w:space="0" w:color="auto"/>
                <w:bottom w:val="none" w:sz="0" w:space="0" w:color="auto"/>
                <w:right w:val="none" w:sz="0" w:space="0" w:color="auto"/>
              </w:divBdr>
            </w:div>
            <w:div w:id="1236236515">
              <w:marLeft w:val="0"/>
              <w:marRight w:val="0"/>
              <w:marTop w:val="0"/>
              <w:marBottom w:val="0"/>
              <w:divBdr>
                <w:top w:val="none" w:sz="0" w:space="0" w:color="auto"/>
                <w:left w:val="none" w:sz="0" w:space="0" w:color="auto"/>
                <w:bottom w:val="none" w:sz="0" w:space="0" w:color="auto"/>
                <w:right w:val="none" w:sz="0" w:space="0" w:color="auto"/>
              </w:divBdr>
            </w:div>
            <w:div w:id="1253049175">
              <w:marLeft w:val="0"/>
              <w:marRight w:val="0"/>
              <w:marTop w:val="0"/>
              <w:marBottom w:val="0"/>
              <w:divBdr>
                <w:top w:val="none" w:sz="0" w:space="0" w:color="auto"/>
                <w:left w:val="none" w:sz="0" w:space="0" w:color="auto"/>
                <w:bottom w:val="none" w:sz="0" w:space="0" w:color="auto"/>
                <w:right w:val="none" w:sz="0" w:space="0" w:color="auto"/>
              </w:divBdr>
            </w:div>
            <w:div w:id="1339580738">
              <w:marLeft w:val="0"/>
              <w:marRight w:val="0"/>
              <w:marTop w:val="0"/>
              <w:marBottom w:val="0"/>
              <w:divBdr>
                <w:top w:val="none" w:sz="0" w:space="0" w:color="auto"/>
                <w:left w:val="none" w:sz="0" w:space="0" w:color="auto"/>
                <w:bottom w:val="none" w:sz="0" w:space="0" w:color="auto"/>
                <w:right w:val="none" w:sz="0" w:space="0" w:color="auto"/>
              </w:divBdr>
            </w:div>
            <w:div w:id="1477071197">
              <w:marLeft w:val="0"/>
              <w:marRight w:val="0"/>
              <w:marTop w:val="0"/>
              <w:marBottom w:val="0"/>
              <w:divBdr>
                <w:top w:val="none" w:sz="0" w:space="0" w:color="auto"/>
                <w:left w:val="none" w:sz="0" w:space="0" w:color="auto"/>
                <w:bottom w:val="none" w:sz="0" w:space="0" w:color="auto"/>
                <w:right w:val="none" w:sz="0" w:space="0" w:color="auto"/>
              </w:divBdr>
            </w:div>
            <w:div w:id="1719938943">
              <w:marLeft w:val="0"/>
              <w:marRight w:val="0"/>
              <w:marTop w:val="0"/>
              <w:marBottom w:val="0"/>
              <w:divBdr>
                <w:top w:val="none" w:sz="0" w:space="0" w:color="auto"/>
                <w:left w:val="none" w:sz="0" w:space="0" w:color="auto"/>
                <w:bottom w:val="none" w:sz="0" w:space="0" w:color="auto"/>
                <w:right w:val="none" w:sz="0" w:space="0" w:color="auto"/>
              </w:divBdr>
            </w:div>
            <w:div w:id="1817840793">
              <w:marLeft w:val="0"/>
              <w:marRight w:val="0"/>
              <w:marTop w:val="0"/>
              <w:marBottom w:val="0"/>
              <w:divBdr>
                <w:top w:val="none" w:sz="0" w:space="0" w:color="auto"/>
                <w:left w:val="none" w:sz="0" w:space="0" w:color="auto"/>
                <w:bottom w:val="none" w:sz="0" w:space="0" w:color="auto"/>
                <w:right w:val="none" w:sz="0" w:space="0" w:color="auto"/>
              </w:divBdr>
            </w:div>
            <w:div w:id="1823153964">
              <w:marLeft w:val="0"/>
              <w:marRight w:val="0"/>
              <w:marTop w:val="0"/>
              <w:marBottom w:val="0"/>
              <w:divBdr>
                <w:top w:val="none" w:sz="0" w:space="0" w:color="auto"/>
                <w:left w:val="none" w:sz="0" w:space="0" w:color="auto"/>
                <w:bottom w:val="none" w:sz="0" w:space="0" w:color="auto"/>
                <w:right w:val="none" w:sz="0" w:space="0" w:color="auto"/>
              </w:divBdr>
            </w:div>
            <w:div w:id="1950046170">
              <w:marLeft w:val="0"/>
              <w:marRight w:val="0"/>
              <w:marTop w:val="0"/>
              <w:marBottom w:val="0"/>
              <w:divBdr>
                <w:top w:val="none" w:sz="0" w:space="0" w:color="auto"/>
                <w:left w:val="none" w:sz="0" w:space="0" w:color="auto"/>
                <w:bottom w:val="none" w:sz="0" w:space="0" w:color="auto"/>
                <w:right w:val="none" w:sz="0" w:space="0" w:color="auto"/>
              </w:divBdr>
            </w:div>
            <w:div w:id="2043706600">
              <w:marLeft w:val="0"/>
              <w:marRight w:val="0"/>
              <w:marTop w:val="0"/>
              <w:marBottom w:val="0"/>
              <w:divBdr>
                <w:top w:val="none" w:sz="0" w:space="0" w:color="auto"/>
                <w:left w:val="none" w:sz="0" w:space="0" w:color="auto"/>
                <w:bottom w:val="none" w:sz="0" w:space="0" w:color="auto"/>
                <w:right w:val="none" w:sz="0" w:space="0" w:color="auto"/>
              </w:divBdr>
            </w:div>
            <w:div w:id="2052143322">
              <w:marLeft w:val="0"/>
              <w:marRight w:val="0"/>
              <w:marTop w:val="0"/>
              <w:marBottom w:val="0"/>
              <w:divBdr>
                <w:top w:val="none" w:sz="0" w:space="0" w:color="auto"/>
                <w:left w:val="none" w:sz="0" w:space="0" w:color="auto"/>
                <w:bottom w:val="none" w:sz="0" w:space="0" w:color="auto"/>
                <w:right w:val="none" w:sz="0" w:space="0" w:color="auto"/>
              </w:divBdr>
            </w:div>
          </w:divsChild>
        </w:div>
        <w:div w:id="1417633427">
          <w:marLeft w:val="0"/>
          <w:marRight w:val="0"/>
          <w:marTop w:val="0"/>
          <w:marBottom w:val="0"/>
          <w:divBdr>
            <w:top w:val="none" w:sz="0" w:space="0" w:color="auto"/>
            <w:left w:val="none" w:sz="0" w:space="0" w:color="auto"/>
            <w:bottom w:val="none" w:sz="0" w:space="0" w:color="auto"/>
            <w:right w:val="none" w:sz="0" w:space="0" w:color="auto"/>
          </w:divBdr>
          <w:divsChild>
            <w:div w:id="19924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7815">
      <w:bodyDiv w:val="1"/>
      <w:marLeft w:val="0"/>
      <w:marRight w:val="0"/>
      <w:marTop w:val="0"/>
      <w:marBottom w:val="0"/>
      <w:divBdr>
        <w:top w:val="none" w:sz="0" w:space="0" w:color="auto"/>
        <w:left w:val="none" w:sz="0" w:space="0" w:color="auto"/>
        <w:bottom w:val="none" w:sz="0" w:space="0" w:color="auto"/>
        <w:right w:val="none" w:sz="0" w:space="0" w:color="auto"/>
      </w:divBdr>
      <w:divsChild>
        <w:div w:id="147019376">
          <w:marLeft w:val="0"/>
          <w:marRight w:val="0"/>
          <w:marTop w:val="0"/>
          <w:marBottom w:val="0"/>
          <w:divBdr>
            <w:top w:val="none" w:sz="0" w:space="0" w:color="auto"/>
            <w:left w:val="none" w:sz="0" w:space="0" w:color="auto"/>
            <w:bottom w:val="none" w:sz="0" w:space="0" w:color="auto"/>
            <w:right w:val="none" w:sz="0" w:space="0" w:color="auto"/>
          </w:divBdr>
        </w:div>
        <w:div w:id="315643946">
          <w:marLeft w:val="0"/>
          <w:marRight w:val="0"/>
          <w:marTop w:val="0"/>
          <w:marBottom w:val="0"/>
          <w:divBdr>
            <w:top w:val="none" w:sz="0" w:space="0" w:color="auto"/>
            <w:left w:val="none" w:sz="0" w:space="0" w:color="auto"/>
            <w:bottom w:val="none" w:sz="0" w:space="0" w:color="auto"/>
            <w:right w:val="none" w:sz="0" w:space="0" w:color="auto"/>
          </w:divBdr>
        </w:div>
        <w:div w:id="396168189">
          <w:marLeft w:val="0"/>
          <w:marRight w:val="0"/>
          <w:marTop w:val="0"/>
          <w:marBottom w:val="0"/>
          <w:divBdr>
            <w:top w:val="none" w:sz="0" w:space="0" w:color="auto"/>
            <w:left w:val="none" w:sz="0" w:space="0" w:color="auto"/>
            <w:bottom w:val="none" w:sz="0" w:space="0" w:color="auto"/>
            <w:right w:val="none" w:sz="0" w:space="0" w:color="auto"/>
          </w:divBdr>
        </w:div>
        <w:div w:id="519046813">
          <w:marLeft w:val="0"/>
          <w:marRight w:val="0"/>
          <w:marTop w:val="0"/>
          <w:marBottom w:val="0"/>
          <w:divBdr>
            <w:top w:val="none" w:sz="0" w:space="0" w:color="auto"/>
            <w:left w:val="none" w:sz="0" w:space="0" w:color="auto"/>
            <w:bottom w:val="none" w:sz="0" w:space="0" w:color="auto"/>
            <w:right w:val="none" w:sz="0" w:space="0" w:color="auto"/>
          </w:divBdr>
        </w:div>
        <w:div w:id="559823282">
          <w:marLeft w:val="0"/>
          <w:marRight w:val="0"/>
          <w:marTop w:val="0"/>
          <w:marBottom w:val="0"/>
          <w:divBdr>
            <w:top w:val="none" w:sz="0" w:space="0" w:color="auto"/>
            <w:left w:val="none" w:sz="0" w:space="0" w:color="auto"/>
            <w:bottom w:val="none" w:sz="0" w:space="0" w:color="auto"/>
            <w:right w:val="none" w:sz="0" w:space="0" w:color="auto"/>
          </w:divBdr>
        </w:div>
        <w:div w:id="825168734">
          <w:marLeft w:val="0"/>
          <w:marRight w:val="0"/>
          <w:marTop w:val="0"/>
          <w:marBottom w:val="0"/>
          <w:divBdr>
            <w:top w:val="none" w:sz="0" w:space="0" w:color="auto"/>
            <w:left w:val="none" w:sz="0" w:space="0" w:color="auto"/>
            <w:bottom w:val="none" w:sz="0" w:space="0" w:color="auto"/>
            <w:right w:val="none" w:sz="0" w:space="0" w:color="auto"/>
          </w:divBdr>
        </w:div>
        <w:div w:id="920026321">
          <w:marLeft w:val="0"/>
          <w:marRight w:val="0"/>
          <w:marTop w:val="0"/>
          <w:marBottom w:val="0"/>
          <w:divBdr>
            <w:top w:val="none" w:sz="0" w:space="0" w:color="auto"/>
            <w:left w:val="none" w:sz="0" w:space="0" w:color="auto"/>
            <w:bottom w:val="none" w:sz="0" w:space="0" w:color="auto"/>
            <w:right w:val="none" w:sz="0" w:space="0" w:color="auto"/>
          </w:divBdr>
        </w:div>
        <w:div w:id="963000541">
          <w:marLeft w:val="0"/>
          <w:marRight w:val="0"/>
          <w:marTop w:val="0"/>
          <w:marBottom w:val="0"/>
          <w:divBdr>
            <w:top w:val="none" w:sz="0" w:space="0" w:color="auto"/>
            <w:left w:val="none" w:sz="0" w:space="0" w:color="auto"/>
            <w:bottom w:val="none" w:sz="0" w:space="0" w:color="auto"/>
            <w:right w:val="none" w:sz="0" w:space="0" w:color="auto"/>
          </w:divBdr>
        </w:div>
        <w:div w:id="1105344087">
          <w:marLeft w:val="0"/>
          <w:marRight w:val="0"/>
          <w:marTop w:val="0"/>
          <w:marBottom w:val="0"/>
          <w:divBdr>
            <w:top w:val="none" w:sz="0" w:space="0" w:color="auto"/>
            <w:left w:val="none" w:sz="0" w:space="0" w:color="auto"/>
            <w:bottom w:val="none" w:sz="0" w:space="0" w:color="auto"/>
            <w:right w:val="none" w:sz="0" w:space="0" w:color="auto"/>
          </w:divBdr>
        </w:div>
        <w:div w:id="1288270468">
          <w:marLeft w:val="0"/>
          <w:marRight w:val="0"/>
          <w:marTop w:val="0"/>
          <w:marBottom w:val="0"/>
          <w:divBdr>
            <w:top w:val="none" w:sz="0" w:space="0" w:color="auto"/>
            <w:left w:val="none" w:sz="0" w:space="0" w:color="auto"/>
            <w:bottom w:val="none" w:sz="0" w:space="0" w:color="auto"/>
            <w:right w:val="none" w:sz="0" w:space="0" w:color="auto"/>
          </w:divBdr>
        </w:div>
        <w:div w:id="1312439582">
          <w:marLeft w:val="0"/>
          <w:marRight w:val="0"/>
          <w:marTop w:val="0"/>
          <w:marBottom w:val="0"/>
          <w:divBdr>
            <w:top w:val="none" w:sz="0" w:space="0" w:color="auto"/>
            <w:left w:val="none" w:sz="0" w:space="0" w:color="auto"/>
            <w:bottom w:val="none" w:sz="0" w:space="0" w:color="auto"/>
            <w:right w:val="none" w:sz="0" w:space="0" w:color="auto"/>
          </w:divBdr>
        </w:div>
        <w:div w:id="1366254781">
          <w:marLeft w:val="0"/>
          <w:marRight w:val="0"/>
          <w:marTop w:val="0"/>
          <w:marBottom w:val="0"/>
          <w:divBdr>
            <w:top w:val="none" w:sz="0" w:space="0" w:color="auto"/>
            <w:left w:val="none" w:sz="0" w:space="0" w:color="auto"/>
            <w:bottom w:val="none" w:sz="0" w:space="0" w:color="auto"/>
            <w:right w:val="none" w:sz="0" w:space="0" w:color="auto"/>
          </w:divBdr>
        </w:div>
        <w:div w:id="1431387990">
          <w:marLeft w:val="0"/>
          <w:marRight w:val="0"/>
          <w:marTop w:val="0"/>
          <w:marBottom w:val="0"/>
          <w:divBdr>
            <w:top w:val="none" w:sz="0" w:space="0" w:color="auto"/>
            <w:left w:val="none" w:sz="0" w:space="0" w:color="auto"/>
            <w:bottom w:val="none" w:sz="0" w:space="0" w:color="auto"/>
            <w:right w:val="none" w:sz="0" w:space="0" w:color="auto"/>
          </w:divBdr>
        </w:div>
        <w:div w:id="1749227057">
          <w:marLeft w:val="0"/>
          <w:marRight w:val="0"/>
          <w:marTop w:val="0"/>
          <w:marBottom w:val="0"/>
          <w:divBdr>
            <w:top w:val="none" w:sz="0" w:space="0" w:color="auto"/>
            <w:left w:val="none" w:sz="0" w:space="0" w:color="auto"/>
            <w:bottom w:val="none" w:sz="0" w:space="0" w:color="auto"/>
            <w:right w:val="none" w:sz="0" w:space="0" w:color="auto"/>
          </w:divBdr>
        </w:div>
        <w:div w:id="1854569114">
          <w:marLeft w:val="0"/>
          <w:marRight w:val="0"/>
          <w:marTop w:val="0"/>
          <w:marBottom w:val="0"/>
          <w:divBdr>
            <w:top w:val="none" w:sz="0" w:space="0" w:color="auto"/>
            <w:left w:val="none" w:sz="0" w:space="0" w:color="auto"/>
            <w:bottom w:val="none" w:sz="0" w:space="0" w:color="auto"/>
            <w:right w:val="none" w:sz="0" w:space="0" w:color="auto"/>
          </w:divBdr>
        </w:div>
        <w:div w:id="2083214204">
          <w:marLeft w:val="0"/>
          <w:marRight w:val="0"/>
          <w:marTop w:val="0"/>
          <w:marBottom w:val="0"/>
          <w:divBdr>
            <w:top w:val="none" w:sz="0" w:space="0" w:color="auto"/>
            <w:left w:val="none" w:sz="0" w:space="0" w:color="auto"/>
            <w:bottom w:val="none" w:sz="0" w:space="0" w:color="auto"/>
            <w:right w:val="none" w:sz="0" w:space="0" w:color="auto"/>
          </w:divBdr>
        </w:div>
        <w:div w:id="2108455289">
          <w:marLeft w:val="0"/>
          <w:marRight w:val="0"/>
          <w:marTop w:val="0"/>
          <w:marBottom w:val="0"/>
          <w:divBdr>
            <w:top w:val="none" w:sz="0" w:space="0" w:color="auto"/>
            <w:left w:val="none" w:sz="0" w:space="0" w:color="auto"/>
            <w:bottom w:val="none" w:sz="0" w:space="0" w:color="auto"/>
            <w:right w:val="none" w:sz="0" w:space="0" w:color="auto"/>
          </w:divBdr>
        </w:div>
      </w:divsChild>
    </w:div>
    <w:div w:id="1690914278">
      <w:bodyDiv w:val="1"/>
      <w:marLeft w:val="0"/>
      <w:marRight w:val="0"/>
      <w:marTop w:val="0"/>
      <w:marBottom w:val="0"/>
      <w:divBdr>
        <w:top w:val="none" w:sz="0" w:space="0" w:color="auto"/>
        <w:left w:val="none" w:sz="0" w:space="0" w:color="auto"/>
        <w:bottom w:val="none" w:sz="0" w:space="0" w:color="auto"/>
        <w:right w:val="none" w:sz="0" w:space="0" w:color="auto"/>
      </w:divBdr>
      <w:divsChild>
        <w:div w:id="122239514">
          <w:marLeft w:val="0"/>
          <w:marRight w:val="0"/>
          <w:marTop w:val="0"/>
          <w:marBottom w:val="0"/>
          <w:divBdr>
            <w:top w:val="none" w:sz="0" w:space="0" w:color="auto"/>
            <w:left w:val="none" w:sz="0" w:space="0" w:color="auto"/>
            <w:bottom w:val="none" w:sz="0" w:space="0" w:color="auto"/>
            <w:right w:val="none" w:sz="0" w:space="0" w:color="auto"/>
          </w:divBdr>
        </w:div>
        <w:div w:id="191578307">
          <w:marLeft w:val="0"/>
          <w:marRight w:val="0"/>
          <w:marTop w:val="0"/>
          <w:marBottom w:val="0"/>
          <w:divBdr>
            <w:top w:val="none" w:sz="0" w:space="0" w:color="auto"/>
            <w:left w:val="none" w:sz="0" w:space="0" w:color="auto"/>
            <w:bottom w:val="none" w:sz="0" w:space="0" w:color="auto"/>
            <w:right w:val="none" w:sz="0" w:space="0" w:color="auto"/>
          </w:divBdr>
        </w:div>
        <w:div w:id="268657727">
          <w:marLeft w:val="0"/>
          <w:marRight w:val="0"/>
          <w:marTop w:val="0"/>
          <w:marBottom w:val="0"/>
          <w:divBdr>
            <w:top w:val="none" w:sz="0" w:space="0" w:color="auto"/>
            <w:left w:val="none" w:sz="0" w:space="0" w:color="auto"/>
            <w:bottom w:val="none" w:sz="0" w:space="0" w:color="auto"/>
            <w:right w:val="none" w:sz="0" w:space="0" w:color="auto"/>
          </w:divBdr>
        </w:div>
      </w:divsChild>
    </w:div>
    <w:div w:id="1715470758">
      <w:bodyDiv w:val="1"/>
      <w:marLeft w:val="0"/>
      <w:marRight w:val="0"/>
      <w:marTop w:val="0"/>
      <w:marBottom w:val="0"/>
      <w:divBdr>
        <w:top w:val="none" w:sz="0" w:space="0" w:color="auto"/>
        <w:left w:val="none" w:sz="0" w:space="0" w:color="auto"/>
        <w:bottom w:val="none" w:sz="0" w:space="0" w:color="auto"/>
        <w:right w:val="none" w:sz="0" w:space="0" w:color="auto"/>
      </w:divBdr>
      <w:divsChild>
        <w:div w:id="18049542">
          <w:marLeft w:val="0"/>
          <w:marRight w:val="0"/>
          <w:marTop w:val="0"/>
          <w:marBottom w:val="0"/>
          <w:divBdr>
            <w:top w:val="none" w:sz="0" w:space="0" w:color="auto"/>
            <w:left w:val="none" w:sz="0" w:space="0" w:color="auto"/>
            <w:bottom w:val="none" w:sz="0" w:space="0" w:color="auto"/>
            <w:right w:val="none" w:sz="0" w:space="0" w:color="auto"/>
          </w:divBdr>
        </w:div>
        <w:div w:id="50932566">
          <w:marLeft w:val="0"/>
          <w:marRight w:val="0"/>
          <w:marTop w:val="0"/>
          <w:marBottom w:val="0"/>
          <w:divBdr>
            <w:top w:val="none" w:sz="0" w:space="0" w:color="auto"/>
            <w:left w:val="none" w:sz="0" w:space="0" w:color="auto"/>
            <w:bottom w:val="none" w:sz="0" w:space="0" w:color="auto"/>
            <w:right w:val="none" w:sz="0" w:space="0" w:color="auto"/>
          </w:divBdr>
        </w:div>
        <w:div w:id="151023530">
          <w:marLeft w:val="0"/>
          <w:marRight w:val="0"/>
          <w:marTop w:val="0"/>
          <w:marBottom w:val="0"/>
          <w:divBdr>
            <w:top w:val="none" w:sz="0" w:space="0" w:color="auto"/>
            <w:left w:val="none" w:sz="0" w:space="0" w:color="auto"/>
            <w:bottom w:val="none" w:sz="0" w:space="0" w:color="auto"/>
            <w:right w:val="none" w:sz="0" w:space="0" w:color="auto"/>
          </w:divBdr>
        </w:div>
        <w:div w:id="355665565">
          <w:marLeft w:val="0"/>
          <w:marRight w:val="0"/>
          <w:marTop w:val="0"/>
          <w:marBottom w:val="0"/>
          <w:divBdr>
            <w:top w:val="none" w:sz="0" w:space="0" w:color="auto"/>
            <w:left w:val="none" w:sz="0" w:space="0" w:color="auto"/>
            <w:bottom w:val="none" w:sz="0" w:space="0" w:color="auto"/>
            <w:right w:val="none" w:sz="0" w:space="0" w:color="auto"/>
          </w:divBdr>
        </w:div>
        <w:div w:id="401412362">
          <w:marLeft w:val="0"/>
          <w:marRight w:val="0"/>
          <w:marTop w:val="0"/>
          <w:marBottom w:val="0"/>
          <w:divBdr>
            <w:top w:val="none" w:sz="0" w:space="0" w:color="auto"/>
            <w:left w:val="none" w:sz="0" w:space="0" w:color="auto"/>
            <w:bottom w:val="none" w:sz="0" w:space="0" w:color="auto"/>
            <w:right w:val="none" w:sz="0" w:space="0" w:color="auto"/>
          </w:divBdr>
        </w:div>
        <w:div w:id="440690013">
          <w:marLeft w:val="0"/>
          <w:marRight w:val="0"/>
          <w:marTop w:val="0"/>
          <w:marBottom w:val="0"/>
          <w:divBdr>
            <w:top w:val="none" w:sz="0" w:space="0" w:color="auto"/>
            <w:left w:val="none" w:sz="0" w:space="0" w:color="auto"/>
            <w:bottom w:val="none" w:sz="0" w:space="0" w:color="auto"/>
            <w:right w:val="none" w:sz="0" w:space="0" w:color="auto"/>
          </w:divBdr>
        </w:div>
        <w:div w:id="776019150">
          <w:marLeft w:val="0"/>
          <w:marRight w:val="0"/>
          <w:marTop w:val="0"/>
          <w:marBottom w:val="0"/>
          <w:divBdr>
            <w:top w:val="none" w:sz="0" w:space="0" w:color="auto"/>
            <w:left w:val="none" w:sz="0" w:space="0" w:color="auto"/>
            <w:bottom w:val="none" w:sz="0" w:space="0" w:color="auto"/>
            <w:right w:val="none" w:sz="0" w:space="0" w:color="auto"/>
          </w:divBdr>
        </w:div>
        <w:div w:id="1065223465">
          <w:marLeft w:val="0"/>
          <w:marRight w:val="0"/>
          <w:marTop w:val="0"/>
          <w:marBottom w:val="0"/>
          <w:divBdr>
            <w:top w:val="none" w:sz="0" w:space="0" w:color="auto"/>
            <w:left w:val="none" w:sz="0" w:space="0" w:color="auto"/>
            <w:bottom w:val="none" w:sz="0" w:space="0" w:color="auto"/>
            <w:right w:val="none" w:sz="0" w:space="0" w:color="auto"/>
          </w:divBdr>
        </w:div>
        <w:div w:id="1083839579">
          <w:marLeft w:val="0"/>
          <w:marRight w:val="0"/>
          <w:marTop w:val="0"/>
          <w:marBottom w:val="0"/>
          <w:divBdr>
            <w:top w:val="none" w:sz="0" w:space="0" w:color="auto"/>
            <w:left w:val="none" w:sz="0" w:space="0" w:color="auto"/>
            <w:bottom w:val="none" w:sz="0" w:space="0" w:color="auto"/>
            <w:right w:val="none" w:sz="0" w:space="0" w:color="auto"/>
          </w:divBdr>
        </w:div>
        <w:div w:id="1191650096">
          <w:marLeft w:val="0"/>
          <w:marRight w:val="0"/>
          <w:marTop w:val="0"/>
          <w:marBottom w:val="0"/>
          <w:divBdr>
            <w:top w:val="none" w:sz="0" w:space="0" w:color="auto"/>
            <w:left w:val="none" w:sz="0" w:space="0" w:color="auto"/>
            <w:bottom w:val="none" w:sz="0" w:space="0" w:color="auto"/>
            <w:right w:val="none" w:sz="0" w:space="0" w:color="auto"/>
          </w:divBdr>
        </w:div>
        <w:div w:id="1249922169">
          <w:marLeft w:val="0"/>
          <w:marRight w:val="0"/>
          <w:marTop w:val="0"/>
          <w:marBottom w:val="0"/>
          <w:divBdr>
            <w:top w:val="none" w:sz="0" w:space="0" w:color="auto"/>
            <w:left w:val="none" w:sz="0" w:space="0" w:color="auto"/>
            <w:bottom w:val="none" w:sz="0" w:space="0" w:color="auto"/>
            <w:right w:val="none" w:sz="0" w:space="0" w:color="auto"/>
          </w:divBdr>
        </w:div>
        <w:div w:id="1909412932">
          <w:marLeft w:val="0"/>
          <w:marRight w:val="0"/>
          <w:marTop w:val="0"/>
          <w:marBottom w:val="0"/>
          <w:divBdr>
            <w:top w:val="none" w:sz="0" w:space="0" w:color="auto"/>
            <w:left w:val="none" w:sz="0" w:space="0" w:color="auto"/>
            <w:bottom w:val="none" w:sz="0" w:space="0" w:color="auto"/>
            <w:right w:val="none" w:sz="0" w:space="0" w:color="auto"/>
          </w:divBdr>
        </w:div>
        <w:div w:id="1964968527">
          <w:marLeft w:val="0"/>
          <w:marRight w:val="0"/>
          <w:marTop w:val="0"/>
          <w:marBottom w:val="0"/>
          <w:divBdr>
            <w:top w:val="none" w:sz="0" w:space="0" w:color="auto"/>
            <w:left w:val="none" w:sz="0" w:space="0" w:color="auto"/>
            <w:bottom w:val="none" w:sz="0" w:space="0" w:color="auto"/>
            <w:right w:val="none" w:sz="0" w:space="0" w:color="auto"/>
          </w:divBdr>
        </w:div>
        <w:div w:id="2093382300">
          <w:marLeft w:val="0"/>
          <w:marRight w:val="0"/>
          <w:marTop w:val="0"/>
          <w:marBottom w:val="0"/>
          <w:divBdr>
            <w:top w:val="none" w:sz="0" w:space="0" w:color="auto"/>
            <w:left w:val="none" w:sz="0" w:space="0" w:color="auto"/>
            <w:bottom w:val="none" w:sz="0" w:space="0" w:color="auto"/>
            <w:right w:val="none" w:sz="0" w:space="0" w:color="auto"/>
          </w:divBdr>
        </w:div>
      </w:divsChild>
    </w:div>
    <w:div w:id="1796557467">
      <w:bodyDiv w:val="1"/>
      <w:marLeft w:val="0"/>
      <w:marRight w:val="0"/>
      <w:marTop w:val="0"/>
      <w:marBottom w:val="0"/>
      <w:divBdr>
        <w:top w:val="none" w:sz="0" w:space="0" w:color="auto"/>
        <w:left w:val="none" w:sz="0" w:space="0" w:color="auto"/>
        <w:bottom w:val="none" w:sz="0" w:space="0" w:color="auto"/>
        <w:right w:val="none" w:sz="0" w:space="0" w:color="auto"/>
      </w:divBdr>
      <w:divsChild>
        <w:div w:id="158740572">
          <w:marLeft w:val="0"/>
          <w:marRight w:val="0"/>
          <w:marTop w:val="0"/>
          <w:marBottom w:val="0"/>
          <w:divBdr>
            <w:top w:val="none" w:sz="0" w:space="0" w:color="auto"/>
            <w:left w:val="none" w:sz="0" w:space="0" w:color="auto"/>
            <w:bottom w:val="none" w:sz="0" w:space="0" w:color="auto"/>
            <w:right w:val="none" w:sz="0" w:space="0" w:color="auto"/>
          </w:divBdr>
        </w:div>
        <w:div w:id="1312058575">
          <w:marLeft w:val="0"/>
          <w:marRight w:val="0"/>
          <w:marTop w:val="0"/>
          <w:marBottom w:val="0"/>
          <w:divBdr>
            <w:top w:val="none" w:sz="0" w:space="0" w:color="auto"/>
            <w:left w:val="none" w:sz="0" w:space="0" w:color="auto"/>
            <w:bottom w:val="none" w:sz="0" w:space="0" w:color="auto"/>
            <w:right w:val="none" w:sz="0" w:space="0" w:color="auto"/>
          </w:divBdr>
        </w:div>
        <w:div w:id="2126389197">
          <w:marLeft w:val="0"/>
          <w:marRight w:val="0"/>
          <w:marTop w:val="0"/>
          <w:marBottom w:val="0"/>
          <w:divBdr>
            <w:top w:val="none" w:sz="0" w:space="0" w:color="auto"/>
            <w:left w:val="none" w:sz="0" w:space="0" w:color="auto"/>
            <w:bottom w:val="none" w:sz="0" w:space="0" w:color="auto"/>
            <w:right w:val="none" w:sz="0" w:space="0" w:color="auto"/>
          </w:divBdr>
        </w:div>
      </w:divsChild>
    </w:div>
    <w:div w:id="1822886036">
      <w:bodyDiv w:val="1"/>
      <w:marLeft w:val="0"/>
      <w:marRight w:val="0"/>
      <w:marTop w:val="0"/>
      <w:marBottom w:val="0"/>
      <w:divBdr>
        <w:top w:val="none" w:sz="0" w:space="0" w:color="auto"/>
        <w:left w:val="none" w:sz="0" w:space="0" w:color="auto"/>
        <w:bottom w:val="none" w:sz="0" w:space="0" w:color="auto"/>
        <w:right w:val="none" w:sz="0" w:space="0" w:color="auto"/>
      </w:divBdr>
    </w:div>
    <w:div w:id="1851330032">
      <w:bodyDiv w:val="1"/>
      <w:marLeft w:val="0"/>
      <w:marRight w:val="0"/>
      <w:marTop w:val="0"/>
      <w:marBottom w:val="0"/>
      <w:divBdr>
        <w:top w:val="none" w:sz="0" w:space="0" w:color="auto"/>
        <w:left w:val="none" w:sz="0" w:space="0" w:color="auto"/>
        <w:bottom w:val="none" w:sz="0" w:space="0" w:color="auto"/>
        <w:right w:val="none" w:sz="0" w:space="0" w:color="auto"/>
      </w:divBdr>
    </w:div>
    <w:div w:id="1870415741">
      <w:bodyDiv w:val="1"/>
      <w:marLeft w:val="0"/>
      <w:marRight w:val="0"/>
      <w:marTop w:val="0"/>
      <w:marBottom w:val="0"/>
      <w:divBdr>
        <w:top w:val="none" w:sz="0" w:space="0" w:color="auto"/>
        <w:left w:val="none" w:sz="0" w:space="0" w:color="auto"/>
        <w:bottom w:val="none" w:sz="0" w:space="0" w:color="auto"/>
        <w:right w:val="none" w:sz="0" w:space="0" w:color="auto"/>
      </w:divBdr>
    </w:div>
    <w:div w:id="1888296057">
      <w:bodyDiv w:val="1"/>
      <w:marLeft w:val="0"/>
      <w:marRight w:val="0"/>
      <w:marTop w:val="0"/>
      <w:marBottom w:val="0"/>
      <w:divBdr>
        <w:top w:val="none" w:sz="0" w:space="0" w:color="auto"/>
        <w:left w:val="none" w:sz="0" w:space="0" w:color="auto"/>
        <w:bottom w:val="none" w:sz="0" w:space="0" w:color="auto"/>
        <w:right w:val="none" w:sz="0" w:space="0" w:color="auto"/>
      </w:divBdr>
    </w:div>
    <w:div w:id="1894996767">
      <w:bodyDiv w:val="1"/>
      <w:marLeft w:val="0"/>
      <w:marRight w:val="0"/>
      <w:marTop w:val="0"/>
      <w:marBottom w:val="0"/>
      <w:divBdr>
        <w:top w:val="none" w:sz="0" w:space="0" w:color="auto"/>
        <w:left w:val="none" w:sz="0" w:space="0" w:color="auto"/>
        <w:bottom w:val="none" w:sz="0" w:space="0" w:color="auto"/>
        <w:right w:val="none" w:sz="0" w:space="0" w:color="auto"/>
      </w:divBdr>
      <w:divsChild>
        <w:div w:id="26414118">
          <w:marLeft w:val="0"/>
          <w:marRight w:val="0"/>
          <w:marTop w:val="0"/>
          <w:marBottom w:val="0"/>
          <w:divBdr>
            <w:top w:val="none" w:sz="0" w:space="0" w:color="auto"/>
            <w:left w:val="none" w:sz="0" w:space="0" w:color="auto"/>
            <w:bottom w:val="none" w:sz="0" w:space="0" w:color="auto"/>
            <w:right w:val="none" w:sz="0" w:space="0" w:color="auto"/>
          </w:divBdr>
          <w:divsChild>
            <w:div w:id="1000624954">
              <w:marLeft w:val="0"/>
              <w:marRight w:val="0"/>
              <w:marTop w:val="0"/>
              <w:marBottom w:val="0"/>
              <w:divBdr>
                <w:top w:val="none" w:sz="0" w:space="0" w:color="auto"/>
                <w:left w:val="none" w:sz="0" w:space="0" w:color="auto"/>
                <w:bottom w:val="none" w:sz="0" w:space="0" w:color="auto"/>
                <w:right w:val="none" w:sz="0" w:space="0" w:color="auto"/>
              </w:divBdr>
            </w:div>
          </w:divsChild>
        </w:div>
        <w:div w:id="90710857">
          <w:marLeft w:val="0"/>
          <w:marRight w:val="0"/>
          <w:marTop w:val="0"/>
          <w:marBottom w:val="0"/>
          <w:divBdr>
            <w:top w:val="none" w:sz="0" w:space="0" w:color="auto"/>
            <w:left w:val="none" w:sz="0" w:space="0" w:color="auto"/>
            <w:bottom w:val="none" w:sz="0" w:space="0" w:color="auto"/>
            <w:right w:val="none" w:sz="0" w:space="0" w:color="auto"/>
          </w:divBdr>
          <w:divsChild>
            <w:div w:id="1465074936">
              <w:marLeft w:val="0"/>
              <w:marRight w:val="0"/>
              <w:marTop w:val="0"/>
              <w:marBottom w:val="0"/>
              <w:divBdr>
                <w:top w:val="none" w:sz="0" w:space="0" w:color="auto"/>
                <w:left w:val="none" w:sz="0" w:space="0" w:color="auto"/>
                <w:bottom w:val="none" w:sz="0" w:space="0" w:color="auto"/>
                <w:right w:val="none" w:sz="0" w:space="0" w:color="auto"/>
              </w:divBdr>
            </w:div>
          </w:divsChild>
        </w:div>
        <w:div w:id="297877704">
          <w:marLeft w:val="0"/>
          <w:marRight w:val="0"/>
          <w:marTop w:val="0"/>
          <w:marBottom w:val="0"/>
          <w:divBdr>
            <w:top w:val="none" w:sz="0" w:space="0" w:color="auto"/>
            <w:left w:val="none" w:sz="0" w:space="0" w:color="auto"/>
            <w:bottom w:val="none" w:sz="0" w:space="0" w:color="auto"/>
            <w:right w:val="none" w:sz="0" w:space="0" w:color="auto"/>
          </w:divBdr>
          <w:divsChild>
            <w:div w:id="116918390">
              <w:marLeft w:val="0"/>
              <w:marRight w:val="0"/>
              <w:marTop w:val="0"/>
              <w:marBottom w:val="0"/>
              <w:divBdr>
                <w:top w:val="none" w:sz="0" w:space="0" w:color="auto"/>
                <w:left w:val="none" w:sz="0" w:space="0" w:color="auto"/>
                <w:bottom w:val="none" w:sz="0" w:space="0" w:color="auto"/>
                <w:right w:val="none" w:sz="0" w:space="0" w:color="auto"/>
              </w:divBdr>
            </w:div>
            <w:div w:id="510754258">
              <w:marLeft w:val="0"/>
              <w:marRight w:val="0"/>
              <w:marTop w:val="0"/>
              <w:marBottom w:val="0"/>
              <w:divBdr>
                <w:top w:val="none" w:sz="0" w:space="0" w:color="auto"/>
                <w:left w:val="none" w:sz="0" w:space="0" w:color="auto"/>
                <w:bottom w:val="none" w:sz="0" w:space="0" w:color="auto"/>
                <w:right w:val="none" w:sz="0" w:space="0" w:color="auto"/>
              </w:divBdr>
            </w:div>
            <w:div w:id="535897806">
              <w:marLeft w:val="0"/>
              <w:marRight w:val="0"/>
              <w:marTop w:val="0"/>
              <w:marBottom w:val="0"/>
              <w:divBdr>
                <w:top w:val="none" w:sz="0" w:space="0" w:color="auto"/>
                <w:left w:val="none" w:sz="0" w:space="0" w:color="auto"/>
                <w:bottom w:val="none" w:sz="0" w:space="0" w:color="auto"/>
                <w:right w:val="none" w:sz="0" w:space="0" w:color="auto"/>
              </w:divBdr>
            </w:div>
            <w:div w:id="873274577">
              <w:marLeft w:val="0"/>
              <w:marRight w:val="0"/>
              <w:marTop w:val="0"/>
              <w:marBottom w:val="0"/>
              <w:divBdr>
                <w:top w:val="none" w:sz="0" w:space="0" w:color="auto"/>
                <w:left w:val="none" w:sz="0" w:space="0" w:color="auto"/>
                <w:bottom w:val="none" w:sz="0" w:space="0" w:color="auto"/>
                <w:right w:val="none" w:sz="0" w:space="0" w:color="auto"/>
              </w:divBdr>
            </w:div>
          </w:divsChild>
        </w:div>
        <w:div w:id="387068566">
          <w:marLeft w:val="0"/>
          <w:marRight w:val="0"/>
          <w:marTop w:val="0"/>
          <w:marBottom w:val="0"/>
          <w:divBdr>
            <w:top w:val="none" w:sz="0" w:space="0" w:color="auto"/>
            <w:left w:val="none" w:sz="0" w:space="0" w:color="auto"/>
            <w:bottom w:val="none" w:sz="0" w:space="0" w:color="auto"/>
            <w:right w:val="none" w:sz="0" w:space="0" w:color="auto"/>
          </w:divBdr>
          <w:divsChild>
            <w:div w:id="1647516127">
              <w:marLeft w:val="0"/>
              <w:marRight w:val="0"/>
              <w:marTop w:val="0"/>
              <w:marBottom w:val="0"/>
              <w:divBdr>
                <w:top w:val="none" w:sz="0" w:space="0" w:color="auto"/>
                <w:left w:val="none" w:sz="0" w:space="0" w:color="auto"/>
                <w:bottom w:val="none" w:sz="0" w:space="0" w:color="auto"/>
                <w:right w:val="none" w:sz="0" w:space="0" w:color="auto"/>
              </w:divBdr>
            </w:div>
          </w:divsChild>
        </w:div>
        <w:div w:id="526528484">
          <w:marLeft w:val="0"/>
          <w:marRight w:val="0"/>
          <w:marTop w:val="0"/>
          <w:marBottom w:val="0"/>
          <w:divBdr>
            <w:top w:val="none" w:sz="0" w:space="0" w:color="auto"/>
            <w:left w:val="none" w:sz="0" w:space="0" w:color="auto"/>
            <w:bottom w:val="none" w:sz="0" w:space="0" w:color="auto"/>
            <w:right w:val="none" w:sz="0" w:space="0" w:color="auto"/>
          </w:divBdr>
          <w:divsChild>
            <w:div w:id="1927497984">
              <w:marLeft w:val="0"/>
              <w:marRight w:val="0"/>
              <w:marTop w:val="0"/>
              <w:marBottom w:val="0"/>
              <w:divBdr>
                <w:top w:val="none" w:sz="0" w:space="0" w:color="auto"/>
                <w:left w:val="none" w:sz="0" w:space="0" w:color="auto"/>
                <w:bottom w:val="none" w:sz="0" w:space="0" w:color="auto"/>
                <w:right w:val="none" w:sz="0" w:space="0" w:color="auto"/>
              </w:divBdr>
            </w:div>
          </w:divsChild>
        </w:div>
        <w:div w:id="557786440">
          <w:marLeft w:val="0"/>
          <w:marRight w:val="0"/>
          <w:marTop w:val="0"/>
          <w:marBottom w:val="0"/>
          <w:divBdr>
            <w:top w:val="none" w:sz="0" w:space="0" w:color="auto"/>
            <w:left w:val="none" w:sz="0" w:space="0" w:color="auto"/>
            <w:bottom w:val="none" w:sz="0" w:space="0" w:color="auto"/>
            <w:right w:val="none" w:sz="0" w:space="0" w:color="auto"/>
          </w:divBdr>
          <w:divsChild>
            <w:div w:id="533152096">
              <w:marLeft w:val="0"/>
              <w:marRight w:val="0"/>
              <w:marTop w:val="0"/>
              <w:marBottom w:val="0"/>
              <w:divBdr>
                <w:top w:val="none" w:sz="0" w:space="0" w:color="auto"/>
                <w:left w:val="none" w:sz="0" w:space="0" w:color="auto"/>
                <w:bottom w:val="none" w:sz="0" w:space="0" w:color="auto"/>
                <w:right w:val="none" w:sz="0" w:space="0" w:color="auto"/>
              </w:divBdr>
            </w:div>
          </w:divsChild>
        </w:div>
        <w:div w:id="583421083">
          <w:marLeft w:val="0"/>
          <w:marRight w:val="0"/>
          <w:marTop w:val="0"/>
          <w:marBottom w:val="0"/>
          <w:divBdr>
            <w:top w:val="none" w:sz="0" w:space="0" w:color="auto"/>
            <w:left w:val="none" w:sz="0" w:space="0" w:color="auto"/>
            <w:bottom w:val="none" w:sz="0" w:space="0" w:color="auto"/>
            <w:right w:val="none" w:sz="0" w:space="0" w:color="auto"/>
          </w:divBdr>
          <w:divsChild>
            <w:div w:id="1697123713">
              <w:marLeft w:val="0"/>
              <w:marRight w:val="0"/>
              <w:marTop w:val="0"/>
              <w:marBottom w:val="0"/>
              <w:divBdr>
                <w:top w:val="none" w:sz="0" w:space="0" w:color="auto"/>
                <w:left w:val="none" w:sz="0" w:space="0" w:color="auto"/>
                <w:bottom w:val="none" w:sz="0" w:space="0" w:color="auto"/>
                <w:right w:val="none" w:sz="0" w:space="0" w:color="auto"/>
              </w:divBdr>
            </w:div>
          </w:divsChild>
        </w:div>
        <w:div w:id="698626339">
          <w:marLeft w:val="0"/>
          <w:marRight w:val="0"/>
          <w:marTop w:val="0"/>
          <w:marBottom w:val="0"/>
          <w:divBdr>
            <w:top w:val="none" w:sz="0" w:space="0" w:color="auto"/>
            <w:left w:val="none" w:sz="0" w:space="0" w:color="auto"/>
            <w:bottom w:val="none" w:sz="0" w:space="0" w:color="auto"/>
            <w:right w:val="none" w:sz="0" w:space="0" w:color="auto"/>
          </w:divBdr>
          <w:divsChild>
            <w:div w:id="941187824">
              <w:marLeft w:val="0"/>
              <w:marRight w:val="0"/>
              <w:marTop w:val="0"/>
              <w:marBottom w:val="0"/>
              <w:divBdr>
                <w:top w:val="none" w:sz="0" w:space="0" w:color="auto"/>
                <w:left w:val="none" w:sz="0" w:space="0" w:color="auto"/>
                <w:bottom w:val="none" w:sz="0" w:space="0" w:color="auto"/>
                <w:right w:val="none" w:sz="0" w:space="0" w:color="auto"/>
              </w:divBdr>
            </w:div>
          </w:divsChild>
        </w:div>
        <w:div w:id="713697746">
          <w:marLeft w:val="0"/>
          <w:marRight w:val="0"/>
          <w:marTop w:val="0"/>
          <w:marBottom w:val="0"/>
          <w:divBdr>
            <w:top w:val="none" w:sz="0" w:space="0" w:color="auto"/>
            <w:left w:val="none" w:sz="0" w:space="0" w:color="auto"/>
            <w:bottom w:val="none" w:sz="0" w:space="0" w:color="auto"/>
            <w:right w:val="none" w:sz="0" w:space="0" w:color="auto"/>
          </w:divBdr>
          <w:divsChild>
            <w:div w:id="1095781289">
              <w:marLeft w:val="0"/>
              <w:marRight w:val="0"/>
              <w:marTop w:val="0"/>
              <w:marBottom w:val="0"/>
              <w:divBdr>
                <w:top w:val="none" w:sz="0" w:space="0" w:color="auto"/>
                <w:left w:val="none" w:sz="0" w:space="0" w:color="auto"/>
                <w:bottom w:val="none" w:sz="0" w:space="0" w:color="auto"/>
                <w:right w:val="none" w:sz="0" w:space="0" w:color="auto"/>
              </w:divBdr>
            </w:div>
          </w:divsChild>
        </w:div>
        <w:div w:id="716860595">
          <w:marLeft w:val="0"/>
          <w:marRight w:val="0"/>
          <w:marTop w:val="0"/>
          <w:marBottom w:val="0"/>
          <w:divBdr>
            <w:top w:val="none" w:sz="0" w:space="0" w:color="auto"/>
            <w:left w:val="none" w:sz="0" w:space="0" w:color="auto"/>
            <w:bottom w:val="none" w:sz="0" w:space="0" w:color="auto"/>
            <w:right w:val="none" w:sz="0" w:space="0" w:color="auto"/>
          </w:divBdr>
          <w:divsChild>
            <w:div w:id="108016059">
              <w:marLeft w:val="0"/>
              <w:marRight w:val="0"/>
              <w:marTop w:val="0"/>
              <w:marBottom w:val="0"/>
              <w:divBdr>
                <w:top w:val="none" w:sz="0" w:space="0" w:color="auto"/>
                <w:left w:val="none" w:sz="0" w:space="0" w:color="auto"/>
                <w:bottom w:val="none" w:sz="0" w:space="0" w:color="auto"/>
                <w:right w:val="none" w:sz="0" w:space="0" w:color="auto"/>
              </w:divBdr>
            </w:div>
            <w:div w:id="396635497">
              <w:marLeft w:val="0"/>
              <w:marRight w:val="0"/>
              <w:marTop w:val="0"/>
              <w:marBottom w:val="0"/>
              <w:divBdr>
                <w:top w:val="none" w:sz="0" w:space="0" w:color="auto"/>
                <w:left w:val="none" w:sz="0" w:space="0" w:color="auto"/>
                <w:bottom w:val="none" w:sz="0" w:space="0" w:color="auto"/>
                <w:right w:val="none" w:sz="0" w:space="0" w:color="auto"/>
              </w:divBdr>
            </w:div>
            <w:div w:id="405613938">
              <w:marLeft w:val="0"/>
              <w:marRight w:val="0"/>
              <w:marTop w:val="0"/>
              <w:marBottom w:val="0"/>
              <w:divBdr>
                <w:top w:val="none" w:sz="0" w:space="0" w:color="auto"/>
                <w:left w:val="none" w:sz="0" w:space="0" w:color="auto"/>
                <w:bottom w:val="none" w:sz="0" w:space="0" w:color="auto"/>
                <w:right w:val="none" w:sz="0" w:space="0" w:color="auto"/>
              </w:divBdr>
            </w:div>
            <w:div w:id="828790073">
              <w:marLeft w:val="0"/>
              <w:marRight w:val="0"/>
              <w:marTop w:val="0"/>
              <w:marBottom w:val="0"/>
              <w:divBdr>
                <w:top w:val="none" w:sz="0" w:space="0" w:color="auto"/>
                <w:left w:val="none" w:sz="0" w:space="0" w:color="auto"/>
                <w:bottom w:val="none" w:sz="0" w:space="0" w:color="auto"/>
                <w:right w:val="none" w:sz="0" w:space="0" w:color="auto"/>
              </w:divBdr>
            </w:div>
            <w:div w:id="1428580967">
              <w:marLeft w:val="0"/>
              <w:marRight w:val="0"/>
              <w:marTop w:val="0"/>
              <w:marBottom w:val="0"/>
              <w:divBdr>
                <w:top w:val="none" w:sz="0" w:space="0" w:color="auto"/>
                <w:left w:val="none" w:sz="0" w:space="0" w:color="auto"/>
                <w:bottom w:val="none" w:sz="0" w:space="0" w:color="auto"/>
                <w:right w:val="none" w:sz="0" w:space="0" w:color="auto"/>
              </w:divBdr>
            </w:div>
            <w:div w:id="1535849642">
              <w:marLeft w:val="0"/>
              <w:marRight w:val="0"/>
              <w:marTop w:val="0"/>
              <w:marBottom w:val="0"/>
              <w:divBdr>
                <w:top w:val="none" w:sz="0" w:space="0" w:color="auto"/>
                <w:left w:val="none" w:sz="0" w:space="0" w:color="auto"/>
                <w:bottom w:val="none" w:sz="0" w:space="0" w:color="auto"/>
                <w:right w:val="none" w:sz="0" w:space="0" w:color="auto"/>
              </w:divBdr>
            </w:div>
            <w:div w:id="1948467929">
              <w:marLeft w:val="0"/>
              <w:marRight w:val="0"/>
              <w:marTop w:val="0"/>
              <w:marBottom w:val="0"/>
              <w:divBdr>
                <w:top w:val="none" w:sz="0" w:space="0" w:color="auto"/>
                <w:left w:val="none" w:sz="0" w:space="0" w:color="auto"/>
                <w:bottom w:val="none" w:sz="0" w:space="0" w:color="auto"/>
                <w:right w:val="none" w:sz="0" w:space="0" w:color="auto"/>
              </w:divBdr>
            </w:div>
            <w:div w:id="2029331733">
              <w:marLeft w:val="0"/>
              <w:marRight w:val="0"/>
              <w:marTop w:val="0"/>
              <w:marBottom w:val="0"/>
              <w:divBdr>
                <w:top w:val="none" w:sz="0" w:space="0" w:color="auto"/>
                <w:left w:val="none" w:sz="0" w:space="0" w:color="auto"/>
                <w:bottom w:val="none" w:sz="0" w:space="0" w:color="auto"/>
                <w:right w:val="none" w:sz="0" w:space="0" w:color="auto"/>
              </w:divBdr>
            </w:div>
          </w:divsChild>
        </w:div>
        <w:div w:id="825899898">
          <w:marLeft w:val="0"/>
          <w:marRight w:val="0"/>
          <w:marTop w:val="0"/>
          <w:marBottom w:val="0"/>
          <w:divBdr>
            <w:top w:val="none" w:sz="0" w:space="0" w:color="auto"/>
            <w:left w:val="none" w:sz="0" w:space="0" w:color="auto"/>
            <w:bottom w:val="none" w:sz="0" w:space="0" w:color="auto"/>
            <w:right w:val="none" w:sz="0" w:space="0" w:color="auto"/>
          </w:divBdr>
          <w:divsChild>
            <w:div w:id="1251037271">
              <w:marLeft w:val="0"/>
              <w:marRight w:val="0"/>
              <w:marTop w:val="0"/>
              <w:marBottom w:val="0"/>
              <w:divBdr>
                <w:top w:val="none" w:sz="0" w:space="0" w:color="auto"/>
                <w:left w:val="none" w:sz="0" w:space="0" w:color="auto"/>
                <w:bottom w:val="none" w:sz="0" w:space="0" w:color="auto"/>
                <w:right w:val="none" w:sz="0" w:space="0" w:color="auto"/>
              </w:divBdr>
            </w:div>
          </w:divsChild>
        </w:div>
        <w:div w:id="930940834">
          <w:marLeft w:val="0"/>
          <w:marRight w:val="0"/>
          <w:marTop w:val="0"/>
          <w:marBottom w:val="0"/>
          <w:divBdr>
            <w:top w:val="none" w:sz="0" w:space="0" w:color="auto"/>
            <w:left w:val="none" w:sz="0" w:space="0" w:color="auto"/>
            <w:bottom w:val="none" w:sz="0" w:space="0" w:color="auto"/>
            <w:right w:val="none" w:sz="0" w:space="0" w:color="auto"/>
          </w:divBdr>
          <w:divsChild>
            <w:div w:id="825783993">
              <w:marLeft w:val="0"/>
              <w:marRight w:val="0"/>
              <w:marTop w:val="0"/>
              <w:marBottom w:val="0"/>
              <w:divBdr>
                <w:top w:val="none" w:sz="0" w:space="0" w:color="auto"/>
                <w:left w:val="none" w:sz="0" w:space="0" w:color="auto"/>
                <w:bottom w:val="none" w:sz="0" w:space="0" w:color="auto"/>
                <w:right w:val="none" w:sz="0" w:space="0" w:color="auto"/>
              </w:divBdr>
            </w:div>
          </w:divsChild>
        </w:div>
        <w:div w:id="971329615">
          <w:marLeft w:val="0"/>
          <w:marRight w:val="0"/>
          <w:marTop w:val="0"/>
          <w:marBottom w:val="0"/>
          <w:divBdr>
            <w:top w:val="none" w:sz="0" w:space="0" w:color="auto"/>
            <w:left w:val="none" w:sz="0" w:space="0" w:color="auto"/>
            <w:bottom w:val="none" w:sz="0" w:space="0" w:color="auto"/>
            <w:right w:val="none" w:sz="0" w:space="0" w:color="auto"/>
          </w:divBdr>
          <w:divsChild>
            <w:div w:id="192503923">
              <w:marLeft w:val="0"/>
              <w:marRight w:val="0"/>
              <w:marTop w:val="0"/>
              <w:marBottom w:val="0"/>
              <w:divBdr>
                <w:top w:val="none" w:sz="0" w:space="0" w:color="auto"/>
                <w:left w:val="none" w:sz="0" w:space="0" w:color="auto"/>
                <w:bottom w:val="none" w:sz="0" w:space="0" w:color="auto"/>
                <w:right w:val="none" w:sz="0" w:space="0" w:color="auto"/>
              </w:divBdr>
            </w:div>
          </w:divsChild>
        </w:div>
        <w:div w:id="974212482">
          <w:marLeft w:val="0"/>
          <w:marRight w:val="0"/>
          <w:marTop w:val="0"/>
          <w:marBottom w:val="0"/>
          <w:divBdr>
            <w:top w:val="none" w:sz="0" w:space="0" w:color="auto"/>
            <w:left w:val="none" w:sz="0" w:space="0" w:color="auto"/>
            <w:bottom w:val="none" w:sz="0" w:space="0" w:color="auto"/>
            <w:right w:val="none" w:sz="0" w:space="0" w:color="auto"/>
          </w:divBdr>
          <w:divsChild>
            <w:div w:id="1956906853">
              <w:marLeft w:val="0"/>
              <w:marRight w:val="0"/>
              <w:marTop w:val="0"/>
              <w:marBottom w:val="0"/>
              <w:divBdr>
                <w:top w:val="none" w:sz="0" w:space="0" w:color="auto"/>
                <w:left w:val="none" w:sz="0" w:space="0" w:color="auto"/>
                <w:bottom w:val="none" w:sz="0" w:space="0" w:color="auto"/>
                <w:right w:val="none" w:sz="0" w:space="0" w:color="auto"/>
              </w:divBdr>
            </w:div>
          </w:divsChild>
        </w:div>
        <w:div w:id="978151347">
          <w:marLeft w:val="0"/>
          <w:marRight w:val="0"/>
          <w:marTop w:val="0"/>
          <w:marBottom w:val="0"/>
          <w:divBdr>
            <w:top w:val="none" w:sz="0" w:space="0" w:color="auto"/>
            <w:left w:val="none" w:sz="0" w:space="0" w:color="auto"/>
            <w:bottom w:val="none" w:sz="0" w:space="0" w:color="auto"/>
            <w:right w:val="none" w:sz="0" w:space="0" w:color="auto"/>
          </w:divBdr>
          <w:divsChild>
            <w:div w:id="890112863">
              <w:marLeft w:val="0"/>
              <w:marRight w:val="0"/>
              <w:marTop w:val="0"/>
              <w:marBottom w:val="0"/>
              <w:divBdr>
                <w:top w:val="none" w:sz="0" w:space="0" w:color="auto"/>
                <w:left w:val="none" w:sz="0" w:space="0" w:color="auto"/>
                <w:bottom w:val="none" w:sz="0" w:space="0" w:color="auto"/>
                <w:right w:val="none" w:sz="0" w:space="0" w:color="auto"/>
              </w:divBdr>
            </w:div>
          </w:divsChild>
        </w:div>
        <w:div w:id="992949506">
          <w:marLeft w:val="0"/>
          <w:marRight w:val="0"/>
          <w:marTop w:val="0"/>
          <w:marBottom w:val="0"/>
          <w:divBdr>
            <w:top w:val="none" w:sz="0" w:space="0" w:color="auto"/>
            <w:left w:val="none" w:sz="0" w:space="0" w:color="auto"/>
            <w:bottom w:val="none" w:sz="0" w:space="0" w:color="auto"/>
            <w:right w:val="none" w:sz="0" w:space="0" w:color="auto"/>
          </w:divBdr>
          <w:divsChild>
            <w:div w:id="1735153024">
              <w:marLeft w:val="0"/>
              <w:marRight w:val="0"/>
              <w:marTop w:val="0"/>
              <w:marBottom w:val="0"/>
              <w:divBdr>
                <w:top w:val="none" w:sz="0" w:space="0" w:color="auto"/>
                <w:left w:val="none" w:sz="0" w:space="0" w:color="auto"/>
                <w:bottom w:val="none" w:sz="0" w:space="0" w:color="auto"/>
                <w:right w:val="none" w:sz="0" w:space="0" w:color="auto"/>
              </w:divBdr>
            </w:div>
          </w:divsChild>
        </w:div>
        <w:div w:id="1044477461">
          <w:marLeft w:val="0"/>
          <w:marRight w:val="0"/>
          <w:marTop w:val="0"/>
          <w:marBottom w:val="0"/>
          <w:divBdr>
            <w:top w:val="none" w:sz="0" w:space="0" w:color="auto"/>
            <w:left w:val="none" w:sz="0" w:space="0" w:color="auto"/>
            <w:bottom w:val="none" w:sz="0" w:space="0" w:color="auto"/>
            <w:right w:val="none" w:sz="0" w:space="0" w:color="auto"/>
          </w:divBdr>
          <w:divsChild>
            <w:div w:id="989023225">
              <w:marLeft w:val="0"/>
              <w:marRight w:val="0"/>
              <w:marTop w:val="0"/>
              <w:marBottom w:val="0"/>
              <w:divBdr>
                <w:top w:val="none" w:sz="0" w:space="0" w:color="auto"/>
                <w:left w:val="none" w:sz="0" w:space="0" w:color="auto"/>
                <w:bottom w:val="none" w:sz="0" w:space="0" w:color="auto"/>
                <w:right w:val="none" w:sz="0" w:space="0" w:color="auto"/>
              </w:divBdr>
            </w:div>
          </w:divsChild>
        </w:div>
        <w:div w:id="1177116124">
          <w:marLeft w:val="0"/>
          <w:marRight w:val="0"/>
          <w:marTop w:val="0"/>
          <w:marBottom w:val="0"/>
          <w:divBdr>
            <w:top w:val="none" w:sz="0" w:space="0" w:color="auto"/>
            <w:left w:val="none" w:sz="0" w:space="0" w:color="auto"/>
            <w:bottom w:val="none" w:sz="0" w:space="0" w:color="auto"/>
            <w:right w:val="none" w:sz="0" w:space="0" w:color="auto"/>
          </w:divBdr>
          <w:divsChild>
            <w:div w:id="105471725">
              <w:marLeft w:val="0"/>
              <w:marRight w:val="0"/>
              <w:marTop w:val="0"/>
              <w:marBottom w:val="0"/>
              <w:divBdr>
                <w:top w:val="none" w:sz="0" w:space="0" w:color="auto"/>
                <w:left w:val="none" w:sz="0" w:space="0" w:color="auto"/>
                <w:bottom w:val="none" w:sz="0" w:space="0" w:color="auto"/>
                <w:right w:val="none" w:sz="0" w:space="0" w:color="auto"/>
              </w:divBdr>
            </w:div>
          </w:divsChild>
        </w:div>
        <w:div w:id="1298268345">
          <w:marLeft w:val="0"/>
          <w:marRight w:val="0"/>
          <w:marTop w:val="0"/>
          <w:marBottom w:val="0"/>
          <w:divBdr>
            <w:top w:val="none" w:sz="0" w:space="0" w:color="auto"/>
            <w:left w:val="none" w:sz="0" w:space="0" w:color="auto"/>
            <w:bottom w:val="none" w:sz="0" w:space="0" w:color="auto"/>
            <w:right w:val="none" w:sz="0" w:space="0" w:color="auto"/>
          </w:divBdr>
          <w:divsChild>
            <w:div w:id="1224296545">
              <w:marLeft w:val="0"/>
              <w:marRight w:val="0"/>
              <w:marTop w:val="0"/>
              <w:marBottom w:val="0"/>
              <w:divBdr>
                <w:top w:val="none" w:sz="0" w:space="0" w:color="auto"/>
                <w:left w:val="none" w:sz="0" w:space="0" w:color="auto"/>
                <w:bottom w:val="none" w:sz="0" w:space="0" w:color="auto"/>
                <w:right w:val="none" w:sz="0" w:space="0" w:color="auto"/>
              </w:divBdr>
            </w:div>
          </w:divsChild>
        </w:div>
        <w:div w:id="1326518211">
          <w:marLeft w:val="0"/>
          <w:marRight w:val="0"/>
          <w:marTop w:val="0"/>
          <w:marBottom w:val="0"/>
          <w:divBdr>
            <w:top w:val="none" w:sz="0" w:space="0" w:color="auto"/>
            <w:left w:val="none" w:sz="0" w:space="0" w:color="auto"/>
            <w:bottom w:val="none" w:sz="0" w:space="0" w:color="auto"/>
            <w:right w:val="none" w:sz="0" w:space="0" w:color="auto"/>
          </w:divBdr>
          <w:divsChild>
            <w:div w:id="1811098299">
              <w:marLeft w:val="0"/>
              <w:marRight w:val="0"/>
              <w:marTop w:val="0"/>
              <w:marBottom w:val="0"/>
              <w:divBdr>
                <w:top w:val="none" w:sz="0" w:space="0" w:color="auto"/>
                <w:left w:val="none" w:sz="0" w:space="0" w:color="auto"/>
                <w:bottom w:val="none" w:sz="0" w:space="0" w:color="auto"/>
                <w:right w:val="none" w:sz="0" w:space="0" w:color="auto"/>
              </w:divBdr>
            </w:div>
          </w:divsChild>
        </w:div>
        <w:div w:id="1343360464">
          <w:marLeft w:val="0"/>
          <w:marRight w:val="0"/>
          <w:marTop w:val="0"/>
          <w:marBottom w:val="0"/>
          <w:divBdr>
            <w:top w:val="none" w:sz="0" w:space="0" w:color="auto"/>
            <w:left w:val="none" w:sz="0" w:space="0" w:color="auto"/>
            <w:bottom w:val="none" w:sz="0" w:space="0" w:color="auto"/>
            <w:right w:val="none" w:sz="0" w:space="0" w:color="auto"/>
          </w:divBdr>
          <w:divsChild>
            <w:div w:id="125317299">
              <w:marLeft w:val="0"/>
              <w:marRight w:val="0"/>
              <w:marTop w:val="0"/>
              <w:marBottom w:val="0"/>
              <w:divBdr>
                <w:top w:val="none" w:sz="0" w:space="0" w:color="auto"/>
                <w:left w:val="none" w:sz="0" w:space="0" w:color="auto"/>
                <w:bottom w:val="none" w:sz="0" w:space="0" w:color="auto"/>
                <w:right w:val="none" w:sz="0" w:space="0" w:color="auto"/>
              </w:divBdr>
            </w:div>
          </w:divsChild>
        </w:div>
        <w:div w:id="1458331151">
          <w:marLeft w:val="0"/>
          <w:marRight w:val="0"/>
          <w:marTop w:val="0"/>
          <w:marBottom w:val="0"/>
          <w:divBdr>
            <w:top w:val="none" w:sz="0" w:space="0" w:color="auto"/>
            <w:left w:val="none" w:sz="0" w:space="0" w:color="auto"/>
            <w:bottom w:val="none" w:sz="0" w:space="0" w:color="auto"/>
            <w:right w:val="none" w:sz="0" w:space="0" w:color="auto"/>
          </w:divBdr>
          <w:divsChild>
            <w:div w:id="812135777">
              <w:marLeft w:val="0"/>
              <w:marRight w:val="0"/>
              <w:marTop w:val="0"/>
              <w:marBottom w:val="0"/>
              <w:divBdr>
                <w:top w:val="none" w:sz="0" w:space="0" w:color="auto"/>
                <w:left w:val="none" w:sz="0" w:space="0" w:color="auto"/>
                <w:bottom w:val="none" w:sz="0" w:space="0" w:color="auto"/>
                <w:right w:val="none" w:sz="0" w:space="0" w:color="auto"/>
              </w:divBdr>
            </w:div>
            <w:div w:id="867793868">
              <w:marLeft w:val="0"/>
              <w:marRight w:val="0"/>
              <w:marTop w:val="0"/>
              <w:marBottom w:val="0"/>
              <w:divBdr>
                <w:top w:val="none" w:sz="0" w:space="0" w:color="auto"/>
                <w:left w:val="none" w:sz="0" w:space="0" w:color="auto"/>
                <w:bottom w:val="none" w:sz="0" w:space="0" w:color="auto"/>
                <w:right w:val="none" w:sz="0" w:space="0" w:color="auto"/>
              </w:divBdr>
            </w:div>
            <w:div w:id="1599096180">
              <w:marLeft w:val="0"/>
              <w:marRight w:val="0"/>
              <w:marTop w:val="0"/>
              <w:marBottom w:val="0"/>
              <w:divBdr>
                <w:top w:val="none" w:sz="0" w:space="0" w:color="auto"/>
                <w:left w:val="none" w:sz="0" w:space="0" w:color="auto"/>
                <w:bottom w:val="none" w:sz="0" w:space="0" w:color="auto"/>
                <w:right w:val="none" w:sz="0" w:space="0" w:color="auto"/>
              </w:divBdr>
            </w:div>
            <w:div w:id="1672634854">
              <w:marLeft w:val="0"/>
              <w:marRight w:val="0"/>
              <w:marTop w:val="0"/>
              <w:marBottom w:val="0"/>
              <w:divBdr>
                <w:top w:val="none" w:sz="0" w:space="0" w:color="auto"/>
                <w:left w:val="none" w:sz="0" w:space="0" w:color="auto"/>
                <w:bottom w:val="none" w:sz="0" w:space="0" w:color="auto"/>
                <w:right w:val="none" w:sz="0" w:space="0" w:color="auto"/>
              </w:divBdr>
            </w:div>
          </w:divsChild>
        </w:div>
        <w:div w:id="1501653853">
          <w:marLeft w:val="0"/>
          <w:marRight w:val="0"/>
          <w:marTop w:val="0"/>
          <w:marBottom w:val="0"/>
          <w:divBdr>
            <w:top w:val="none" w:sz="0" w:space="0" w:color="auto"/>
            <w:left w:val="none" w:sz="0" w:space="0" w:color="auto"/>
            <w:bottom w:val="none" w:sz="0" w:space="0" w:color="auto"/>
            <w:right w:val="none" w:sz="0" w:space="0" w:color="auto"/>
          </w:divBdr>
          <w:divsChild>
            <w:div w:id="1479881310">
              <w:marLeft w:val="0"/>
              <w:marRight w:val="0"/>
              <w:marTop w:val="0"/>
              <w:marBottom w:val="0"/>
              <w:divBdr>
                <w:top w:val="none" w:sz="0" w:space="0" w:color="auto"/>
                <w:left w:val="none" w:sz="0" w:space="0" w:color="auto"/>
                <w:bottom w:val="none" w:sz="0" w:space="0" w:color="auto"/>
                <w:right w:val="none" w:sz="0" w:space="0" w:color="auto"/>
              </w:divBdr>
            </w:div>
          </w:divsChild>
        </w:div>
        <w:div w:id="1532914432">
          <w:marLeft w:val="0"/>
          <w:marRight w:val="0"/>
          <w:marTop w:val="0"/>
          <w:marBottom w:val="0"/>
          <w:divBdr>
            <w:top w:val="none" w:sz="0" w:space="0" w:color="auto"/>
            <w:left w:val="none" w:sz="0" w:space="0" w:color="auto"/>
            <w:bottom w:val="none" w:sz="0" w:space="0" w:color="auto"/>
            <w:right w:val="none" w:sz="0" w:space="0" w:color="auto"/>
          </w:divBdr>
          <w:divsChild>
            <w:div w:id="101728933">
              <w:marLeft w:val="0"/>
              <w:marRight w:val="0"/>
              <w:marTop w:val="0"/>
              <w:marBottom w:val="0"/>
              <w:divBdr>
                <w:top w:val="none" w:sz="0" w:space="0" w:color="auto"/>
                <w:left w:val="none" w:sz="0" w:space="0" w:color="auto"/>
                <w:bottom w:val="none" w:sz="0" w:space="0" w:color="auto"/>
                <w:right w:val="none" w:sz="0" w:space="0" w:color="auto"/>
              </w:divBdr>
            </w:div>
          </w:divsChild>
        </w:div>
        <w:div w:id="1556820270">
          <w:marLeft w:val="0"/>
          <w:marRight w:val="0"/>
          <w:marTop w:val="0"/>
          <w:marBottom w:val="0"/>
          <w:divBdr>
            <w:top w:val="none" w:sz="0" w:space="0" w:color="auto"/>
            <w:left w:val="none" w:sz="0" w:space="0" w:color="auto"/>
            <w:bottom w:val="none" w:sz="0" w:space="0" w:color="auto"/>
            <w:right w:val="none" w:sz="0" w:space="0" w:color="auto"/>
          </w:divBdr>
          <w:divsChild>
            <w:div w:id="368068812">
              <w:marLeft w:val="0"/>
              <w:marRight w:val="0"/>
              <w:marTop w:val="0"/>
              <w:marBottom w:val="0"/>
              <w:divBdr>
                <w:top w:val="none" w:sz="0" w:space="0" w:color="auto"/>
                <w:left w:val="none" w:sz="0" w:space="0" w:color="auto"/>
                <w:bottom w:val="none" w:sz="0" w:space="0" w:color="auto"/>
                <w:right w:val="none" w:sz="0" w:space="0" w:color="auto"/>
              </w:divBdr>
            </w:div>
          </w:divsChild>
        </w:div>
        <w:div w:id="1582183310">
          <w:marLeft w:val="0"/>
          <w:marRight w:val="0"/>
          <w:marTop w:val="0"/>
          <w:marBottom w:val="0"/>
          <w:divBdr>
            <w:top w:val="none" w:sz="0" w:space="0" w:color="auto"/>
            <w:left w:val="none" w:sz="0" w:space="0" w:color="auto"/>
            <w:bottom w:val="none" w:sz="0" w:space="0" w:color="auto"/>
            <w:right w:val="none" w:sz="0" w:space="0" w:color="auto"/>
          </w:divBdr>
          <w:divsChild>
            <w:div w:id="1689722808">
              <w:marLeft w:val="0"/>
              <w:marRight w:val="0"/>
              <w:marTop w:val="0"/>
              <w:marBottom w:val="0"/>
              <w:divBdr>
                <w:top w:val="none" w:sz="0" w:space="0" w:color="auto"/>
                <w:left w:val="none" w:sz="0" w:space="0" w:color="auto"/>
                <w:bottom w:val="none" w:sz="0" w:space="0" w:color="auto"/>
                <w:right w:val="none" w:sz="0" w:space="0" w:color="auto"/>
              </w:divBdr>
            </w:div>
          </w:divsChild>
        </w:div>
        <w:div w:id="1618440466">
          <w:marLeft w:val="0"/>
          <w:marRight w:val="0"/>
          <w:marTop w:val="0"/>
          <w:marBottom w:val="0"/>
          <w:divBdr>
            <w:top w:val="none" w:sz="0" w:space="0" w:color="auto"/>
            <w:left w:val="none" w:sz="0" w:space="0" w:color="auto"/>
            <w:bottom w:val="none" w:sz="0" w:space="0" w:color="auto"/>
            <w:right w:val="none" w:sz="0" w:space="0" w:color="auto"/>
          </w:divBdr>
          <w:divsChild>
            <w:div w:id="1494368680">
              <w:marLeft w:val="0"/>
              <w:marRight w:val="0"/>
              <w:marTop w:val="0"/>
              <w:marBottom w:val="0"/>
              <w:divBdr>
                <w:top w:val="none" w:sz="0" w:space="0" w:color="auto"/>
                <w:left w:val="none" w:sz="0" w:space="0" w:color="auto"/>
                <w:bottom w:val="none" w:sz="0" w:space="0" w:color="auto"/>
                <w:right w:val="none" w:sz="0" w:space="0" w:color="auto"/>
              </w:divBdr>
            </w:div>
          </w:divsChild>
        </w:div>
        <w:div w:id="1649360925">
          <w:marLeft w:val="0"/>
          <w:marRight w:val="0"/>
          <w:marTop w:val="0"/>
          <w:marBottom w:val="0"/>
          <w:divBdr>
            <w:top w:val="none" w:sz="0" w:space="0" w:color="auto"/>
            <w:left w:val="none" w:sz="0" w:space="0" w:color="auto"/>
            <w:bottom w:val="none" w:sz="0" w:space="0" w:color="auto"/>
            <w:right w:val="none" w:sz="0" w:space="0" w:color="auto"/>
          </w:divBdr>
          <w:divsChild>
            <w:div w:id="848829418">
              <w:marLeft w:val="0"/>
              <w:marRight w:val="0"/>
              <w:marTop w:val="0"/>
              <w:marBottom w:val="0"/>
              <w:divBdr>
                <w:top w:val="none" w:sz="0" w:space="0" w:color="auto"/>
                <w:left w:val="none" w:sz="0" w:space="0" w:color="auto"/>
                <w:bottom w:val="none" w:sz="0" w:space="0" w:color="auto"/>
                <w:right w:val="none" w:sz="0" w:space="0" w:color="auto"/>
              </w:divBdr>
            </w:div>
          </w:divsChild>
        </w:div>
        <w:div w:id="1733700121">
          <w:marLeft w:val="0"/>
          <w:marRight w:val="0"/>
          <w:marTop w:val="0"/>
          <w:marBottom w:val="0"/>
          <w:divBdr>
            <w:top w:val="none" w:sz="0" w:space="0" w:color="auto"/>
            <w:left w:val="none" w:sz="0" w:space="0" w:color="auto"/>
            <w:bottom w:val="none" w:sz="0" w:space="0" w:color="auto"/>
            <w:right w:val="none" w:sz="0" w:space="0" w:color="auto"/>
          </w:divBdr>
          <w:divsChild>
            <w:div w:id="104932464">
              <w:marLeft w:val="0"/>
              <w:marRight w:val="0"/>
              <w:marTop w:val="0"/>
              <w:marBottom w:val="0"/>
              <w:divBdr>
                <w:top w:val="none" w:sz="0" w:space="0" w:color="auto"/>
                <w:left w:val="none" w:sz="0" w:space="0" w:color="auto"/>
                <w:bottom w:val="none" w:sz="0" w:space="0" w:color="auto"/>
                <w:right w:val="none" w:sz="0" w:space="0" w:color="auto"/>
              </w:divBdr>
            </w:div>
          </w:divsChild>
        </w:div>
        <w:div w:id="1934973721">
          <w:marLeft w:val="0"/>
          <w:marRight w:val="0"/>
          <w:marTop w:val="0"/>
          <w:marBottom w:val="0"/>
          <w:divBdr>
            <w:top w:val="none" w:sz="0" w:space="0" w:color="auto"/>
            <w:left w:val="none" w:sz="0" w:space="0" w:color="auto"/>
            <w:bottom w:val="none" w:sz="0" w:space="0" w:color="auto"/>
            <w:right w:val="none" w:sz="0" w:space="0" w:color="auto"/>
          </w:divBdr>
          <w:divsChild>
            <w:div w:id="569538394">
              <w:marLeft w:val="0"/>
              <w:marRight w:val="0"/>
              <w:marTop w:val="0"/>
              <w:marBottom w:val="0"/>
              <w:divBdr>
                <w:top w:val="none" w:sz="0" w:space="0" w:color="auto"/>
                <w:left w:val="none" w:sz="0" w:space="0" w:color="auto"/>
                <w:bottom w:val="none" w:sz="0" w:space="0" w:color="auto"/>
                <w:right w:val="none" w:sz="0" w:space="0" w:color="auto"/>
              </w:divBdr>
            </w:div>
          </w:divsChild>
        </w:div>
        <w:div w:id="1938901723">
          <w:marLeft w:val="0"/>
          <w:marRight w:val="0"/>
          <w:marTop w:val="0"/>
          <w:marBottom w:val="0"/>
          <w:divBdr>
            <w:top w:val="none" w:sz="0" w:space="0" w:color="auto"/>
            <w:left w:val="none" w:sz="0" w:space="0" w:color="auto"/>
            <w:bottom w:val="none" w:sz="0" w:space="0" w:color="auto"/>
            <w:right w:val="none" w:sz="0" w:space="0" w:color="auto"/>
          </w:divBdr>
          <w:divsChild>
            <w:div w:id="1631132880">
              <w:marLeft w:val="0"/>
              <w:marRight w:val="0"/>
              <w:marTop w:val="0"/>
              <w:marBottom w:val="0"/>
              <w:divBdr>
                <w:top w:val="none" w:sz="0" w:space="0" w:color="auto"/>
                <w:left w:val="none" w:sz="0" w:space="0" w:color="auto"/>
                <w:bottom w:val="none" w:sz="0" w:space="0" w:color="auto"/>
                <w:right w:val="none" w:sz="0" w:space="0" w:color="auto"/>
              </w:divBdr>
            </w:div>
          </w:divsChild>
        </w:div>
        <w:div w:id="1967807532">
          <w:marLeft w:val="0"/>
          <w:marRight w:val="0"/>
          <w:marTop w:val="0"/>
          <w:marBottom w:val="0"/>
          <w:divBdr>
            <w:top w:val="none" w:sz="0" w:space="0" w:color="auto"/>
            <w:left w:val="none" w:sz="0" w:space="0" w:color="auto"/>
            <w:bottom w:val="none" w:sz="0" w:space="0" w:color="auto"/>
            <w:right w:val="none" w:sz="0" w:space="0" w:color="auto"/>
          </w:divBdr>
          <w:divsChild>
            <w:div w:id="1537042546">
              <w:marLeft w:val="0"/>
              <w:marRight w:val="0"/>
              <w:marTop w:val="0"/>
              <w:marBottom w:val="0"/>
              <w:divBdr>
                <w:top w:val="none" w:sz="0" w:space="0" w:color="auto"/>
                <w:left w:val="none" w:sz="0" w:space="0" w:color="auto"/>
                <w:bottom w:val="none" w:sz="0" w:space="0" w:color="auto"/>
                <w:right w:val="none" w:sz="0" w:space="0" w:color="auto"/>
              </w:divBdr>
            </w:div>
          </w:divsChild>
        </w:div>
        <w:div w:id="2037075239">
          <w:marLeft w:val="0"/>
          <w:marRight w:val="0"/>
          <w:marTop w:val="0"/>
          <w:marBottom w:val="0"/>
          <w:divBdr>
            <w:top w:val="none" w:sz="0" w:space="0" w:color="auto"/>
            <w:left w:val="none" w:sz="0" w:space="0" w:color="auto"/>
            <w:bottom w:val="none" w:sz="0" w:space="0" w:color="auto"/>
            <w:right w:val="none" w:sz="0" w:space="0" w:color="auto"/>
          </w:divBdr>
          <w:divsChild>
            <w:div w:id="1862359837">
              <w:marLeft w:val="0"/>
              <w:marRight w:val="0"/>
              <w:marTop w:val="0"/>
              <w:marBottom w:val="0"/>
              <w:divBdr>
                <w:top w:val="none" w:sz="0" w:space="0" w:color="auto"/>
                <w:left w:val="none" w:sz="0" w:space="0" w:color="auto"/>
                <w:bottom w:val="none" w:sz="0" w:space="0" w:color="auto"/>
                <w:right w:val="none" w:sz="0" w:space="0" w:color="auto"/>
              </w:divBdr>
            </w:div>
          </w:divsChild>
        </w:div>
        <w:div w:id="2090615553">
          <w:marLeft w:val="0"/>
          <w:marRight w:val="0"/>
          <w:marTop w:val="0"/>
          <w:marBottom w:val="0"/>
          <w:divBdr>
            <w:top w:val="none" w:sz="0" w:space="0" w:color="auto"/>
            <w:left w:val="none" w:sz="0" w:space="0" w:color="auto"/>
            <w:bottom w:val="none" w:sz="0" w:space="0" w:color="auto"/>
            <w:right w:val="none" w:sz="0" w:space="0" w:color="auto"/>
          </w:divBdr>
          <w:divsChild>
            <w:div w:id="6762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17153">
      <w:bodyDiv w:val="1"/>
      <w:marLeft w:val="0"/>
      <w:marRight w:val="0"/>
      <w:marTop w:val="0"/>
      <w:marBottom w:val="0"/>
      <w:divBdr>
        <w:top w:val="none" w:sz="0" w:space="0" w:color="auto"/>
        <w:left w:val="none" w:sz="0" w:space="0" w:color="auto"/>
        <w:bottom w:val="none" w:sz="0" w:space="0" w:color="auto"/>
        <w:right w:val="none" w:sz="0" w:space="0" w:color="auto"/>
      </w:divBdr>
    </w:div>
    <w:div w:id="1911378306">
      <w:bodyDiv w:val="1"/>
      <w:marLeft w:val="0"/>
      <w:marRight w:val="0"/>
      <w:marTop w:val="0"/>
      <w:marBottom w:val="0"/>
      <w:divBdr>
        <w:top w:val="none" w:sz="0" w:space="0" w:color="auto"/>
        <w:left w:val="none" w:sz="0" w:space="0" w:color="auto"/>
        <w:bottom w:val="none" w:sz="0" w:space="0" w:color="auto"/>
        <w:right w:val="none" w:sz="0" w:space="0" w:color="auto"/>
      </w:divBdr>
      <w:divsChild>
        <w:div w:id="2359713">
          <w:marLeft w:val="0"/>
          <w:marRight w:val="0"/>
          <w:marTop w:val="0"/>
          <w:marBottom w:val="0"/>
          <w:divBdr>
            <w:top w:val="none" w:sz="0" w:space="0" w:color="auto"/>
            <w:left w:val="none" w:sz="0" w:space="0" w:color="auto"/>
            <w:bottom w:val="none" w:sz="0" w:space="0" w:color="auto"/>
            <w:right w:val="none" w:sz="0" w:space="0" w:color="auto"/>
          </w:divBdr>
        </w:div>
        <w:div w:id="76362960">
          <w:marLeft w:val="0"/>
          <w:marRight w:val="0"/>
          <w:marTop w:val="0"/>
          <w:marBottom w:val="0"/>
          <w:divBdr>
            <w:top w:val="none" w:sz="0" w:space="0" w:color="auto"/>
            <w:left w:val="none" w:sz="0" w:space="0" w:color="auto"/>
            <w:bottom w:val="none" w:sz="0" w:space="0" w:color="auto"/>
            <w:right w:val="none" w:sz="0" w:space="0" w:color="auto"/>
          </w:divBdr>
        </w:div>
        <w:div w:id="82339914">
          <w:marLeft w:val="0"/>
          <w:marRight w:val="0"/>
          <w:marTop w:val="0"/>
          <w:marBottom w:val="0"/>
          <w:divBdr>
            <w:top w:val="none" w:sz="0" w:space="0" w:color="auto"/>
            <w:left w:val="none" w:sz="0" w:space="0" w:color="auto"/>
            <w:bottom w:val="none" w:sz="0" w:space="0" w:color="auto"/>
            <w:right w:val="none" w:sz="0" w:space="0" w:color="auto"/>
          </w:divBdr>
        </w:div>
        <w:div w:id="314456270">
          <w:marLeft w:val="0"/>
          <w:marRight w:val="0"/>
          <w:marTop w:val="0"/>
          <w:marBottom w:val="0"/>
          <w:divBdr>
            <w:top w:val="none" w:sz="0" w:space="0" w:color="auto"/>
            <w:left w:val="none" w:sz="0" w:space="0" w:color="auto"/>
            <w:bottom w:val="none" w:sz="0" w:space="0" w:color="auto"/>
            <w:right w:val="none" w:sz="0" w:space="0" w:color="auto"/>
          </w:divBdr>
        </w:div>
        <w:div w:id="558520146">
          <w:marLeft w:val="0"/>
          <w:marRight w:val="0"/>
          <w:marTop w:val="0"/>
          <w:marBottom w:val="0"/>
          <w:divBdr>
            <w:top w:val="none" w:sz="0" w:space="0" w:color="auto"/>
            <w:left w:val="none" w:sz="0" w:space="0" w:color="auto"/>
            <w:bottom w:val="none" w:sz="0" w:space="0" w:color="auto"/>
            <w:right w:val="none" w:sz="0" w:space="0" w:color="auto"/>
          </w:divBdr>
        </w:div>
        <w:div w:id="604927023">
          <w:marLeft w:val="0"/>
          <w:marRight w:val="0"/>
          <w:marTop w:val="0"/>
          <w:marBottom w:val="0"/>
          <w:divBdr>
            <w:top w:val="none" w:sz="0" w:space="0" w:color="auto"/>
            <w:left w:val="none" w:sz="0" w:space="0" w:color="auto"/>
            <w:bottom w:val="none" w:sz="0" w:space="0" w:color="auto"/>
            <w:right w:val="none" w:sz="0" w:space="0" w:color="auto"/>
          </w:divBdr>
        </w:div>
        <w:div w:id="677317000">
          <w:marLeft w:val="0"/>
          <w:marRight w:val="0"/>
          <w:marTop w:val="0"/>
          <w:marBottom w:val="0"/>
          <w:divBdr>
            <w:top w:val="none" w:sz="0" w:space="0" w:color="auto"/>
            <w:left w:val="none" w:sz="0" w:space="0" w:color="auto"/>
            <w:bottom w:val="none" w:sz="0" w:space="0" w:color="auto"/>
            <w:right w:val="none" w:sz="0" w:space="0" w:color="auto"/>
          </w:divBdr>
        </w:div>
        <w:div w:id="679043170">
          <w:marLeft w:val="0"/>
          <w:marRight w:val="0"/>
          <w:marTop w:val="0"/>
          <w:marBottom w:val="0"/>
          <w:divBdr>
            <w:top w:val="none" w:sz="0" w:space="0" w:color="auto"/>
            <w:left w:val="none" w:sz="0" w:space="0" w:color="auto"/>
            <w:bottom w:val="none" w:sz="0" w:space="0" w:color="auto"/>
            <w:right w:val="none" w:sz="0" w:space="0" w:color="auto"/>
          </w:divBdr>
        </w:div>
        <w:div w:id="713850340">
          <w:marLeft w:val="0"/>
          <w:marRight w:val="0"/>
          <w:marTop w:val="0"/>
          <w:marBottom w:val="0"/>
          <w:divBdr>
            <w:top w:val="none" w:sz="0" w:space="0" w:color="auto"/>
            <w:left w:val="none" w:sz="0" w:space="0" w:color="auto"/>
            <w:bottom w:val="none" w:sz="0" w:space="0" w:color="auto"/>
            <w:right w:val="none" w:sz="0" w:space="0" w:color="auto"/>
          </w:divBdr>
        </w:div>
        <w:div w:id="735322016">
          <w:marLeft w:val="0"/>
          <w:marRight w:val="0"/>
          <w:marTop w:val="0"/>
          <w:marBottom w:val="0"/>
          <w:divBdr>
            <w:top w:val="none" w:sz="0" w:space="0" w:color="auto"/>
            <w:left w:val="none" w:sz="0" w:space="0" w:color="auto"/>
            <w:bottom w:val="none" w:sz="0" w:space="0" w:color="auto"/>
            <w:right w:val="none" w:sz="0" w:space="0" w:color="auto"/>
          </w:divBdr>
        </w:div>
        <w:div w:id="820578662">
          <w:marLeft w:val="0"/>
          <w:marRight w:val="0"/>
          <w:marTop w:val="0"/>
          <w:marBottom w:val="0"/>
          <w:divBdr>
            <w:top w:val="none" w:sz="0" w:space="0" w:color="auto"/>
            <w:left w:val="none" w:sz="0" w:space="0" w:color="auto"/>
            <w:bottom w:val="none" w:sz="0" w:space="0" w:color="auto"/>
            <w:right w:val="none" w:sz="0" w:space="0" w:color="auto"/>
          </w:divBdr>
        </w:div>
        <w:div w:id="959993521">
          <w:marLeft w:val="0"/>
          <w:marRight w:val="0"/>
          <w:marTop w:val="0"/>
          <w:marBottom w:val="0"/>
          <w:divBdr>
            <w:top w:val="none" w:sz="0" w:space="0" w:color="auto"/>
            <w:left w:val="none" w:sz="0" w:space="0" w:color="auto"/>
            <w:bottom w:val="none" w:sz="0" w:space="0" w:color="auto"/>
            <w:right w:val="none" w:sz="0" w:space="0" w:color="auto"/>
          </w:divBdr>
        </w:div>
        <w:div w:id="971136715">
          <w:marLeft w:val="0"/>
          <w:marRight w:val="0"/>
          <w:marTop w:val="0"/>
          <w:marBottom w:val="0"/>
          <w:divBdr>
            <w:top w:val="none" w:sz="0" w:space="0" w:color="auto"/>
            <w:left w:val="none" w:sz="0" w:space="0" w:color="auto"/>
            <w:bottom w:val="none" w:sz="0" w:space="0" w:color="auto"/>
            <w:right w:val="none" w:sz="0" w:space="0" w:color="auto"/>
          </w:divBdr>
        </w:div>
        <w:div w:id="975337777">
          <w:marLeft w:val="0"/>
          <w:marRight w:val="0"/>
          <w:marTop w:val="0"/>
          <w:marBottom w:val="0"/>
          <w:divBdr>
            <w:top w:val="none" w:sz="0" w:space="0" w:color="auto"/>
            <w:left w:val="none" w:sz="0" w:space="0" w:color="auto"/>
            <w:bottom w:val="none" w:sz="0" w:space="0" w:color="auto"/>
            <w:right w:val="none" w:sz="0" w:space="0" w:color="auto"/>
          </w:divBdr>
        </w:div>
        <w:div w:id="982392366">
          <w:marLeft w:val="0"/>
          <w:marRight w:val="0"/>
          <w:marTop w:val="0"/>
          <w:marBottom w:val="0"/>
          <w:divBdr>
            <w:top w:val="none" w:sz="0" w:space="0" w:color="auto"/>
            <w:left w:val="none" w:sz="0" w:space="0" w:color="auto"/>
            <w:bottom w:val="none" w:sz="0" w:space="0" w:color="auto"/>
            <w:right w:val="none" w:sz="0" w:space="0" w:color="auto"/>
          </w:divBdr>
        </w:div>
        <w:div w:id="991716942">
          <w:marLeft w:val="0"/>
          <w:marRight w:val="0"/>
          <w:marTop w:val="0"/>
          <w:marBottom w:val="0"/>
          <w:divBdr>
            <w:top w:val="none" w:sz="0" w:space="0" w:color="auto"/>
            <w:left w:val="none" w:sz="0" w:space="0" w:color="auto"/>
            <w:bottom w:val="none" w:sz="0" w:space="0" w:color="auto"/>
            <w:right w:val="none" w:sz="0" w:space="0" w:color="auto"/>
          </w:divBdr>
        </w:div>
        <w:div w:id="1068115434">
          <w:marLeft w:val="0"/>
          <w:marRight w:val="0"/>
          <w:marTop w:val="0"/>
          <w:marBottom w:val="0"/>
          <w:divBdr>
            <w:top w:val="none" w:sz="0" w:space="0" w:color="auto"/>
            <w:left w:val="none" w:sz="0" w:space="0" w:color="auto"/>
            <w:bottom w:val="none" w:sz="0" w:space="0" w:color="auto"/>
            <w:right w:val="none" w:sz="0" w:space="0" w:color="auto"/>
          </w:divBdr>
        </w:div>
        <w:div w:id="1128476972">
          <w:marLeft w:val="0"/>
          <w:marRight w:val="0"/>
          <w:marTop w:val="0"/>
          <w:marBottom w:val="0"/>
          <w:divBdr>
            <w:top w:val="none" w:sz="0" w:space="0" w:color="auto"/>
            <w:left w:val="none" w:sz="0" w:space="0" w:color="auto"/>
            <w:bottom w:val="none" w:sz="0" w:space="0" w:color="auto"/>
            <w:right w:val="none" w:sz="0" w:space="0" w:color="auto"/>
          </w:divBdr>
        </w:div>
        <w:div w:id="1186477446">
          <w:marLeft w:val="0"/>
          <w:marRight w:val="0"/>
          <w:marTop w:val="0"/>
          <w:marBottom w:val="0"/>
          <w:divBdr>
            <w:top w:val="none" w:sz="0" w:space="0" w:color="auto"/>
            <w:left w:val="none" w:sz="0" w:space="0" w:color="auto"/>
            <w:bottom w:val="none" w:sz="0" w:space="0" w:color="auto"/>
            <w:right w:val="none" w:sz="0" w:space="0" w:color="auto"/>
          </w:divBdr>
        </w:div>
        <w:div w:id="1190415269">
          <w:marLeft w:val="0"/>
          <w:marRight w:val="0"/>
          <w:marTop w:val="0"/>
          <w:marBottom w:val="0"/>
          <w:divBdr>
            <w:top w:val="none" w:sz="0" w:space="0" w:color="auto"/>
            <w:left w:val="none" w:sz="0" w:space="0" w:color="auto"/>
            <w:bottom w:val="none" w:sz="0" w:space="0" w:color="auto"/>
            <w:right w:val="none" w:sz="0" w:space="0" w:color="auto"/>
          </w:divBdr>
        </w:div>
        <w:div w:id="1352489299">
          <w:marLeft w:val="0"/>
          <w:marRight w:val="0"/>
          <w:marTop w:val="0"/>
          <w:marBottom w:val="0"/>
          <w:divBdr>
            <w:top w:val="none" w:sz="0" w:space="0" w:color="auto"/>
            <w:left w:val="none" w:sz="0" w:space="0" w:color="auto"/>
            <w:bottom w:val="none" w:sz="0" w:space="0" w:color="auto"/>
            <w:right w:val="none" w:sz="0" w:space="0" w:color="auto"/>
          </w:divBdr>
        </w:div>
        <w:div w:id="1365863807">
          <w:marLeft w:val="0"/>
          <w:marRight w:val="0"/>
          <w:marTop w:val="0"/>
          <w:marBottom w:val="0"/>
          <w:divBdr>
            <w:top w:val="none" w:sz="0" w:space="0" w:color="auto"/>
            <w:left w:val="none" w:sz="0" w:space="0" w:color="auto"/>
            <w:bottom w:val="none" w:sz="0" w:space="0" w:color="auto"/>
            <w:right w:val="none" w:sz="0" w:space="0" w:color="auto"/>
          </w:divBdr>
        </w:div>
        <w:div w:id="1485125174">
          <w:marLeft w:val="0"/>
          <w:marRight w:val="0"/>
          <w:marTop w:val="0"/>
          <w:marBottom w:val="0"/>
          <w:divBdr>
            <w:top w:val="none" w:sz="0" w:space="0" w:color="auto"/>
            <w:left w:val="none" w:sz="0" w:space="0" w:color="auto"/>
            <w:bottom w:val="none" w:sz="0" w:space="0" w:color="auto"/>
            <w:right w:val="none" w:sz="0" w:space="0" w:color="auto"/>
          </w:divBdr>
        </w:div>
        <w:div w:id="1491016191">
          <w:marLeft w:val="0"/>
          <w:marRight w:val="0"/>
          <w:marTop w:val="0"/>
          <w:marBottom w:val="0"/>
          <w:divBdr>
            <w:top w:val="none" w:sz="0" w:space="0" w:color="auto"/>
            <w:left w:val="none" w:sz="0" w:space="0" w:color="auto"/>
            <w:bottom w:val="none" w:sz="0" w:space="0" w:color="auto"/>
            <w:right w:val="none" w:sz="0" w:space="0" w:color="auto"/>
          </w:divBdr>
        </w:div>
        <w:div w:id="1502239747">
          <w:marLeft w:val="0"/>
          <w:marRight w:val="0"/>
          <w:marTop w:val="0"/>
          <w:marBottom w:val="0"/>
          <w:divBdr>
            <w:top w:val="none" w:sz="0" w:space="0" w:color="auto"/>
            <w:left w:val="none" w:sz="0" w:space="0" w:color="auto"/>
            <w:bottom w:val="none" w:sz="0" w:space="0" w:color="auto"/>
            <w:right w:val="none" w:sz="0" w:space="0" w:color="auto"/>
          </w:divBdr>
        </w:div>
        <w:div w:id="1503203073">
          <w:marLeft w:val="0"/>
          <w:marRight w:val="0"/>
          <w:marTop w:val="0"/>
          <w:marBottom w:val="0"/>
          <w:divBdr>
            <w:top w:val="none" w:sz="0" w:space="0" w:color="auto"/>
            <w:left w:val="none" w:sz="0" w:space="0" w:color="auto"/>
            <w:bottom w:val="none" w:sz="0" w:space="0" w:color="auto"/>
            <w:right w:val="none" w:sz="0" w:space="0" w:color="auto"/>
          </w:divBdr>
        </w:div>
        <w:div w:id="1512990346">
          <w:marLeft w:val="0"/>
          <w:marRight w:val="0"/>
          <w:marTop w:val="0"/>
          <w:marBottom w:val="0"/>
          <w:divBdr>
            <w:top w:val="none" w:sz="0" w:space="0" w:color="auto"/>
            <w:left w:val="none" w:sz="0" w:space="0" w:color="auto"/>
            <w:bottom w:val="none" w:sz="0" w:space="0" w:color="auto"/>
            <w:right w:val="none" w:sz="0" w:space="0" w:color="auto"/>
          </w:divBdr>
        </w:div>
        <w:div w:id="1576017067">
          <w:marLeft w:val="0"/>
          <w:marRight w:val="0"/>
          <w:marTop w:val="0"/>
          <w:marBottom w:val="0"/>
          <w:divBdr>
            <w:top w:val="none" w:sz="0" w:space="0" w:color="auto"/>
            <w:left w:val="none" w:sz="0" w:space="0" w:color="auto"/>
            <w:bottom w:val="none" w:sz="0" w:space="0" w:color="auto"/>
            <w:right w:val="none" w:sz="0" w:space="0" w:color="auto"/>
          </w:divBdr>
        </w:div>
        <w:div w:id="1612273884">
          <w:marLeft w:val="0"/>
          <w:marRight w:val="0"/>
          <w:marTop w:val="0"/>
          <w:marBottom w:val="0"/>
          <w:divBdr>
            <w:top w:val="none" w:sz="0" w:space="0" w:color="auto"/>
            <w:left w:val="none" w:sz="0" w:space="0" w:color="auto"/>
            <w:bottom w:val="none" w:sz="0" w:space="0" w:color="auto"/>
            <w:right w:val="none" w:sz="0" w:space="0" w:color="auto"/>
          </w:divBdr>
        </w:div>
        <w:div w:id="1620257564">
          <w:marLeft w:val="0"/>
          <w:marRight w:val="0"/>
          <w:marTop w:val="0"/>
          <w:marBottom w:val="0"/>
          <w:divBdr>
            <w:top w:val="none" w:sz="0" w:space="0" w:color="auto"/>
            <w:left w:val="none" w:sz="0" w:space="0" w:color="auto"/>
            <w:bottom w:val="none" w:sz="0" w:space="0" w:color="auto"/>
            <w:right w:val="none" w:sz="0" w:space="0" w:color="auto"/>
          </w:divBdr>
        </w:div>
        <w:div w:id="1722711302">
          <w:marLeft w:val="0"/>
          <w:marRight w:val="0"/>
          <w:marTop w:val="0"/>
          <w:marBottom w:val="0"/>
          <w:divBdr>
            <w:top w:val="none" w:sz="0" w:space="0" w:color="auto"/>
            <w:left w:val="none" w:sz="0" w:space="0" w:color="auto"/>
            <w:bottom w:val="none" w:sz="0" w:space="0" w:color="auto"/>
            <w:right w:val="none" w:sz="0" w:space="0" w:color="auto"/>
          </w:divBdr>
        </w:div>
        <w:div w:id="1806657822">
          <w:marLeft w:val="0"/>
          <w:marRight w:val="0"/>
          <w:marTop w:val="0"/>
          <w:marBottom w:val="0"/>
          <w:divBdr>
            <w:top w:val="none" w:sz="0" w:space="0" w:color="auto"/>
            <w:left w:val="none" w:sz="0" w:space="0" w:color="auto"/>
            <w:bottom w:val="none" w:sz="0" w:space="0" w:color="auto"/>
            <w:right w:val="none" w:sz="0" w:space="0" w:color="auto"/>
          </w:divBdr>
        </w:div>
        <w:div w:id="1958680416">
          <w:marLeft w:val="0"/>
          <w:marRight w:val="0"/>
          <w:marTop w:val="0"/>
          <w:marBottom w:val="0"/>
          <w:divBdr>
            <w:top w:val="none" w:sz="0" w:space="0" w:color="auto"/>
            <w:left w:val="none" w:sz="0" w:space="0" w:color="auto"/>
            <w:bottom w:val="none" w:sz="0" w:space="0" w:color="auto"/>
            <w:right w:val="none" w:sz="0" w:space="0" w:color="auto"/>
          </w:divBdr>
        </w:div>
        <w:div w:id="1982268430">
          <w:marLeft w:val="0"/>
          <w:marRight w:val="0"/>
          <w:marTop w:val="0"/>
          <w:marBottom w:val="0"/>
          <w:divBdr>
            <w:top w:val="none" w:sz="0" w:space="0" w:color="auto"/>
            <w:left w:val="none" w:sz="0" w:space="0" w:color="auto"/>
            <w:bottom w:val="none" w:sz="0" w:space="0" w:color="auto"/>
            <w:right w:val="none" w:sz="0" w:space="0" w:color="auto"/>
          </w:divBdr>
        </w:div>
      </w:divsChild>
    </w:div>
    <w:div w:id="1948152097">
      <w:bodyDiv w:val="1"/>
      <w:marLeft w:val="0"/>
      <w:marRight w:val="0"/>
      <w:marTop w:val="0"/>
      <w:marBottom w:val="0"/>
      <w:divBdr>
        <w:top w:val="none" w:sz="0" w:space="0" w:color="auto"/>
        <w:left w:val="none" w:sz="0" w:space="0" w:color="auto"/>
        <w:bottom w:val="none" w:sz="0" w:space="0" w:color="auto"/>
        <w:right w:val="none" w:sz="0" w:space="0" w:color="auto"/>
      </w:divBdr>
      <w:divsChild>
        <w:div w:id="1789616338">
          <w:marLeft w:val="0"/>
          <w:marRight w:val="0"/>
          <w:marTop w:val="0"/>
          <w:marBottom w:val="0"/>
          <w:divBdr>
            <w:top w:val="none" w:sz="0" w:space="0" w:color="auto"/>
            <w:left w:val="none" w:sz="0" w:space="0" w:color="auto"/>
            <w:bottom w:val="none" w:sz="0" w:space="0" w:color="auto"/>
            <w:right w:val="none" w:sz="0" w:space="0" w:color="auto"/>
          </w:divBdr>
          <w:divsChild>
            <w:div w:id="326177638">
              <w:marLeft w:val="0"/>
              <w:marRight w:val="0"/>
              <w:marTop w:val="0"/>
              <w:marBottom w:val="0"/>
              <w:divBdr>
                <w:top w:val="none" w:sz="0" w:space="0" w:color="auto"/>
                <w:left w:val="none" w:sz="0" w:space="0" w:color="auto"/>
                <w:bottom w:val="none" w:sz="0" w:space="0" w:color="auto"/>
                <w:right w:val="none" w:sz="0" w:space="0" w:color="auto"/>
              </w:divBdr>
            </w:div>
            <w:div w:id="1449855790">
              <w:marLeft w:val="0"/>
              <w:marRight w:val="0"/>
              <w:marTop w:val="0"/>
              <w:marBottom w:val="0"/>
              <w:divBdr>
                <w:top w:val="none" w:sz="0" w:space="0" w:color="auto"/>
                <w:left w:val="none" w:sz="0" w:space="0" w:color="auto"/>
                <w:bottom w:val="none" w:sz="0" w:space="0" w:color="auto"/>
                <w:right w:val="none" w:sz="0" w:space="0" w:color="auto"/>
              </w:divBdr>
            </w:div>
            <w:div w:id="1760826876">
              <w:marLeft w:val="0"/>
              <w:marRight w:val="0"/>
              <w:marTop w:val="0"/>
              <w:marBottom w:val="0"/>
              <w:divBdr>
                <w:top w:val="none" w:sz="0" w:space="0" w:color="auto"/>
                <w:left w:val="none" w:sz="0" w:space="0" w:color="auto"/>
                <w:bottom w:val="none" w:sz="0" w:space="0" w:color="auto"/>
                <w:right w:val="none" w:sz="0" w:space="0" w:color="auto"/>
              </w:divBdr>
            </w:div>
            <w:div w:id="2011447798">
              <w:marLeft w:val="0"/>
              <w:marRight w:val="0"/>
              <w:marTop w:val="0"/>
              <w:marBottom w:val="0"/>
              <w:divBdr>
                <w:top w:val="none" w:sz="0" w:space="0" w:color="auto"/>
                <w:left w:val="none" w:sz="0" w:space="0" w:color="auto"/>
                <w:bottom w:val="none" w:sz="0" w:space="0" w:color="auto"/>
                <w:right w:val="none" w:sz="0" w:space="0" w:color="auto"/>
              </w:divBdr>
            </w:div>
          </w:divsChild>
        </w:div>
        <w:div w:id="1988124927">
          <w:marLeft w:val="0"/>
          <w:marRight w:val="0"/>
          <w:marTop w:val="0"/>
          <w:marBottom w:val="0"/>
          <w:divBdr>
            <w:top w:val="none" w:sz="0" w:space="0" w:color="auto"/>
            <w:left w:val="none" w:sz="0" w:space="0" w:color="auto"/>
            <w:bottom w:val="none" w:sz="0" w:space="0" w:color="auto"/>
            <w:right w:val="none" w:sz="0" w:space="0" w:color="auto"/>
          </w:divBdr>
          <w:divsChild>
            <w:div w:id="140970234">
              <w:marLeft w:val="0"/>
              <w:marRight w:val="0"/>
              <w:marTop w:val="0"/>
              <w:marBottom w:val="0"/>
              <w:divBdr>
                <w:top w:val="none" w:sz="0" w:space="0" w:color="auto"/>
                <w:left w:val="none" w:sz="0" w:space="0" w:color="auto"/>
                <w:bottom w:val="none" w:sz="0" w:space="0" w:color="auto"/>
                <w:right w:val="none" w:sz="0" w:space="0" w:color="auto"/>
              </w:divBdr>
            </w:div>
            <w:div w:id="309672040">
              <w:marLeft w:val="0"/>
              <w:marRight w:val="0"/>
              <w:marTop w:val="0"/>
              <w:marBottom w:val="0"/>
              <w:divBdr>
                <w:top w:val="none" w:sz="0" w:space="0" w:color="auto"/>
                <w:left w:val="none" w:sz="0" w:space="0" w:color="auto"/>
                <w:bottom w:val="none" w:sz="0" w:space="0" w:color="auto"/>
                <w:right w:val="none" w:sz="0" w:space="0" w:color="auto"/>
              </w:divBdr>
            </w:div>
            <w:div w:id="1681931063">
              <w:marLeft w:val="0"/>
              <w:marRight w:val="0"/>
              <w:marTop w:val="0"/>
              <w:marBottom w:val="0"/>
              <w:divBdr>
                <w:top w:val="none" w:sz="0" w:space="0" w:color="auto"/>
                <w:left w:val="none" w:sz="0" w:space="0" w:color="auto"/>
                <w:bottom w:val="none" w:sz="0" w:space="0" w:color="auto"/>
                <w:right w:val="none" w:sz="0" w:space="0" w:color="auto"/>
              </w:divBdr>
            </w:div>
            <w:div w:id="1960067978">
              <w:marLeft w:val="0"/>
              <w:marRight w:val="0"/>
              <w:marTop w:val="0"/>
              <w:marBottom w:val="0"/>
              <w:divBdr>
                <w:top w:val="none" w:sz="0" w:space="0" w:color="auto"/>
                <w:left w:val="none" w:sz="0" w:space="0" w:color="auto"/>
                <w:bottom w:val="none" w:sz="0" w:space="0" w:color="auto"/>
                <w:right w:val="none" w:sz="0" w:space="0" w:color="auto"/>
              </w:divBdr>
            </w:div>
            <w:div w:id="2047410404">
              <w:marLeft w:val="0"/>
              <w:marRight w:val="0"/>
              <w:marTop w:val="0"/>
              <w:marBottom w:val="0"/>
              <w:divBdr>
                <w:top w:val="none" w:sz="0" w:space="0" w:color="auto"/>
                <w:left w:val="none" w:sz="0" w:space="0" w:color="auto"/>
                <w:bottom w:val="none" w:sz="0" w:space="0" w:color="auto"/>
                <w:right w:val="none" w:sz="0" w:space="0" w:color="auto"/>
              </w:divBdr>
            </w:div>
          </w:divsChild>
        </w:div>
        <w:div w:id="2028020641">
          <w:marLeft w:val="0"/>
          <w:marRight w:val="0"/>
          <w:marTop w:val="0"/>
          <w:marBottom w:val="0"/>
          <w:divBdr>
            <w:top w:val="none" w:sz="0" w:space="0" w:color="auto"/>
            <w:left w:val="none" w:sz="0" w:space="0" w:color="auto"/>
            <w:bottom w:val="none" w:sz="0" w:space="0" w:color="auto"/>
            <w:right w:val="none" w:sz="0" w:space="0" w:color="auto"/>
          </w:divBdr>
          <w:divsChild>
            <w:div w:id="619921762">
              <w:marLeft w:val="0"/>
              <w:marRight w:val="0"/>
              <w:marTop w:val="0"/>
              <w:marBottom w:val="0"/>
              <w:divBdr>
                <w:top w:val="none" w:sz="0" w:space="0" w:color="auto"/>
                <w:left w:val="none" w:sz="0" w:space="0" w:color="auto"/>
                <w:bottom w:val="none" w:sz="0" w:space="0" w:color="auto"/>
                <w:right w:val="none" w:sz="0" w:space="0" w:color="auto"/>
              </w:divBdr>
            </w:div>
            <w:div w:id="844634233">
              <w:marLeft w:val="0"/>
              <w:marRight w:val="0"/>
              <w:marTop w:val="0"/>
              <w:marBottom w:val="0"/>
              <w:divBdr>
                <w:top w:val="none" w:sz="0" w:space="0" w:color="auto"/>
                <w:left w:val="none" w:sz="0" w:space="0" w:color="auto"/>
                <w:bottom w:val="none" w:sz="0" w:space="0" w:color="auto"/>
                <w:right w:val="none" w:sz="0" w:space="0" w:color="auto"/>
              </w:divBdr>
            </w:div>
            <w:div w:id="14893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66313">
      <w:bodyDiv w:val="1"/>
      <w:marLeft w:val="0"/>
      <w:marRight w:val="0"/>
      <w:marTop w:val="0"/>
      <w:marBottom w:val="0"/>
      <w:divBdr>
        <w:top w:val="none" w:sz="0" w:space="0" w:color="auto"/>
        <w:left w:val="none" w:sz="0" w:space="0" w:color="auto"/>
        <w:bottom w:val="none" w:sz="0" w:space="0" w:color="auto"/>
        <w:right w:val="none" w:sz="0" w:space="0" w:color="auto"/>
      </w:divBdr>
    </w:div>
    <w:div w:id="1964144946">
      <w:bodyDiv w:val="1"/>
      <w:marLeft w:val="0"/>
      <w:marRight w:val="0"/>
      <w:marTop w:val="0"/>
      <w:marBottom w:val="0"/>
      <w:divBdr>
        <w:top w:val="none" w:sz="0" w:space="0" w:color="auto"/>
        <w:left w:val="none" w:sz="0" w:space="0" w:color="auto"/>
        <w:bottom w:val="none" w:sz="0" w:space="0" w:color="auto"/>
        <w:right w:val="none" w:sz="0" w:space="0" w:color="auto"/>
      </w:divBdr>
    </w:div>
    <w:div w:id="1965194143">
      <w:bodyDiv w:val="1"/>
      <w:marLeft w:val="0"/>
      <w:marRight w:val="0"/>
      <w:marTop w:val="0"/>
      <w:marBottom w:val="0"/>
      <w:divBdr>
        <w:top w:val="none" w:sz="0" w:space="0" w:color="auto"/>
        <w:left w:val="none" w:sz="0" w:space="0" w:color="auto"/>
        <w:bottom w:val="none" w:sz="0" w:space="0" w:color="auto"/>
        <w:right w:val="none" w:sz="0" w:space="0" w:color="auto"/>
      </w:divBdr>
    </w:div>
    <w:div w:id="2067071963">
      <w:bodyDiv w:val="1"/>
      <w:marLeft w:val="0"/>
      <w:marRight w:val="0"/>
      <w:marTop w:val="0"/>
      <w:marBottom w:val="0"/>
      <w:divBdr>
        <w:top w:val="none" w:sz="0" w:space="0" w:color="auto"/>
        <w:left w:val="none" w:sz="0" w:space="0" w:color="auto"/>
        <w:bottom w:val="none" w:sz="0" w:space="0" w:color="auto"/>
        <w:right w:val="none" w:sz="0" w:space="0" w:color="auto"/>
      </w:divBdr>
    </w:div>
    <w:div w:id="2072120394">
      <w:bodyDiv w:val="1"/>
      <w:marLeft w:val="0"/>
      <w:marRight w:val="0"/>
      <w:marTop w:val="0"/>
      <w:marBottom w:val="0"/>
      <w:divBdr>
        <w:top w:val="none" w:sz="0" w:space="0" w:color="auto"/>
        <w:left w:val="none" w:sz="0" w:space="0" w:color="auto"/>
        <w:bottom w:val="none" w:sz="0" w:space="0" w:color="auto"/>
        <w:right w:val="none" w:sz="0" w:space="0" w:color="auto"/>
      </w:divBdr>
    </w:div>
    <w:div w:id="2095199146">
      <w:bodyDiv w:val="1"/>
      <w:marLeft w:val="0"/>
      <w:marRight w:val="0"/>
      <w:marTop w:val="0"/>
      <w:marBottom w:val="0"/>
      <w:divBdr>
        <w:top w:val="none" w:sz="0" w:space="0" w:color="auto"/>
        <w:left w:val="none" w:sz="0" w:space="0" w:color="auto"/>
        <w:bottom w:val="none" w:sz="0" w:space="0" w:color="auto"/>
        <w:right w:val="none" w:sz="0" w:space="0" w:color="auto"/>
      </w:divBdr>
    </w:div>
    <w:div w:id="2134056116">
      <w:bodyDiv w:val="1"/>
      <w:marLeft w:val="0"/>
      <w:marRight w:val="0"/>
      <w:marTop w:val="0"/>
      <w:marBottom w:val="0"/>
      <w:divBdr>
        <w:top w:val="none" w:sz="0" w:space="0" w:color="auto"/>
        <w:left w:val="none" w:sz="0" w:space="0" w:color="auto"/>
        <w:bottom w:val="none" w:sz="0" w:space="0" w:color="auto"/>
        <w:right w:val="none" w:sz="0" w:space="0" w:color="auto"/>
      </w:divBdr>
    </w:div>
    <w:div w:id="214134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mailto:vic5@cdc.gov" TargetMode="External"/><Relationship Id="rId3" Type="http://schemas.openxmlformats.org/officeDocument/2006/relationships/hyperlink" Target="https://cdc.sharepoint.com/:w:/r/teams/NCEZID-DHQP_SB_Chief/Shared%20Documents/HOB%20Development/HOB%20NHSN%20Protocol/HOB%20Protocol_Draft_MVP.docx?d=w739a5ff2913a454fbd8c11898206a3e5&amp;csf=1&amp;web=1&amp;e=IH2Zbn&amp;nav=eyJjIjo5MTk5Nzk1NDl9" TargetMode="External"/><Relationship Id="rId7" Type="http://schemas.openxmlformats.org/officeDocument/2006/relationships/hyperlink" Target="mailto:rly7@cdc.gov" TargetMode="External"/><Relationship Id="rId2" Type="http://schemas.openxmlformats.org/officeDocument/2006/relationships/hyperlink" Target="mailto:rly7@cdc.gov" TargetMode="External"/><Relationship Id="rId1" Type="http://schemas.openxmlformats.org/officeDocument/2006/relationships/hyperlink" Target="mailto:xqu6@cdc.gov" TargetMode="External"/><Relationship Id="rId6" Type="http://schemas.openxmlformats.org/officeDocument/2006/relationships/hyperlink" Target="mailto:xqu6@cdc.gov" TargetMode="External"/><Relationship Id="rId5" Type="http://schemas.openxmlformats.org/officeDocument/2006/relationships/hyperlink" Target="mailto:tpn5@cdc.gov" TargetMode="External"/><Relationship Id="rId4" Type="http://schemas.openxmlformats.org/officeDocument/2006/relationships/hyperlink" Target="mailto:fiq5@cdc.gov"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cdc.gov/nhsn/fhirportal/dqm/ig/index.html"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34" Type="http://schemas.microsoft.com/office/2019/05/relationships/documenttasks" Target="documenttasks/documenttasks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build.fhir.org/ig/HL7/nhsn-dqm/index.html" TargetMode="External"/><Relationship Id="rId25" Type="http://schemas.openxmlformats.org/officeDocument/2006/relationships/header" Target="head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dc.gov/nhsn/pdfs/pscmanual/15locationsdescriptions_current.pdf" TargetMode="External"/><Relationship Id="rId20" Type="http://schemas.openxmlformats.org/officeDocument/2006/relationships/image" Target="media/image2.jpeg"/><Relationship Id="rId29" Type="http://schemas.openxmlformats.org/officeDocument/2006/relationships/hyperlink" Target="https://build.fhir.org/ig/HL7/nhsn-dq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2.xml"/><Relationship Id="rId32"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www.cdc.gov/nhsn/pdfs/pscmanual/15locationsdescriptions_current.pdf" TargetMode="External"/><Relationship Id="rId23" Type="http://schemas.openxmlformats.org/officeDocument/2006/relationships/footer" Target="footer1.xml"/><Relationship Id="rId28" Type="http://schemas.openxmlformats.org/officeDocument/2006/relationships/hyperlink" Target="https://www.cdc.gov/nhsn/fhirportal/about.html" TargetMode="External"/><Relationship Id="rId10" Type="http://schemas.openxmlformats.org/officeDocument/2006/relationships/endnotes" Target="endnotes.xml"/><Relationship Id="rId19" Type="http://schemas.openxmlformats.org/officeDocument/2006/relationships/image" Target="media/image1.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2.xml"/><Relationship Id="rId27" Type="http://schemas.openxmlformats.org/officeDocument/2006/relationships/hyperlink" Target="https://www.cdc.gov/hai/data/portal/progress-report.html" TargetMode="External"/><Relationship Id="rId30" Type="http://schemas.openxmlformats.org/officeDocument/2006/relationships/hyperlink" Target="http://hl7.org/fhir/R4" TargetMode="Externa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documenttasks/documenttasks1.xml><?xml version="1.0" encoding="utf-8"?>
<t:Tasks xmlns:t="http://schemas.microsoft.com/office/tasks/2019/documenttasks" xmlns:oel="http://schemas.microsoft.com/office/2019/extlst">
  <t:Task id="{B80363F8-ED68-4A6D-BE59-9A1FF5AD845B}">
    <t:Anchor>
      <t:Comment id="643241719"/>
    </t:Anchor>
    <t:History>
      <t:Event id="{4EFCCBD3-3049-49DA-9DDE-F0A552A936FD}" time="2022-06-21T18:44:51.001Z">
        <t:Attribution userId="S::vic5@cdc.gov::dc3dc36e-1c20-4708-af34-0674f8fbe6f3" userProvider="AD" userName="Dantes, Raymund B. (CDC/DDID/NCEZID/DHQP)"/>
        <t:Anchor>
          <t:Comment id="433595740"/>
        </t:Anchor>
        <t:Create/>
      </t:Event>
      <t:Event id="{C6D799AA-0447-40DF-B68D-502C92739A1D}" time="2022-06-21T18:44:51.001Z">
        <t:Attribution userId="S::vic5@cdc.gov::dc3dc36e-1c20-4708-af34-0674f8fbe6f3" userProvider="AD" userName="Dantes, Raymund B. (CDC/DDID/NCEZID/DHQP)"/>
        <t:Anchor>
          <t:Comment id="433595740"/>
        </t:Anchor>
        <t:Assign userId="S::fiq5@cdc.gov::af932a5c-3760-45d5-b380-4a0f71b774d1" userProvider="AD" userName="Jones, Karen (CDC/DDID/NCEZID/DHQP) (CTR)"/>
      </t:Event>
      <t:Event id="{BCCEBF1A-574A-4184-9792-95700F32A71C}" time="2022-06-21T18:44:51.001Z">
        <t:Attribution userId="S::vic5@cdc.gov::dc3dc36e-1c20-4708-af34-0674f8fbe6f3" userProvider="AD" userName="Dantes, Raymund B. (CDC/DDID/NCEZID/DHQP)"/>
        <t:Anchor>
          <t:Comment id="433595740"/>
        </t:Anchor>
        <t:SetTitle title="@Jones, Karen (CDC/DDID/NCEZID/DHQP) (CTR) how do we handle this for CLABSI or other measures? This may be something challenging to figure out without an example of FHIR data."/>
      </t:Event>
    </t:History>
  </t:Task>
  <t:Task id="{FACE1AB2-4603-45B9-8414-207A91922A0D}">
    <t:Anchor>
      <t:Comment id="987181310"/>
    </t:Anchor>
    <t:History>
      <t:Event id="{A1D7B982-22DF-46E7-A335-459B285306CF}" time="2025-04-04T15:25:45.2Z">
        <t:Attribution userId="S::nru3@cdc.gov::c951c04e-9912-46cf-af79-7a211dba6c09" userProvider="AD" userName="Godfrey, Dominique (CDC/NCEZID/DHQP/SB) (CTR)"/>
        <t:Anchor>
          <t:Comment id="987181310"/>
        </t:Anchor>
        <t:Create/>
      </t:Event>
      <t:Event id="{19E339B3-C2A1-41CA-9DBF-C4D4AC012CE4}" time="2025-04-04T15:25:45.2Z">
        <t:Attribution userId="S::nru3@cdc.gov::c951c04e-9912-46cf-af79-7a211dba6c09" userProvider="AD" userName="Godfrey, Dominique (CDC/NCEZID/DHQP/SB) (CTR)"/>
        <t:Anchor>
          <t:Comment id="987181310"/>
        </t:Anchor>
        <t:Assign userId="S::fiq5@cdc.gov::af932a5c-3760-45d5-b380-4a0f71b774d1" userProvider="AD" userName="Jones, Karen (CDC/NCEZID/DHQP/SB) (CTR)"/>
      </t:Event>
      <t:Event id="{87FB7461-1724-4FB7-A876-8A83B1591AF4}" time="2025-04-04T15:25:45.2Z">
        <t:Attribution userId="S::nru3@cdc.gov::c951c04e-9912-46cf-af79-7a211dba6c09" userProvider="AD" userName="Godfrey, Dominique (CDC/NCEZID/DHQP/SB) (CTR)"/>
        <t:Anchor>
          <t:Comment id="987181310"/>
        </t:Anchor>
        <t:SetTitle title="@Jones, Karen (CDC/NCEZID/DHQP/SB) (CTR) review the data analyses with ACAT team"/>
      </t:Event>
      <t:Event id="{71BA37EE-5C5C-40FB-8FC4-59B6340226D8}" time="2025-05-12T13:58:36.53Z">
        <t:Attribution userId="S::fiq5@cdc.gov::af932a5c-3760-45d5-b380-4a0f71b774d1" userProvider="AD" userName="Jones, Karen (CDC/NCEZID/DHQP/SB) (CTR)"/>
        <t:Progress percentComplete="100"/>
      </t:Event>
    </t:History>
  </t:Task>
  <t:Task id="{61846C4C-374C-4F24-9E97-BEEC9E5B390D}">
    <t:Anchor>
      <t:Comment id="635623406"/>
    </t:Anchor>
    <t:History>
      <t:Event id="{B0173D00-2118-4902-9F31-ED0A5A3AD470}" time="2022-06-21T18:48:21.54Z">
        <t:Attribution userId="S::vic5@cdc.gov::dc3dc36e-1c20-4708-af34-0674f8fbe6f3" userProvider="AD" userName="Dantes, Raymund B. (CDC/DDID/NCEZID/DHQP)"/>
        <t:Anchor>
          <t:Comment id="88509607"/>
        </t:Anchor>
        <t:Create/>
      </t:Event>
      <t:Event id="{17BA2B32-8E10-4E01-8E3B-0D39A919D579}" time="2022-06-21T18:48:21.54Z">
        <t:Attribution userId="S::vic5@cdc.gov::dc3dc36e-1c20-4708-af34-0674f8fbe6f3" userProvider="AD" userName="Dantes, Raymund B. (CDC/DDID/NCEZID/DHQP)"/>
        <t:Anchor>
          <t:Comment id="88509607"/>
        </t:Anchor>
        <t:Assign userId="S::fiq5@cdc.gov::af932a5c-3760-45d5-b380-4a0f71b774d1" userProvider="AD" userName="Jones, Karen (CDC/DDID/NCEZID/DHQP) (CTR)"/>
      </t:Event>
      <t:Event id="{308B3380-B78D-4D4D-B098-77CFAE703F50}" time="2022-06-21T18:48:21.54Z">
        <t:Attribution userId="S::vic5@cdc.gov::dc3dc36e-1c20-4708-af34-0674f8fbe6f3" userProvider="AD" userName="Dantes, Raymund B. (CDC/DDID/NCEZID/DHQP)"/>
        <t:Anchor>
          <t:Comment id="88509607"/>
        </t:Anchor>
        <t:SetTitle title="@Jones, Karen (CDC/DDID/NCEZID/DHQP) (CTR) where is this data usually captured? In the facility enrollment process? I think we realized that our planned FHIR data capture is not the exact same as FacWideIN, and thus the new CDI protocol eliminated this …"/>
      </t:Event>
    </t:History>
  </t:Task>
  <t:Task id="{94B795B0-9E3E-46F6-9FD8-13B0A4BE03AD}">
    <t:Anchor>
      <t:Comment id="1317453800"/>
    </t:Anchor>
    <t:History>
      <t:Event id="{8F087735-A30A-4BC8-A455-87EEBB1790E2}" time="2025-04-04T15:19:58.751Z">
        <t:Attribution userId="S::nru3@cdc.gov::c951c04e-9912-46cf-af79-7a211dba6c09" userProvider="AD" userName="Godfrey, Dominique (CDC/NCEZID/DHQP/SB) (CTR)"/>
        <t:Anchor>
          <t:Comment id="1317453800"/>
        </t:Anchor>
        <t:Create/>
      </t:Event>
      <t:Event id="{67B97A53-0A76-4950-828B-E7F108D05313}" time="2025-04-04T15:19:58.751Z">
        <t:Attribution userId="S::nru3@cdc.gov::c951c04e-9912-46cf-af79-7a211dba6c09" userProvider="AD" userName="Godfrey, Dominique (CDC/NCEZID/DHQP/SB) (CTR)"/>
        <t:Anchor>
          <t:Comment id="1317453800"/>
        </t:Anchor>
        <t:Assign userId="S::xqu6@cdc.gov::e1ea44d5-0afb-4ebe-a7ed-0ad4cd0c588e" userProvider="AD" userName="Harte, Robyn (CDC/NCEZID/DHQP/SB) (CTR)"/>
      </t:Event>
      <t:Event id="{B1ADB74D-E1DB-403D-B8CC-A106B2D21528}" time="2025-04-04T15:19:58.751Z">
        <t:Attribution userId="S::nru3@cdc.gov::c951c04e-9912-46cf-af79-7a211dba6c09" userProvider="AD" userName="Godfrey, Dominique (CDC/NCEZID/DHQP/SB) (CTR)"/>
        <t:Anchor>
          <t:Comment id="1317453800"/>
        </t:Anchor>
        <t:SetTitle title="@Harte, Robyn (CDC/NCEZID/DHQP/SB) (CTR) and @Betz, Kristina (CDC/NCEZID/DHQP/SB) do we capture patients in ED/obs in both the COB and O-COB numerator and denominator? OR do we remove patients in these locations from the COB numerator and denominator?"/>
      </t:Event>
      <t:Event id="{AFB0E941-F70C-4344-9521-2DC5BFF101FD}" time="2025-04-23T20:15:32.614Z">
        <t:Attribution userId="S::xqu6@cdc.gov::e1ea44d5-0afb-4ebe-a7ed-0ad4cd0c588e" userProvider="AD" userName="Harte, Robyn (CDC/NCEZID/DHQP/SB) (CTR)"/>
        <t:Progress percentComplete="100"/>
      </t:Event>
    </t:History>
  </t:Task>
  <t:Task id="{DA75518C-2867-4FCA-9B99-6EF5A3253C97}">
    <t:Anchor>
      <t:Comment id="301393850"/>
    </t:Anchor>
    <t:History>
      <t:Event id="{538C084B-9D7C-453D-9373-F442243FD6CD}" time="2025-04-04T15:28:39.281Z">
        <t:Attribution userId="S::nru3@cdc.gov::c951c04e-9912-46cf-af79-7a211dba6c09" userProvider="AD" userName="Godfrey, Dominique (CDC/NCEZID/DHQP/SB) (CTR)"/>
        <t:Anchor>
          <t:Comment id="301393850"/>
        </t:Anchor>
        <t:Create/>
      </t:Event>
      <t:Event id="{6086028F-3967-43CE-836B-9ADA93AD3169}" time="2025-04-04T15:28:39.281Z">
        <t:Attribution userId="S::nru3@cdc.gov::c951c04e-9912-46cf-af79-7a211dba6c09" userProvider="AD" userName="Godfrey, Dominique (CDC/NCEZID/DHQP/SB) (CTR)"/>
        <t:Anchor>
          <t:Comment id="301393850"/>
        </t:Anchor>
        <t:Assign userId="S::fiq5@cdc.gov::af932a5c-3760-45d5-b380-4a0f71b774d1" userProvider="AD" userName="Jones, Karen (CDC/NCEZID/DHQP/SB) (CTR)"/>
      </t:Event>
      <t:Event id="{8E7074BE-7B2E-4EA3-9446-CC20F23701C1}" time="2025-04-04T15:28:39.281Z">
        <t:Attribution userId="S::nru3@cdc.gov::c951c04e-9912-46cf-af79-7a211dba6c09" userProvider="AD" userName="Godfrey, Dominique (CDC/NCEZID/DHQP/SB) (CTR)"/>
        <t:Anchor>
          <t:Comment id="301393850"/>
        </t:Anchor>
        <t:SetTitle title="@Jones, Karen (CDC/NCEZID/DHQP/SB) (CTR) review analysis reports with ACAT"/>
      </t:Event>
      <t:Event id="{6A6CF072-190F-4F36-8054-9028F8EFF00A}" time="2025-04-23T17:09:29.136Z">
        <t:Attribution userId="S::rly7@cdc.gov::5dbb8d36-8da0-4ccd-8091-8526c969f416" userProvider="AD" userName="Betz, Kristina (CDC/NCEZID/DHQP/SB)"/>
        <t:Progress percentComplete="100"/>
      </t:Event>
    </t:History>
  </t:Task>
  <t:Task id="{23C47945-DE6C-4004-BE8C-8D3EF62017E8}">
    <t:Anchor>
      <t:Comment id="1603428233"/>
    </t:Anchor>
    <t:History>
      <t:Event id="{821DE13B-DF6C-419A-BE58-9931CBE5C0A2}" time="2025-04-15T16:50:22.121Z">
        <t:Attribution userId="S::xqu6@cdc.gov::e1ea44d5-0afb-4ebe-a7ed-0ad4cd0c588e" userProvider="AD" userName="Harte, Robyn (CDC/NCEZID/DHQP/SB) (CTR)"/>
        <t:Anchor>
          <t:Comment id="1603428233"/>
        </t:Anchor>
        <t:Create/>
      </t:Event>
      <t:Event id="{A186F167-396B-4957-8159-BFECAB0D7611}" time="2025-04-15T16:50:22.121Z">
        <t:Attribution userId="S::xqu6@cdc.gov::e1ea44d5-0afb-4ebe-a7ed-0ad4cd0c588e" userProvider="AD" userName="Harte, Robyn (CDC/NCEZID/DHQP/SB) (CTR)"/>
        <t:Anchor>
          <t:Comment id="1603428233"/>
        </t:Anchor>
        <t:Assign userId="S::fiq5@cdc.gov::af932a5c-3760-45d5-b380-4a0f71b774d1" userProvider="AD" userName="Jones, Karen (CDC/NCEZID/DHQP/SB) (CTR)"/>
      </t:Event>
      <t:Event id="{3D5B4AA7-F36C-4704-8C64-A5968218155A}" time="2025-04-15T16:50:22.121Z">
        <t:Attribution userId="S::xqu6@cdc.gov::e1ea44d5-0afb-4ebe-a7ed-0ad4cd0c588e" userProvider="AD" userName="Harte, Robyn (CDC/NCEZID/DHQP/SB) (CTR)"/>
        <t:Anchor>
          <t:Comment id="1603428233"/>
        </t:Anchor>
        <t:SetTitle title="@Jones, Karen (CDC/NCEZID/DHQP/SB) (CTR) @Donnelly, Jennifer (CDC/NCEZID/DHQP/SB) (CTR) Should we stratify this by age?"/>
      </t:Event>
      <t:Event id="{CC1B1EB0-BCB7-4478-A229-473262444181}" time="2025-05-12T13:47:59.251Z">
        <t:Attribution userId="S::fiq5@cdc.gov::af932a5c-3760-45d5-b380-4a0f71b774d1" userProvider="AD" userName="Jones, Karen (CDC/NCEZID/DHQP/SB) (CTR)"/>
        <t:Progress percentComplete="100"/>
      </t:Event>
    </t:History>
  </t:Task>
  <t:Task id="{7FEC46F8-54AF-4420-895D-C03AD4BE123A}">
    <t:Anchor>
      <t:Comment id="1427540449"/>
    </t:Anchor>
    <t:History>
      <t:Event id="{58B0C98C-BE21-48FE-B6C3-4892AAF683D1}" time="2025-04-15T16:53:33.207Z">
        <t:Attribution userId="S::xqu6@cdc.gov::e1ea44d5-0afb-4ebe-a7ed-0ad4cd0c588e" userProvider="AD" userName="Harte, Robyn (CDC/NCEZID/DHQP/SB) (CTR)"/>
        <t:Anchor>
          <t:Comment id="1427540449"/>
        </t:Anchor>
        <t:Create/>
      </t:Event>
      <t:Event id="{20CC644A-8FB7-48F9-9754-111A49E1566D}" time="2025-04-15T16:53:33.207Z">
        <t:Attribution userId="S::xqu6@cdc.gov::e1ea44d5-0afb-4ebe-a7ed-0ad4cd0c588e" userProvider="AD" userName="Harte, Robyn (CDC/NCEZID/DHQP/SB) (CTR)"/>
        <t:Anchor>
          <t:Comment id="1427540449"/>
        </t:Anchor>
        <t:Assign userId="S::nru3@cdc.gov::c951c04e-9912-46cf-af79-7a211dba6c09" userProvider="AD" userName="Godfrey, Dominique (CDC/NCEZID/DHQP/SB) (CTR)"/>
      </t:Event>
      <t:Event id="{85BAFDAA-6441-4E21-91FF-4EDC2180FDDA}" time="2025-04-15T16:53:33.207Z">
        <t:Attribution userId="S::xqu6@cdc.gov::e1ea44d5-0afb-4ebe-a7ed-0ad4cd0c588e" userProvider="AD" userName="Harte, Robyn (CDC/NCEZID/DHQP/SB) (CTR)"/>
        <t:Anchor>
          <t:Comment id="1427540449"/>
        </t:Anchor>
        <t:SetTitle title="@Godfrey, Dominique (CDC/NCEZID/DHQP/SB) (CTR) Wondering if we can also add to the title that this would be a community onset event?"/>
      </t:Event>
      <t:Event id="{F1B4C8CA-8622-4A58-820B-97984AE96B3B}" time="2025-04-15T23:41:33.786Z">
        <t:Attribution userId="S::nru3@cdc.gov::c951c04e-9912-46cf-af79-7a211dba6c09" userProvider="AD" userName="Godfrey, Dominique (CDC/NCEZID/DHQP/SB) (CTR)"/>
        <t:Anchor>
          <t:Comment id="604728037"/>
        </t:Anchor>
        <t:UnassignAll/>
      </t:Event>
      <t:Event id="{A38D0C97-0EFD-443A-94B5-B5429B7EB22F}" time="2025-04-15T23:41:33.786Z">
        <t:Attribution userId="S::nru3@cdc.gov::c951c04e-9912-46cf-af79-7a211dba6c09" userProvider="AD" userName="Godfrey, Dominique (CDC/NCEZID/DHQP/SB) (CTR)"/>
        <t:Anchor>
          <t:Comment id="604728037"/>
        </t:Anchor>
        <t:Assign userId="S::xqu6@cdc.gov::e1ea44d5-0afb-4ebe-a7ed-0ad4cd0c588e" userProvider="AD" userName="Harte, Robyn (CDC/NCEZID/DHQP/SB) (CTR)"/>
      </t:Event>
      <t:Event id="{9DD9F42C-DE4F-484C-8F25-4B5F432D8561}" time="2025-12-09T16:27:02.017Z">
        <t:Attribution userId="S::rwu8@cdc.gov::bd4fefef-06f8-4fcb-ba71-d923efb11cff" userProvider="AD" userName="McMeen, Marissa (CDC/NCEZID/DHQP/SB) (CTR)"/>
        <t:Progress percentComplete="100"/>
      </t:Event>
    </t:History>
  </t:Task>
  <t:Task id="{17CE8AAE-2370-4A4B-8D74-38238233E251}">
    <t:Anchor>
      <t:Comment id="912914487"/>
    </t:Anchor>
    <t:History>
      <t:Event id="{60C13B04-BDEC-409A-8F35-F77216EC62A9}" time="2025-04-14T20:09:44.288Z">
        <t:Attribution userId="S::nru3@cdc.gov::c951c04e-9912-46cf-af79-7a211dba6c09" userProvider="AD" userName="Godfrey, Dominique (CDC/NCEZID/DHQP/SB) (CTR)"/>
        <t:Anchor>
          <t:Comment id="2034642730"/>
        </t:Anchor>
        <t:Create/>
      </t:Event>
      <t:Event id="{29B32FF6-E6E1-4418-84EB-666F68062E94}" time="2025-04-14T20:09:44.288Z">
        <t:Attribution userId="S::nru3@cdc.gov::c951c04e-9912-46cf-af79-7a211dba6c09" userProvider="AD" userName="Godfrey, Dominique (CDC/NCEZID/DHQP/SB) (CTR)"/>
        <t:Anchor>
          <t:Comment id="2034642730"/>
        </t:Anchor>
        <t:Assign userId="S::xqu6@cdc.gov::e1ea44d5-0afb-4ebe-a7ed-0ad4cd0c588e" userProvider="AD" userName="Harte, Robyn (CDC/NCEZID/DHQP/SB) (CTR)"/>
      </t:Event>
      <t:Event id="{D142C820-96BC-4FDE-8DCD-6D58759AB5BE}" time="2025-04-14T20:09:44.288Z">
        <t:Attribution userId="S::nru3@cdc.gov::c951c04e-9912-46cf-af79-7a211dba6c09" userProvider="AD" userName="Godfrey, Dominique (CDC/NCEZID/DHQP/SB) (CTR)"/>
        <t:Anchor>
          <t:Comment id="2034642730"/>
        </t:Anchor>
        <t:SetTitle title="@Harte, Robyn (CDC/NCEZID/DHQP/SB) (CTR) is the cut off &lt;18 years of age?"/>
      </t:Event>
    </t:History>
  </t:Task>
  <t:Task id="{F7984141-D84B-4CFE-8438-267570F28D2A}">
    <t:Anchor>
      <t:Comment id="389991580"/>
    </t:Anchor>
    <t:History>
      <t:Event id="{280409B8-2516-40A0-811C-FC8B3DFE0413}" time="2025-12-01T19:36:38.926Z">
        <t:Attribution userId="S::nwl7@cdc.gov::8bfca901-555d-4c2d-beb9-c9ea8b89e898" userProvider="AD" userName="Boswell, LaTasha (CDC/NCEZID/DHQP/SB) (CTR)"/>
        <t:Anchor>
          <t:Comment id="810058437"/>
        </t:Anchor>
        <t:Create/>
      </t:Event>
      <t:Event id="{86369539-7CAF-4BC6-BCFB-F964E1F88E14}" time="2025-12-01T19:36:38.926Z">
        <t:Attribution userId="S::nwl7@cdc.gov::8bfca901-555d-4c2d-beb9-c9ea8b89e898" userProvider="AD" userName="Boswell, LaTasha (CDC/NCEZID/DHQP/SB) (CTR)"/>
        <t:Anchor>
          <t:Comment id="810058437"/>
        </t:Anchor>
        <t:Assign userId="S::vic5@cdc.gov::dc3dc36e-1c20-4708-af34-0674f8fbe6f3" userProvider="AD" userName="Dantes, Raymund B. (CDC/NCEZID/DHQP/SB) (CTR)"/>
      </t:Event>
      <t:Event id="{B2FE33FC-9B1D-4D01-841B-B49CBB4AF19E}" time="2025-12-01T19:36:38.926Z">
        <t:Attribution userId="S::nwl7@cdc.gov::8bfca901-555d-4c2d-beb9-c9ea8b89e898" userProvider="AD" userName="Boswell, LaTasha (CDC/NCEZID/DHQP/SB) (CTR)"/>
        <t:Anchor>
          <t:Comment id="810058437"/>
        </t:Anchor>
        <t:SetTitle title="@Dantes, Raymund B. (CDC/NCEZID/DHQP/SB) (CTR) "/>
      </t:Event>
      <t:Event id="{82C25459-8E41-4297-9F57-7DE094F57128}" time="2025-12-02T23:52:40.53Z">
        <t:Attribution userId="S::vic5@cdc.gov::dc3dc36e-1c20-4708-af34-0674f8fbe6f3" userProvider="AD" userName="Dantes, Raymund B. (CDC/NCEZID/DHQP/SB) (CTR)"/>
        <t:Progress percentComplete="100"/>
      </t:Event>
    </t:History>
  </t:Task>
  <t:Task id="{37F22D68-AF69-4226-BFDD-595D83647F56}">
    <t:Anchor>
      <t:Comment id="1559026922"/>
    </t:Anchor>
    <t:History>
      <t:Event id="{DAFD0841-C36E-448B-8EE0-A42DC0544387}" time="2025-04-23T14:16:40.926Z">
        <t:Attribution userId="S::nru3@cdc.gov::c951c04e-9912-46cf-af79-7a211dba6c09" userProvider="AD" userName="Godfrey, Dominique (CDC/NCEZID/DHQP/SB) (CTR)"/>
        <t:Anchor>
          <t:Comment id="1559026922"/>
        </t:Anchor>
        <t:Create/>
      </t:Event>
      <t:Event id="{36DAC58D-6D99-4DA1-AE5D-5604C18D0A02}" time="2025-04-23T14:16:40.926Z">
        <t:Attribution userId="S::nru3@cdc.gov::c951c04e-9912-46cf-af79-7a211dba6c09" userProvider="AD" userName="Godfrey, Dominique (CDC/NCEZID/DHQP/SB) (CTR)"/>
        <t:Anchor>
          <t:Comment id="1559026922"/>
        </t:Anchor>
        <t:Assign userId="S::rly7@cdc.gov::5dbb8d36-8da0-4ccd-8091-8526c969f416" userProvider="AD" userName="Betz, Kristina (CDC/NCEZID/DHQP/SB)"/>
      </t:Event>
      <t:Event id="{C6B43D9A-41C8-487E-9CBA-DD9D5DFCB0CC}" time="2025-04-23T14:16:40.926Z">
        <t:Attribution userId="S::nru3@cdc.gov::c951c04e-9912-46cf-af79-7a211dba6c09" userProvider="AD" userName="Godfrey, Dominique (CDC/NCEZID/DHQP/SB) (CTR)"/>
        <t:Anchor>
          <t:Comment id="1559026922"/>
        </t:Anchor>
        <t:SetTitle title="@Betz, Kristina (CDC/NCEZID/DHQP/SB) given this definition I think a patient can have an O-COB and COB event. Confirming that the patient can have an HOB event too."/>
      </t:Event>
      <t:Event id="{D45B2210-5C22-4259-8DB4-2E6F208EE4D4}" time="2025-04-23T17:17:08.645Z">
        <t:Attribution userId="S::rly7@cdc.gov::5dbb8d36-8da0-4ccd-8091-8526c969f416" userProvider="AD" userName="Betz, Kristina (CDC/NCEZID/DHQP/SB)"/>
        <t:Progress percentComplete="100"/>
      </t:Event>
    </t:History>
  </t:Task>
  <t:Task id="{FCF7A2BC-CDD3-4C76-9794-C29A08DBE210}">
    <t:Anchor>
      <t:Comment id="703045247"/>
    </t:Anchor>
    <t:History>
      <t:Event id="{985C0CA0-86A5-4DA9-AAFE-A4657607052F}" time="2025-04-23T19:29:26.225Z">
        <t:Attribution userId="S::rly7@cdc.gov::5dbb8d36-8da0-4ccd-8091-8526c969f416" userProvider="AD" userName="Betz, Kristina (CDC/NCEZID/DHQP/SB)"/>
        <t:Anchor>
          <t:Comment id="703045247"/>
        </t:Anchor>
        <t:Create/>
      </t:Event>
      <t:Event id="{55F9100E-B349-4D5F-B4A6-B6712DE4E9B9}" time="2025-04-23T19:29:26.225Z">
        <t:Attribution userId="S::rly7@cdc.gov::5dbb8d36-8da0-4ccd-8091-8526c969f416" userProvider="AD" userName="Betz, Kristina (CDC/NCEZID/DHQP/SB)"/>
        <t:Anchor>
          <t:Comment id="703045247"/>
        </t:Anchor>
        <t:Assign userId="S::xqu6@cdc.gov::e1ea44d5-0afb-4ebe-a7ed-0ad4cd0c588e" userProvider="AD" userName="Harte, Robyn (CDC/NCEZID/DHQP/SB) (CTR)"/>
      </t:Event>
      <t:Event id="{A3C9E2F8-D32E-40E8-B959-16884E9B047D}" time="2025-04-23T19:29:26.225Z">
        <t:Attribution userId="S::rly7@cdc.gov::5dbb8d36-8da0-4ccd-8091-8526c969f416" userProvider="AD" userName="Betz, Kristina (CDC/NCEZID/DHQP/SB)"/>
        <t:Anchor>
          <t:Comment id="703045247"/>
        </t:Anchor>
        <t:SetTitle title="@Harte, Robyn (CDC/NCEZID/DHQP/SB) (CTR) did that fix it?"/>
      </t:Event>
      <t:Event id="{36BE1206-0321-4FD5-9975-F50B30F448BE}" time="2025-07-25T11:51:53.604Z">
        <t:Attribution userId="S::rly7@cdc.gov::5dbb8d36-8da0-4ccd-8091-8526c969f416" userProvider="AD" userName="Betz, Kristina (CDC/NCEZID/DHQP/SB)"/>
        <t:Progress percentComplete="100"/>
      </t:Event>
    </t:History>
  </t:Task>
  <t:Task id="{975EA36B-3A77-401B-9895-D848E9DEB59F}">
    <t:Anchor>
      <t:Comment id="1596209362"/>
    </t:Anchor>
    <t:History>
      <t:Event id="{9CB9DBF9-A73E-4FAE-B22B-FA5051451DC5}" time="2025-12-01T19:56:16.979Z">
        <t:Attribution userId="S::nwl7@cdc.gov::8bfca901-555d-4c2d-beb9-c9ea8b89e898" userProvider="AD" userName="Boswell, LaTasha (CDC/NCEZID/DHQP/SB) (CTR)"/>
        <t:Anchor>
          <t:Comment id="944011805"/>
        </t:Anchor>
        <t:Create/>
      </t:Event>
      <t:Event id="{B5BD8A59-FA71-4278-899A-9FD761C243BE}" time="2025-12-01T19:56:16.979Z">
        <t:Attribution userId="S::nwl7@cdc.gov::8bfca901-555d-4c2d-beb9-c9ea8b89e898" userProvider="AD" userName="Boswell, LaTasha (CDC/NCEZID/DHQP/SB) (CTR)"/>
        <t:Anchor>
          <t:Comment id="944011805"/>
        </t:Anchor>
        <t:Assign userId="S::nwl7@cdc.gov::8bfca901-555d-4c2d-beb9-c9ea8b89e898" userProvider="AD" userName="Boswell, LaTasha (CDC/NCEZID/DHQP/SB) (CTR)"/>
      </t:Event>
      <t:Event id="{33D01010-0AF6-4819-9DBD-25C5682BEF63}" time="2025-12-01T19:56:16.979Z">
        <t:Attribution userId="S::nwl7@cdc.gov::8bfca901-555d-4c2d-beb9-c9ea8b89e898" userProvider="AD" userName="Boswell, LaTasha (CDC/NCEZID/DHQP/SB) (CTR)"/>
        <t:Anchor>
          <t:Comment id="944011805"/>
        </t:Anchor>
        <t:SetTitle title="Bookmark table here. @Boswell, LaTasha (CDC/NCEZID/DHQP/SB) (CTR) "/>
      </t:Event>
      <t:Event id="{630D0645-A69A-4E48-B262-5FDAA9BE2134}" time="2025-12-09T15:09:54.858Z">
        <t:Attribution userId="S::rwu8@cdc.gov::bd4fefef-06f8-4fcb-ba71-d923efb11cff" userProvider="AD" userName="McMeen, Marissa (CDC/NCEZID/DHQP/SB) (CTR)"/>
        <t:Progress percentComplete="100"/>
      </t:Event>
    </t:History>
  </t:Task>
  <t:Task id="{08C866D4-4987-4688-A63F-309F89B185F3}">
    <t:Anchor>
      <t:Comment id="804096429"/>
    </t:Anchor>
    <t:History>
      <t:Event id="{FA024F0D-D16B-4C64-AA45-0356129B1536}" time="2025-05-06T15:37:14.285Z">
        <t:Attribution userId="S::xqu6@cdc.gov::e1ea44d5-0afb-4ebe-a7ed-0ad4cd0c588e" userProvider="AD" userName="Harte, Robyn (CDC/NCEZID/DHQP/SB) (CTR)"/>
        <t:Anchor>
          <t:Comment id="804096429"/>
        </t:Anchor>
        <t:Create/>
      </t:Event>
      <t:Event id="{F816AF76-A827-44BD-9D9C-5602E593EE6D}" time="2025-05-06T15:37:14.285Z">
        <t:Attribution userId="S::xqu6@cdc.gov::e1ea44d5-0afb-4ebe-a7ed-0ad4cd0c588e" userProvider="AD" userName="Harte, Robyn (CDC/NCEZID/DHQP/SB) (CTR)"/>
        <t:Anchor>
          <t:Comment id="804096429"/>
        </t:Anchor>
        <t:Assign userId="S::rly7@cdc.gov::5dbb8d36-8da0-4ccd-8091-8526c969f416" userProvider="AD" userName="Betz, Kristina (CDC/NCEZID/DHQP/SB)"/>
      </t:Event>
      <t:Event id="{ED305BCF-C7B6-48A4-8086-93AEE89449C4}" time="2025-05-06T15:37:14.285Z">
        <t:Attribution userId="S::xqu6@cdc.gov::e1ea44d5-0afb-4ebe-a7ed-0ad4cd0c588e" userProvider="AD" userName="Harte, Robyn (CDC/NCEZID/DHQP/SB) (CTR)"/>
        <t:Anchor>
          <t:Comment id="804096429"/>
        </t:Anchor>
        <t:SetTitle title="…. Need to have a conversation with Clinical folks (like Nimalie) to finalize which organisms are not considered for Hospital Onset. @Betz, Kristina (CDC/NCEZID/DHQP/SB) @Godfrey, Dominique (CDC/NCEZID/DHQP/SB) (CTR) @Abner, Sheila (CDC/NCEZID/DHQP/SB)"/>
      </t:Event>
      <t:Event id="{899FBF95-2B0B-4190-AEDE-83D4443C7676}" time="2025-07-25T13:31:35.311Z">
        <t:Attribution userId="S::rly7@cdc.gov::5dbb8d36-8da0-4ccd-8091-8526c969f416" userProvider="AD" userName="Betz, Kristina (CDC/NCEZID/DHQP/SB)"/>
        <t:Progress percentComplete="100"/>
      </t:Event>
    </t:History>
  </t:Task>
  <t:Task id="{8C65FD6D-95E6-446B-8A1C-1F88665C5735}">
    <t:Anchor>
      <t:Comment id="2046976502"/>
    </t:Anchor>
    <t:History>
      <t:Event id="{7E09310B-5B89-4A5E-AE1B-1CFBC9487B8D}" time="2025-05-23T12:04:08.27Z">
        <t:Attribution userId="S::nru3@cdc.gov::c951c04e-9912-46cf-af79-7a211dba6c09" userProvider="AD" userName="Godfrey, Dominique (CDC/NCEZID/DHQP/SB) (CTR)"/>
        <t:Anchor>
          <t:Comment id="813068986"/>
        </t:Anchor>
        <t:Create/>
      </t:Event>
      <t:Event id="{5A405EF3-6156-4EEA-88A1-26AE7FCB12B0}" time="2025-05-23T12:04:08.27Z">
        <t:Attribution userId="S::nru3@cdc.gov::c951c04e-9912-46cf-af79-7a211dba6c09" userProvider="AD" userName="Godfrey, Dominique (CDC/NCEZID/DHQP/SB) (CTR)"/>
        <t:Anchor>
          <t:Comment id="813068986"/>
        </t:Anchor>
        <t:Assign userId="S::rly7@cdc.gov::5dbb8d36-8da0-4ccd-8091-8526c969f416" userProvider="AD" userName="Betz, Kristina (CDC/NCEZID/DHQP/SB)"/>
      </t:Event>
      <t:Event id="{D5F573F9-3FE2-4C37-AAA4-8C5D98721E40}" time="2025-05-23T12:04:08.27Z">
        <t:Attribution userId="S::nru3@cdc.gov::c951c04e-9912-46cf-af79-7a211dba6c09" userProvider="AD" userName="Godfrey, Dominique (CDC/NCEZID/DHQP/SB) (CTR)"/>
        <t:Anchor>
          <t:Comment id="813068986"/>
        </t:Anchor>
        <t:SetTitle title="@Betz, Kristina (CDC/NCEZID/DHQP/SB) we can make a name change given we surveil for more than HOB events. Are we going to share this name with NHSN customers or is this for internal use? We have referred to the module as HOB for a few years now."/>
      </t:Event>
      <t:Event id="{A87EF402-D519-45FD-A9B0-0BD11B444C2B}" time="2025-08-07T19:51:44.363Z">
        <t:Attribution userId="S::nru3@cdc.gov::c951c04e-9912-46cf-af79-7a211dba6c09" userProvider="AD" userName="Godfrey, Dominique (CDC/NCEZID/DHQP/SB) (CTR)"/>
        <t:Progress percentComplete="100"/>
      </t:Event>
    </t:History>
  </t:Task>
  <t:Task id="{464FB0F6-A326-4F51-A6B9-3EDCCC8CF46E}">
    <t:Anchor>
      <t:Comment id="1683637984"/>
    </t:Anchor>
    <t:History>
      <t:Event id="{93837A1D-38B2-449D-9152-958941A9767D}" time="2025-07-21T15:12:11.758Z">
        <t:Attribution userId="S::xqu6@cdc.gov::e1ea44d5-0afb-4ebe-a7ed-0ad4cd0c588e" userProvider="AD" userName="Harte, Robyn (CDC/NCEZID/DHQP/SB) (CTR)"/>
        <t:Anchor>
          <t:Comment id="1683637984"/>
        </t:Anchor>
        <t:Create/>
      </t:Event>
      <t:Event id="{928A2A89-6350-4F28-900A-3C4B7E38B259}" time="2025-07-21T15:12:11.758Z">
        <t:Attribution userId="S::xqu6@cdc.gov::e1ea44d5-0afb-4ebe-a7ed-0ad4cd0c588e" userProvider="AD" userName="Harte, Robyn (CDC/NCEZID/DHQP/SB) (CTR)"/>
        <t:Anchor>
          <t:Comment id="1683637984"/>
        </t:Anchor>
        <t:Assign userId="S::rly7@cdc.gov::5dbb8d36-8da0-4ccd-8091-8526c969f416" userProvider="AD" userName="Betz, Kristina (CDC/NCEZID/DHQP/SB)"/>
      </t:Event>
      <t:Event id="{9283AF1A-3941-4B65-8893-12D0992F0ECA}" time="2025-07-21T15:12:11.758Z">
        <t:Attribution userId="S::xqu6@cdc.gov::e1ea44d5-0afb-4ebe-a7ed-0ad4cd0c588e" userProvider="AD" userName="Harte, Robyn (CDC/NCEZID/DHQP/SB) (CTR)"/>
        <t:Anchor>
          <t:Comment id="1683637984"/>
        </t:Anchor>
        <t:SetTitle title="@Betz, Kristina (CDC/NCEZID/DHQP/SB) @Godfrey, Dominique (CDC/NCEZID/DHQP/SB) (CTR) oncology exclusion?"/>
      </t:Event>
      <t:Event id="{F90C60B2-9331-4DFA-9C11-B2CAA880C6B4}" time="2025-07-25T11:45:39.235Z">
        <t:Attribution userId="S::rly7@cdc.gov::5dbb8d36-8da0-4ccd-8091-8526c969f416" userProvider="AD" userName="Betz, Kristina (CDC/NCEZID/DHQP/SB)"/>
        <t:Progress percentComplete="100"/>
      </t:Event>
    </t:History>
  </t:Task>
  <t:Task id="{950472A5-DA66-460F-8F03-0E9FD5F5F26A}">
    <t:Anchor>
      <t:Comment id="711333108"/>
    </t:Anchor>
    <t:History>
      <t:Event id="{5DBABCCA-9A91-4F2E-8D5F-B19F3FFFA656}" time="2025-07-25T13:30:07.784Z">
        <t:Attribution userId="S::nru3@cdc.gov::c951c04e-9912-46cf-af79-7a211dba6c09" userProvider="AD" userName="Godfrey, Dominique (CDC/NCEZID/DHQP/SB) (CTR)"/>
        <t:Anchor>
          <t:Comment id="206406358"/>
        </t:Anchor>
        <t:Create/>
      </t:Event>
      <t:Event id="{BC631BAF-9C0B-42E1-A147-57E4803E93EB}" time="2025-07-25T13:30:07.784Z">
        <t:Attribution userId="S::nru3@cdc.gov::c951c04e-9912-46cf-af79-7a211dba6c09" userProvider="AD" userName="Godfrey, Dominique (CDC/NCEZID/DHQP/SB) (CTR)"/>
        <t:Anchor>
          <t:Comment id="206406358"/>
        </t:Anchor>
        <t:Assign userId="S::rly7@cdc.gov::5dbb8d36-8da0-4ccd-8091-8526c969f416" userProvider="AD" userName="Betz, Kristina (CDC/NCEZID/DHQP/SB)"/>
      </t:Event>
      <t:Event id="{15CEE654-406E-45AC-B056-573F6894BC67}" time="2025-07-25T13:30:07.784Z">
        <t:Attribution userId="S::nru3@cdc.gov::c951c04e-9912-46cf-af79-7a211dba6c09" userProvider="AD" userName="Godfrey, Dominique (CDC/NCEZID/DHQP/SB) (CTR)"/>
        <t:Anchor>
          <t:Comment id="206406358"/>
        </t:Anchor>
        <t:SetTitle title="@Betz, Kristina (CDC/NCEZID/DHQP/SB) I am okay with whatever we choose but the definitions seem similar.Microorganism: a microscopic organism, especially a bacterium, virus, or fungusPathogen: a bacterium, virus, or other microorganism that can cause…"/>
      </t:Event>
      <t:Event id="{8AC05CAB-A331-4D8D-B7D9-5DF20BEC00F9}" time="2025-12-01T19:54:55.686Z">
        <t:Attribution userId="S::nwl7@cdc.gov::8bfca901-555d-4c2d-beb9-c9ea8b89e898" userProvider="AD" userName="Boswell, LaTasha (CDC/NCEZID/DHQP/SB) (CTR)"/>
        <t:Anchor>
          <t:Comment id="1597938858"/>
        </t:Anchor>
        <t:UnassignAll/>
      </t:Event>
      <t:Event id="{6906F889-CEAA-4D3F-B30D-E296D7552619}" time="2025-12-01T19:54:55.686Z">
        <t:Attribution userId="S::nwl7@cdc.gov::8bfca901-555d-4c2d-beb9-c9ea8b89e898" userProvider="AD" userName="Boswell, LaTasha (CDC/NCEZID/DHQP/SB) (CTR)"/>
        <t:Anchor>
          <t:Comment id="1597938858"/>
        </t:Anchor>
        <t:Assign userId="S::nwl7@cdc.gov::8bfca901-555d-4c2d-beb9-c9ea8b89e898" userProvider="AD" userName="Boswell, LaTasha (CDC/NCEZID/DHQP/SB) (CTR)"/>
      </t:Event>
      <t:Event id="{2AA33AD2-58B7-43E8-8E8B-39217F7902F8}" time="2025-12-09T15:08:51.361Z">
        <t:Attribution userId="S::rwu8@cdc.gov::bd4fefef-06f8-4fcb-ba71-d923efb11cff" userProvider="AD" userName="McMeen, Marissa (CDC/NCEZID/DHQP/SB) (CTR)"/>
        <t:Progress percentComplete="100"/>
      </t:Event>
    </t:History>
  </t:Task>
  <t:Task id="{0CD1075E-1A4A-4591-81F2-F2504B3B1161}">
    <t:Anchor>
      <t:Comment id="178510110"/>
    </t:Anchor>
    <t:History>
      <t:Event id="{4178D5AD-D88C-4D91-948F-A707E36086A8}" time="2025-11-19T19:51:50.479Z">
        <t:Attribution userId="S::nwl7@cdc.gov::8bfca901-555d-4c2d-beb9-c9ea8b89e898" userProvider="AD" userName="Boswell, LaTasha (CDC/NCEZID/DHQP/SB) (CTR)"/>
        <t:Anchor>
          <t:Comment id="1519133681"/>
        </t:Anchor>
        <t:Create/>
      </t:Event>
      <t:Event id="{8E6282DF-D66B-47B8-BA79-686BF595791D}" time="2025-11-19T19:51:50.479Z">
        <t:Attribution userId="S::nwl7@cdc.gov::8bfca901-555d-4c2d-beb9-c9ea8b89e898" userProvider="AD" userName="Boswell, LaTasha (CDC/NCEZID/DHQP/SB) (CTR)"/>
        <t:Anchor>
          <t:Comment id="1519133681"/>
        </t:Anchor>
        <t:Assign userId="S::xua3@cdc.gov::cb46d2c3-d554-4839-b3aa-6b5b12a366d4" userProvider="AD" userName="Ellis, William (CDC/NCEZID/DHQP/SB) (CTR)"/>
      </t:Event>
      <t:Event id="{02823082-5C0F-4274-8C86-3C3EBEDC3E88}" time="2025-11-19T19:51:50.479Z">
        <t:Attribution userId="S::nwl7@cdc.gov::8bfca901-555d-4c2d-beb9-c9ea8b89e898" userProvider="AD" userName="Boswell, LaTasha (CDC/NCEZID/DHQP/SB) (CTR)"/>
        <t:Anchor>
          <t:Comment id="1519133681"/>
        </t:Anchor>
        <t:SetTitle title="@Ellis, William (CDC/NCEZID/DHQP/SB) (CTR) - Can you review Henrietta’s suggestion regarding black font. Also, can we use different shapes for the “Yes” and “No” options?"/>
      </t:Event>
    </t:History>
  </t:Task>
  <t:Task id="{F46DE35F-3A1B-4A90-8BF2-A0772BA8F17E}">
    <t:Anchor>
      <t:Comment id="84216029"/>
    </t:Anchor>
    <t:History>
      <t:Event id="{EE171ABC-8922-4733-92CC-D38F24520B6F}" time="2025-11-20T16:29:45.548Z">
        <t:Attribution userId="S::xqu6@cdc.gov::e1ea44d5-0afb-4ebe-a7ed-0ad4cd0c588e" userProvider="AD" userName="Harte, Robyn (CDC/NCEZID/DHQP/SB) (CTR)"/>
        <t:Anchor>
          <t:Comment id="1814302462"/>
        </t:Anchor>
        <t:Create/>
      </t:Event>
      <t:Event id="{0A4A5CEB-7714-45A2-B6EB-B3D14C1C02E9}" time="2025-11-20T16:29:45.548Z">
        <t:Attribution userId="S::xqu6@cdc.gov::e1ea44d5-0afb-4ebe-a7ed-0ad4cd0c588e" userProvider="AD" userName="Harte, Robyn (CDC/NCEZID/DHQP/SB) (CTR)"/>
        <t:Anchor>
          <t:Comment id="1814302462"/>
        </t:Anchor>
        <t:Assign userId="S::rly7@cdc.gov::5dbb8d36-8da0-4ccd-8091-8526c969f416" userProvider="AD" userName="Betz, Kristina (CDC/NCEZID/DHQP/SB)"/>
      </t:Event>
      <t:Event id="{264D7868-6156-41D4-8C12-D292B679DBA6}" time="2025-11-20T16:29:45.548Z">
        <t:Attribution userId="S::xqu6@cdc.gov::e1ea44d5-0afb-4ebe-a7ed-0ad4cd0c588e" userProvider="AD" userName="Harte, Robyn (CDC/NCEZID/DHQP/SB) (CTR)"/>
        <t:Anchor>
          <t:Comment id="1814302462"/>
        </t:Anchor>
        <t:SetTitle title="…, and here;s all the bugs we're attributing to the infection (since sometimes we find more than one bug), and we decided this was a cutoff for attributing to the initial infection event. @Betz, Kristina (CDC/NCEZID/DHQP/SB) is that thinking correct?"/>
      </t:Event>
      <t:Event id="{5DD57661-256F-460A-B34C-77950BD7163E}" time="2025-12-02T20:41:15.089Z">
        <t:Attribution userId="S::nwl7@cdc.gov::8bfca901-555d-4c2d-beb9-c9ea8b89e898" userProvider="AD" userName="Boswell, LaTasha (CDC/NCEZID/DHQP/SB) (CTR)"/>
        <t:Progress percentComplete="100"/>
      </t:Event>
    </t:History>
  </t:Task>
  <t:Task id="{8316030D-9ABD-44DF-B799-CB95CB8F7E11}">
    <t:Anchor>
      <t:Comment id="140138858"/>
    </t:Anchor>
    <t:History>
      <t:Event id="{31AC4082-A34A-4F0C-83CE-F89E62FF9459}" time="2025-12-01T19:45:09.615Z">
        <t:Attribution userId="S::nwl7@cdc.gov::8bfca901-555d-4c2d-beb9-c9ea8b89e898" userProvider="AD" userName="Boswell, LaTasha (CDC/NCEZID/DHQP/SB) (CTR)"/>
        <t:Anchor>
          <t:Comment id="578827843"/>
        </t:Anchor>
        <t:Create/>
      </t:Event>
      <t:Event id="{518089AC-8786-447C-AF6B-17800D6B0722}" time="2025-12-01T19:45:09.615Z">
        <t:Attribution userId="S::nwl7@cdc.gov::8bfca901-555d-4c2d-beb9-c9ea8b89e898" userProvider="AD" userName="Boswell, LaTasha (CDC/NCEZID/DHQP/SB) (CTR)"/>
        <t:Anchor>
          <t:Comment id="578827843"/>
        </t:Anchor>
        <t:Assign userId="S::nwl7@cdc.gov::8bfca901-555d-4c2d-beb9-c9ea8b89e898" userProvider="AD" userName="Boswell, LaTasha (CDC/NCEZID/DHQP/SB) (CTR)"/>
      </t:Event>
      <t:Event id="{A0BB2C50-2492-4CFD-B4D0-8E62391754A7}" time="2025-12-01T19:45:09.615Z">
        <t:Attribution userId="S::nwl7@cdc.gov::8bfca901-555d-4c2d-beb9-c9ea8b89e898" userProvider="AD" userName="Boswell, LaTasha (CDC/NCEZID/DHQP/SB) (CTR)"/>
        <t:Anchor>
          <t:Comment id="578827843"/>
        </t:Anchor>
        <t:SetTitle title="Make revision per linked protocol in chat. @Boswell, LaTasha (CDC/NCEZID/DHQP/SB) (CTR) "/>
      </t:Event>
      <t:Event id="{EE2F3C03-784A-4A2F-AC27-A90DDFACDE05}" time="2025-12-03T14:25:55.434Z">
        <t:Attribution userId="S::nwl7@cdc.gov::8bfca901-555d-4c2d-beb9-c9ea8b89e898" userProvider="AD" userName="Boswell, LaTasha (CDC/NCEZID/DHQP/SB) (CTR)"/>
        <t:Progress percentComplete="100"/>
      </t:Event>
    </t:History>
  </t:Task>
  <t:Task id="{704F8456-81C9-4ABA-967C-C9DBA3C1E463}">
    <t:Anchor>
      <t:Comment id="2122649515"/>
    </t:Anchor>
    <t:History>
      <t:Event id="{EB6BE436-4717-48AB-B10C-0095319FD873}" time="2025-12-01T19:53:03.736Z">
        <t:Attribution userId="S::nwl7@cdc.gov::8bfca901-555d-4c2d-beb9-c9ea8b89e898" userProvider="AD" userName="Boswell, LaTasha (CDC/NCEZID/DHQP/SB) (CTR)"/>
        <t:Anchor>
          <t:Comment id="2065428048"/>
        </t:Anchor>
        <t:Create/>
      </t:Event>
      <t:Event id="{6EFA6782-8932-4781-81A7-87A809D5326A}" time="2025-12-01T19:53:03.736Z">
        <t:Attribution userId="S::nwl7@cdc.gov::8bfca901-555d-4c2d-beb9-c9ea8b89e898" userProvider="AD" userName="Boswell, LaTasha (CDC/NCEZID/DHQP/SB) (CTR)"/>
        <t:Anchor>
          <t:Comment id="2065428048"/>
        </t:Anchor>
        <t:Assign userId="S::nwl7@cdc.gov::8bfca901-555d-4c2d-beb9-c9ea8b89e898" userProvider="AD" userName="Boswell, LaTasha (CDC/NCEZID/DHQP/SB) (CTR)"/>
      </t:Event>
      <t:Event id="{1AB8026E-298B-4F00-9A18-F1BECB38A39F}" time="2025-12-01T19:53:03.736Z">
        <t:Attribution userId="S::nwl7@cdc.gov::8bfca901-555d-4c2d-beb9-c9ea8b89e898" userProvider="AD" userName="Boswell, LaTasha (CDC/NCEZID/DHQP/SB) (CTR)"/>
        <t:Anchor>
          <t:Comment id="2065428048"/>
        </t:Anchor>
        <t:SetTitle title="Review CDI protocol to standardization. @Boswell, LaTasha (CDC/NCEZID/DHQP/SB) (CTR) "/>
      </t:Event>
      <t:Event id="{DF1BACD9-B6F6-4763-B492-FD47044FB42F}" time="2025-12-09T15:08:40.862Z">
        <t:Attribution userId="S::rwu8@cdc.gov::bd4fefef-06f8-4fcb-ba71-d923efb11cff" userProvider="AD" userName="McMeen, Marissa (CDC/NCEZID/DHQP/SB) (CTR)"/>
        <t:Progress percentComplete="100"/>
      </t:Event>
    </t:History>
  </t:Task>
  <t:Task id="{937C5D9F-9B5B-4843-B8F9-8D421CD6FF1B}">
    <t:Anchor>
      <t:Comment id="49161813"/>
    </t:Anchor>
    <t:History>
      <t:Event id="{EAB268B9-4883-4C10-A37D-C7CD0A4A50A1}" time="2025-12-01T20:52:58.335Z">
        <t:Attribution userId="S::nwl7@cdc.gov::8bfca901-555d-4c2d-beb9-c9ea8b89e898" userProvider="AD" userName="Boswell, LaTasha (CDC/NCEZID/DHQP/SB) (CTR)"/>
        <t:Anchor>
          <t:Comment id="1224392454"/>
        </t:Anchor>
        <t:Create/>
      </t:Event>
      <t:Event id="{2A6FA98B-F59B-45CC-BDF5-465C436710C6}" time="2025-12-01T20:52:58.335Z">
        <t:Attribution userId="S::nwl7@cdc.gov::8bfca901-555d-4c2d-beb9-c9ea8b89e898" userProvider="AD" userName="Boswell, LaTasha (CDC/NCEZID/DHQP/SB) (CTR)"/>
        <t:Anchor>
          <t:Comment id="1224392454"/>
        </t:Anchor>
        <t:Assign userId="S::nwl7@cdc.gov::8bfca901-555d-4c2d-beb9-c9ea8b89e898" userProvider="AD" userName="Boswell, LaTasha (CDC/NCEZID/DHQP/SB) (CTR)"/>
      </t:Event>
      <t:Event id="{45CC2CA6-EC67-4253-8E2B-53458D678F66}" time="2025-12-01T20:52:58.335Z">
        <t:Attribution userId="S::nwl7@cdc.gov::8bfca901-555d-4c2d-beb9-c9ea8b89e898" userProvider="AD" userName="Boswell, LaTasha (CDC/NCEZID/DHQP/SB) (CTR)"/>
        <t:Anchor>
          <t:Comment id="1224392454"/>
        </t:Anchor>
        <t:SetTitle title="@Boswell, LaTasha (CDC/NCEZID/DHQP/SB) (CTR) - revise HOB IP also."/>
      </t:Event>
      <t:Event id="{C6CE3C03-93EF-4449-9F93-EC107CA24738}" time="2025-12-05T17:56:43.776Z">
        <t:Attribution userId="S::nwl7@cdc.gov::8bfca901-555d-4c2d-beb9-c9ea8b89e898" userProvider="AD" userName="Boswell, LaTasha (CDC/NCEZID/DHQP/SB) (CTR)"/>
        <t:Anchor>
          <t:Comment id="1717052042"/>
        </t:Anchor>
        <t:UnassignAll/>
      </t:Event>
      <t:Event id="{04474A17-3842-4CC2-B866-3B5324CC6F19}" time="2025-12-05T17:56:43.776Z">
        <t:Attribution userId="S::nwl7@cdc.gov::8bfca901-555d-4c2d-beb9-c9ea8b89e898" userProvider="AD" userName="Boswell, LaTasha (CDC/NCEZID/DHQP/SB) (CTR)"/>
        <t:Anchor>
          <t:Comment id="1717052042"/>
        </t:Anchor>
        <t:Assign userId="S::rly7@cdc.gov::5dbb8d36-8da0-4ccd-8091-8526c969f416" userProvider="AD" userName="Betz, Kristina (CDC/NCEZID/DHQP/SB)"/>
      </t:Event>
      <t:Event id="{53AF069F-E9C2-45DC-A63F-282BC051A229}" time="2025-12-16T15:33:45.58Z">
        <t:Attribution userId="S::rwu8@cdc.gov::bd4fefef-06f8-4fcb-ba71-d923efb11cff" userProvider="AD" userName="McMeen, Marissa (CDC/NCEZID/DHQP/SB) (CTR)"/>
        <t:Progress percentComplete="100"/>
      </t:Event>
    </t:History>
  </t:Task>
  <t:Task id="{C6A1E780-2091-4652-98AA-179BF7A46550}">
    <t:Anchor>
      <t:Comment id="886313694"/>
    </t:Anchor>
    <t:History>
      <t:Event id="{1116C011-6A48-4196-9C1E-A4054F2102F0}" time="2025-12-03T00:03:14.666Z">
        <t:Attribution userId="S::vic5@cdc.gov::dc3dc36e-1c20-4708-af34-0674f8fbe6f3" userProvider="AD" userName="Dantes, Raymund B. (CDC/NCEZID/DHQP/SB) (CTR)"/>
        <t:Anchor>
          <t:Comment id="560389854"/>
        </t:Anchor>
        <t:Create/>
      </t:Event>
      <t:Event id="{30C372DE-6A96-4B61-9E7B-A12D647FDA1F}" time="2025-12-03T00:03:14.666Z">
        <t:Attribution userId="S::vic5@cdc.gov::dc3dc36e-1c20-4708-af34-0674f8fbe6f3" userProvider="AD" userName="Dantes, Raymund B. (CDC/NCEZID/DHQP/SB) (CTR)"/>
        <t:Anchor>
          <t:Comment id="560389854"/>
        </t:Anchor>
        <t:Assign userId="S::nwl7@cdc.gov::8bfca901-555d-4c2d-beb9-c9ea8b89e898" userProvider="AD" userName="Boswell, LaTasha (CDC/NCEZID/DHQP/SB) (CTR)"/>
      </t:Event>
      <t:Event id="{26CEA6AE-FE48-4A23-96E4-482EA1EF4CF1}" time="2025-12-03T00:03:14.666Z">
        <t:Attribution userId="S::vic5@cdc.gov::dc3dc36e-1c20-4708-af34-0674f8fbe6f3" userProvider="AD" userName="Dantes, Raymund B. (CDC/NCEZID/DHQP/SB) (CTR)"/>
        <t:Anchor>
          <t:Comment id="560389854"/>
        </t:Anchor>
        <t:SetTitle title="@Boswell, LaTasha (CDC/NCEZID/DHQP/SB) (CTR) this will need to be turned into a citation"/>
      </t:Event>
      <t:Event id="{44201C21-58F6-42D0-AB61-8D87E13026AA}" time="2025-12-09T15:05:20.423Z">
        <t:Attribution userId="S::rwu8@cdc.gov::bd4fefef-06f8-4fcb-ba71-d923efb11cff" userProvider="AD" userName="McMeen, Marissa (CDC/NCEZID/DHQP/SB) (CTR)"/>
        <t:Progress percentComplete="100"/>
      </t:Event>
    </t:History>
  </t:Task>
  <t:Task id="{2FE94DB9-D93E-47BF-9F95-0E6311462596}">
    <t:Anchor>
      <t:Comment id="876315122"/>
    </t:Anchor>
    <t:History>
      <t:Event id="{B3FFAD0C-9A47-41CF-8501-13374461CEA3}" time="2025-12-03T00:03:32.374Z">
        <t:Attribution userId="S::vic5@cdc.gov::dc3dc36e-1c20-4708-af34-0674f8fbe6f3" userProvider="AD" userName="Dantes, Raymund B. (CDC/NCEZID/DHQP/SB) (CTR)"/>
        <t:Anchor>
          <t:Comment id="2097192880"/>
        </t:Anchor>
        <t:Create/>
      </t:Event>
      <t:Event id="{5252F963-F6CC-4DB6-A2EC-849F629C56EC}" time="2025-12-03T00:03:32.374Z">
        <t:Attribution userId="S::vic5@cdc.gov::dc3dc36e-1c20-4708-af34-0674f8fbe6f3" userProvider="AD" userName="Dantes, Raymund B. (CDC/NCEZID/DHQP/SB) (CTR)"/>
        <t:Anchor>
          <t:Comment id="2097192880"/>
        </t:Anchor>
        <t:Assign userId="S::nwl7@cdc.gov::8bfca901-555d-4c2d-beb9-c9ea8b89e898" userProvider="AD" userName="Boswell, LaTasha (CDC/NCEZID/DHQP/SB) (CTR)"/>
      </t:Event>
      <t:Event id="{71416710-3829-40DD-9B73-61C5C42FB186}" time="2025-12-03T00:03:32.374Z">
        <t:Attribution userId="S::vic5@cdc.gov::dc3dc36e-1c20-4708-af34-0674f8fbe6f3" userProvider="AD" userName="Dantes, Raymund B. (CDC/NCEZID/DHQP/SB) (CTR)"/>
        <t:Anchor>
          <t:Comment id="2097192880"/>
        </t:Anchor>
        <t:SetTitle title="@Boswell, LaTasha (CDC/NCEZID/DHQP/SB) (CTR) this will also need to become a citation."/>
      </t:Event>
      <t:Event id="{1B230C67-D28B-4273-AB9B-32FC5C7CE5CC}" time="2025-12-09T15:05:27.47Z">
        <t:Attribution userId="S::rwu8@cdc.gov::bd4fefef-06f8-4fcb-ba71-d923efb11cff" userProvider="AD" userName="McMeen, Marissa (CDC/NCEZID/DHQP/SB) (CTR)"/>
        <t:Progress percentComplete="100"/>
      </t:Event>
    </t:History>
  </t:Task>
  <t:Task id="{80980AF4-01A2-401D-8212-D70D9D06111F}">
    <t:Anchor>
      <t:Comment id="1697928821"/>
    </t:Anchor>
    <t:History>
      <t:Event id="{0A088D16-B214-4B36-A458-057809F530FF}" time="2025-12-03T17:51:52.474Z">
        <t:Attribution userId="S::rwu8@cdc.gov::bd4fefef-06f8-4fcb-ba71-d923efb11cff" userProvider="AD" userName="McMeen, Marissa (CDC/NCEZID/DHQP/SB) (CTR)"/>
        <t:Anchor>
          <t:Comment id="1697928821"/>
        </t:Anchor>
        <t:Create/>
      </t:Event>
      <t:Event id="{8CA11B04-2CFF-4130-8BC3-A38518C74873}" time="2025-12-03T17:51:52.474Z">
        <t:Attribution userId="S::rwu8@cdc.gov::bd4fefef-06f8-4fcb-ba71-d923efb11cff" userProvider="AD" userName="McMeen, Marissa (CDC/NCEZID/DHQP/SB) (CTR)"/>
        <t:Anchor>
          <t:Comment id="1697928821"/>
        </t:Anchor>
        <t:Assign userId="S::rwu8@cdc.gov::bd4fefef-06f8-4fcb-ba71-d923efb11cff" userProvider="AD" userName="McMeen, Marissa (CDC/NCEZID/DHQP/SB) (CTR)"/>
      </t:Event>
      <t:Event id="{FA70AF94-2149-4E20-9770-1E6D0C8924BA}" time="2025-12-03T17:51:52.474Z">
        <t:Attribution userId="S::rwu8@cdc.gov::bd4fefef-06f8-4fcb-ba71-d923efb11cff" userProvider="AD" userName="McMeen, Marissa (CDC/NCEZID/DHQP/SB) (CTR)"/>
        <t:Anchor>
          <t:Comment id="1697928821"/>
        </t:Anchor>
        <t:SetTitle title="@McMeen, Marissa (CDC/NCEZID/DHQP/SB) (CTR) format this"/>
      </t:Event>
      <t:Event id="{2746797E-BB4C-4C98-958D-B57AAE08F940}" time="2025-12-09T15:15:16.241Z">
        <t:Attribution userId="S::rwu8@cdc.gov::bd4fefef-06f8-4fcb-ba71-d923efb11cff" userProvider="AD" userName="McMeen, Marissa (CDC/NCEZID/DHQP/SB) (CTR)"/>
        <t:Progress percentComplete="100"/>
      </t:Event>
    </t:History>
  </t:Task>
  <t:Task id="{FBFECB07-7E62-4F7E-B3F0-39EE1D16F6BD}">
    <t:Anchor>
      <t:Comment id="522230223"/>
    </t:Anchor>
    <t:History>
      <t:Event id="{E546D21C-3D0A-4EB6-BB86-5A67239D49A7}" time="2025-12-09T15:13:09.397Z">
        <t:Attribution userId="S::rwu8@cdc.gov::bd4fefef-06f8-4fcb-ba71-d923efb11cff" userProvider="AD" userName="McMeen, Marissa (CDC/NCEZID/DHQP/SB) (CTR)"/>
        <t:Anchor>
          <t:Comment id="2076255546"/>
        </t:Anchor>
        <t:Create/>
      </t:Event>
      <t:Event id="{AD10463E-B117-42A6-A0FA-19E73289E816}" time="2025-12-09T15:13:09.397Z">
        <t:Attribution userId="S::rwu8@cdc.gov::bd4fefef-06f8-4fcb-ba71-d923efb11cff" userProvider="AD" userName="McMeen, Marissa (CDC/NCEZID/DHQP/SB) (CTR)"/>
        <t:Anchor>
          <t:Comment id="2076255546"/>
        </t:Anchor>
        <t:Assign userId="S::rly7@cdc.gov::5dbb8d36-8da0-4ccd-8091-8526c969f416" userProvider="AD" userName="Betz, Kristina (CDC/NCEZID/DHQP/SB)"/>
      </t:Event>
      <t:Event id="{D3573B3B-A231-45E6-8830-DA002361EFE8}" time="2025-12-09T15:13:09.397Z">
        <t:Attribution userId="S::rwu8@cdc.gov::bd4fefef-06f8-4fcb-ba71-d923efb11cff" userProvider="AD" userName="McMeen, Marissa (CDC/NCEZID/DHQP/SB) (CTR)"/>
        <t:Anchor>
          <t:Comment id="2076255546"/>
        </t:Anchor>
        <t:SetTitle title="@Betz, Kristina (CDC/NCEZID/DHQP/SB) just confirming that we are to delete this table and link to the file"/>
      </t:Event>
      <t:Event id="{B265E161-7A36-4ED9-80C2-DA9D31376A20}" time="2025-12-15T19:35:19.393Z">
        <t:Attribution userId="S::rwu8@cdc.gov::bd4fefef-06f8-4fcb-ba71-d923efb11cff" userProvider="AD" userName="McMeen, Marissa (CDC/NCEZID/DHQP/SB) (CTR)"/>
        <t:Progress percentComplete="100"/>
      </t:Event>
    </t:History>
  </t:Task>
  <t:Task id="{558AEE82-D198-436B-9BC4-12CC7D8918D0}">
    <t:Anchor>
      <t:Comment id="1420897763"/>
    </t:Anchor>
    <t:History>
      <t:Event id="{3F7B8219-0D2C-417B-9C9D-33A0C37108ED}" time="2025-12-16T17:17:10.466Z">
        <t:Attribution userId="S::rwu8@cdc.gov::bd4fefef-06f8-4fcb-ba71-d923efb11cff" userProvider="AD" userName="McMeen, Marissa (CDC/NCEZID/DHQP/SB) (CTR)"/>
        <t:Anchor>
          <t:Comment id="1420897763"/>
        </t:Anchor>
        <t:Create/>
      </t:Event>
      <t:Event id="{FBC4E5E5-1858-4AA4-B8B3-3C32914A12A4}" time="2025-12-16T17:17:10.466Z">
        <t:Attribution userId="S::rwu8@cdc.gov::bd4fefef-06f8-4fcb-ba71-d923efb11cff" userProvider="AD" userName="McMeen, Marissa (CDC/NCEZID/DHQP/SB) (CTR)"/>
        <t:Anchor>
          <t:Comment id="1420897763"/>
        </t:Anchor>
        <t:Assign userId="S::rly7@cdc.gov::5dbb8d36-8da0-4ccd-8091-8526c969f416" userProvider="AD" userName="Betz, Kristina (CDC/NCEZID/DHQP/SB)"/>
      </t:Event>
      <t:Event id="{FDF5EF0E-A8A6-44B8-A17D-AD87E9382F22}" time="2025-12-16T17:17:10.466Z">
        <t:Attribution userId="S::rwu8@cdc.gov::bd4fefef-06f8-4fcb-ba71-d923efb11cff" userProvider="AD" userName="McMeen, Marissa (CDC/NCEZID/DHQP/SB) (CTR)"/>
        <t:Anchor>
          <t:Comment id="1420897763"/>
        </t:Anchor>
        <t:SetTitle title="@Betz, Kristina (CDC/NCEZID/DHQP/SB) how would you like reword this section regarding the duplicative nature and the data sets? I don’t see anything similar in the hypo protocol, but Ana did send us emails that discuss DSG. "/>
      </t:Event>
    </t:History>
  </t:Task>
  <t:Task id="{DA5E4064-FED3-4AF2-B158-E8B877356021}">
    <t:Anchor>
      <t:Comment id="1876012021"/>
    </t:Anchor>
    <t:History>
      <t:Event id="{F7109C01-AD05-4E8F-A341-EACF80B097F2}" time="2025-12-16T19:48:11.087Z">
        <t:Attribution userId="S::rwu8@cdc.gov::bd4fefef-06f8-4fcb-ba71-d923efb11cff" userProvider="AD" userName="McMeen, Marissa (CDC/NCEZID/DHQP/SB) (CTR)"/>
        <t:Anchor>
          <t:Comment id="669873874"/>
        </t:Anchor>
        <t:Create/>
      </t:Event>
      <t:Event id="{0821759F-6EF2-48A1-AE5A-5FCB92E89D3E}" time="2025-12-16T19:48:11.087Z">
        <t:Attribution userId="S::rwu8@cdc.gov::bd4fefef-06f8-4fcb-ba71-d923efb11cff" userProvider="AD" userName="McMeen, Marissa (CDC/NCEZID/DHQP/SB) (CTR)"/>
        <t:Anchor>
          <t:Comment id="669873874"/>
        </t:Anchor>
        <t:Assign userId="S::rly7@cdc.gov::5dbb8d36-8da0-4ccd-8091-8526c969f416" userProvider="AD" userName="Betz, Kristina (CDC/NCEZID/DHQP/SB)"/>
      </t:Event>
      <t:Event id="{8C0E01EB-7C14-44F6-8726-E2FF95685D00}" time="2025-12-16T19:48:11.087Z">
        <t:Attribution userId="S::rwu8@cdc.gov::bd4fefef-06f8-4fcb-ba71-d923efb11cff" userProvider="AD" userName="McMeen, Marissa (CDC/NCEZID/DHQP/SB) (CTR)"/>
        <t:Anchor>
          <t:Comment id="669873874"/>
        </t:Anchor>
        <t:SetTitle title="@Betz, Kristina (CDC/NCEZID/DHQP/SB) I added a common commensal example at the end under what is not a HOB event. Should I also add an example of an event with a pathogen and then a later collected common commensal or do we think just showing 1 with a…"/>
      </t:Event>
    </t:History>
  </t:Task>
</t:Tasks>
</file>

<file path=word/theme/theme1.xml><?xml version="1.0" encoding="utf-8"?>
<a:theme xmlns:a="http://schemas.openxmlformats.org/drawingml/2006/main" name="TestThemeProto">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ed5a28f-e285-4793-933e-f86572ea3e88">
      <UserInfo>
        <DisplayName>Reddy, Sujan C. (CDC/DDID/NCEZID/DHQP)</DisplayName>
        <AccountId>166</AccountId>
        <AccountType/>
      </UserInfo>
      <UserInfo>
        <DisplayName>Jernigan, John A. (CDC/DDID/NCEZID/DHQP)</DisplayName>
        <AccountId>167</AccountId>
        <AccountType/>
      </UserInfo>
      <UserInfo>
        <DisplayName>Baggs, James (CDC/DDID/NCEZID/DHQP)</DisplayName>
        <AccountId>168</AccountId>
        <AccountType/>
      </UserInfo>
      <UserInfo>
        <DisplayName>Mccarthy, Natalie (CDC/DDID/NCEZID/DHQP)</DisplayName>
        <AccountId>169</AccountId>
        <AccountType/>
      </UserInfo>
      <UserInfo>
        <DisplayName>Magill, Shelley (CDC/DDID/NCEZID/DHQP)</DisplayName>
        <AccountId>170</AccountId>
        <AccountType/>
      </UserInfo>
      <UserInfo>
        <DisplayName>Sacht, Joseph (CDC/DDID/NCEZID/DHQP) (CTR)</DisplayName>
        <AccountId>154</AccountId>
        <AccountType/>
      </UserInfo>
      <UserInfo>
        <DisplayName>Dantes, Raymund B. (CDC/DDID/NCEZID/DHQP)</DisplayName>
        <AccountId>17</AccountId>
        <AccountType/>
      </UserInfo>
      <UserInfo>
        <DisplayName>Quincer, Elizabeth (CDC/DDID/NCEZID/DHQP)</DisplayName>
        <AccountId>333</AccountId>
        <AccountType/>
      </UserInfo>
      <UserInfo>
        <DisplayName>Betz, Kristina (CDC/DDID/NCEZID/DHQP)</DisplayName>
        <AccountId>119</AccountId>
        <AccountType/>
      </UserInfo>
    </SharedWithUsers>
    <TaxCatchAll xmlns="9ed5a28f-e285-4793-933e-f86572ea3e88" xsi:nil="true"/>
    <lcf76f155ced4ddcb4097134ff3c332f xmlns="f7a0e18c-cfc5-49dd-848c-c545c4347a8b">
      <Terms xmlns="http://schemas.microsoft.com/office/infopath/2007/PartnerControls"/>
    </lcf76f155ced4ddcb4097134ff3c332f>
    <_ip_UnifiedCompliancePolicyUIAction xmlns="http://schemas.microsoft.com/sharepoint/v3" xsi:nil="true"/>
    <Links xmlns="f7a0e18c-cfc5-49dd-848c-c545c4347a8b" xsi:nil="true"/>
    <_ip_UnifiedCompliancePolicyProperties xmlns="http://schemas.microsoft.com/sharepoint/v3" xsi:nil="true"/>
    <Info xmlns="f7a0e18c-cfc5-49dd-848c-c545c4347a8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E6232238523F149A25EBADFEA2BD408" ma:contentTypeVersion="21" ma:contentTypeDescription="Create a new document." ma:contentTypeScope="" ma:versionID="57cd7c3e6d56885928e56b84038565b2">
  <xsd:schema xmlns:xsd="http://www.w3.org/2001/XMLSchema" xmlns:xs="http://www.w3.org/2001/XMLSchema" xmlns:p="http://schemas.microsoft.com/office/2006/metadata/properties" xmlns:ns1="http://schemas.microsoft.com/sharepoint/v3" xmlns:ns2="f7a0e18c-cfc5-49dd-848c-c545c4347a8b" xmlns:ns3="9ed5a28f-e285-4793-933e-f86572ea3e88" targetNamespace="http://schemas.microsoft.com/office/2006/metadata/properties" ma:root="true" ma:fieldsID="130601f87368860b3244bb07835d93a6" ns1:_="" ns2:_="" ns3:_="">
    <xsd:import namespace="http://schemas.microsoft.com/sharepoint/v3"/>
    <xsd:import namespace="f7a0e18c-cfc5-49dd-848c-c545c4347a8b"/>
    <xsd:import namespace="9ed5a28f-e285-4793-933e-f86572ea3e88"/>
    <xsd:element name="properties">
      <xsd:complexType>
        <xsd:sequence>
          <xsd:element name="documentManagement">
            <xsd:complexType>
              <xsd:all>
                <xsd:element ref="ns2:Info" minOccurs="0"/>
                <xsd:element ref="ns2:Links" minOccurs="0"/>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ma:readOnly="false">
      <xsd:simpleType>
        <xsd:restriction base="dms:Note"/>
      </xsd:simpleType>
    </xsd:element>
    <xsd:element name="_ip_UnifiedCompliancePolicyUIAction" ma:index="25"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a0e18c-cfc5-49dd-848c-c545c4347a8b" elementFormDefault="qualified">
    <xsd:import namespace="http://schemas.microsoft.com/office/2006/documentManagement/types"/>
    <xsd:import namespace="http://schemas.microsoft.com/office/infopath/2007/PartnerControls"/>
    <xsd:element name="Info" ma:index="3" nillable="true" ma:displayName="Info" ma:format="Dropdown" ma:internalName="Info" ma:readOnly="false">
      <xsd:simpleType>
        <xsd:restriction base="dms:Text">
          <xsd:maxLength value="255"/>
        </xsd:restriction>
      </xsd:simpleType>
    </xsd:element>
    <xsd:element name="Links" ma:index="4" nillable="true" ma:displayName="Links" ma:format="Dropdown" ma:internalName="Links" ma:readOnly="false">
      <xsd:simpleType>
        <xsd:restriction base="dms:Note">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e966ca-5672-46ee-972e-cf8e61d1e4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d5a28f-e285-4793-933e-f86572ea3e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b8430a-dc37-4799-b8d6-a24c35180534}" ma:internalName="TaxCatchAll" ma:readOnly="false" ma:showField="CatchAllData" ma:web="9ed5a28f-e285-4793-933e-f86572ea3e8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B8B343-7F97-4655-9A27-59943B166541}">
  <ds:schemaRefs>
    <ds:schemaRef ds:uri="http://schemas.microsoft.com/office/2006/metadata/properties"/>
    <ds:schemaRef ds:uri="http://schemas.microsoft.com/office/infopath/2007/PartnerControls"/>
    <ds:schemaRef ds:uri="2c697e34-8d4f-4da9-ba98-6e6ffd29aac3"/>
    <ds:schemaRef ds:uri="e3077af0-6fc0-4200-a300-39d4b8ef3a1a"/>
  </ds:schemaRefs>
</ds:datastoreItem>
</file>

<file path=customXml/itemProps2.xml><?xml version="1.0" encoding="utf-8"?>
<ds:datastoreItem xmlns:ds="http://schemas.openxmlformats.org/officeDocument/2006/customXml" ds:itemID="{C1241DA0-4039-470A-A727-99DEF0AA10AC}"/>
</file>

<file path=customXml/itemProps3.xml><?xml version="1.0" encoding="utf-8"?>
<ds:datastoreItem xmlns:ds="http://schemas.openxmlformats.org/officeDocument/2006/customXml" ds:itemID="{3AFFC410-E88F-44C0-8552-3F7DF76C2EC5}">
  <ds:schemaRefs>
    <ds:schemaRef ds:uri="http://schemas.openxmlformats.org/officeDocument/2006/bibliography"/>
  </ds:schemaRefs>
</ds:datastoreItem>
</file>

<file path=customXml/itemProps4.xml><?xml version="1.0" encoding="utf-8"?>
<ds:datastoreItem xmlns:ds="http://schemas.openxmlformats.org/officeDocument/2006/customXml" ds:itemID="{08C4D892-6D74-4C48-9D2D-976ECE1FCE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4016</Words>
  <Characters>22897</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AUR Protocol</vt:lpstr>
    </vt:vector>
  </TitlesOfParts>
  <Company>ITSO</Company>
  <LinksUpToDate>false</LinksUpToDate>
  <CharactersWithSpaces>26860</CharactersWithSpaces>
  <SharedDoc>false</SharedDoc>
  <HLinks>
    <vt:vector size="576" baseType="variant">
      <vt:variant>
        <vt:i4>6815870</vt:i4>
      </vt:variant>
      <vt:variant>
        <vt:i4>141</vt:i4>
      </vt:variant>
      <vt:variant>
        <vt:i4>0</vt:i4>
      </vt:variant>
      <vt:variant>
        <vt:i4>5</vt:i4>
      </vt:variant>
      <vt:variant>
        <vt:lpwstr>http://hl7.org/fhir/R4</vt:lpwstr>
      </vt:variant>
      <vt:variant>
        <vt:lpwstr/>
      </vt:variant>
      <vt:variant>
        <vt:i4>4063274</vt:i4>
      </vt:variant>
      <vt:variant>
        <vt:i4>138</vt:i4>
      </vt:variant>
      <vt:variant>
        <vt:i4>0</vt:i4>
      </vt:variant>
      <vt:variant>
        <vt:i4>5</vt:i4>
      </vt:variant>
      <vt:variant>
        <vt:lpwstr>https://build.fhir.org/ig/HL7/nhsn-dqm/</vt:lpwstr>
      </vt:variant>
      <vt:variant>
        <vt:lpwstr/>
      </vt:variant>
      <vt:variant>
        <vt:i4>2490481</vt:i4>
      </vt:variant>
      <vt:variant>
        <vt:i4>135</vt:i4>
      </vt:variant>
      <vt:variant>
        <vt:i4>0</vt:i4>
      </vt:variant>
      <vt:variant>
        <vt:i4>5</vt:i4>
      </vt:variant>
      <vt:variant>
        <vt:lpwstr>https://www.cdc.gov/nhsn/fhirportal/about.html</vt:lpwstr>
      </vt:variant>
      <vt:variant>
        <vt:lpwstr/>
      </vt:variant>
      <vt:variant>
        <vt:i4>327760</vt:i4>
      </vt:variant>
      <vt:variant>
        <vt:i4>132</vt:i4>
      </vt:variant>
      <vt:variant>
        <vt:i4>0</vt:i4>
      </vt:variant>
      <vt:variant>
        <vt:i4>5</vt:i4>
      </vt:variant>
      <vt:variant>
        <vt:lpwstr>https://www.cdc.gov/hai/data/portal/progress-report.html</vt:lpwstr>
      </vt:variant>
      <vt:variant>
        <vt:lpwstr/>
      </vt:variant>
      <vt:variant>
        <vt:i4>3538993</vt:i4>
      </vt:variant>
      <vt:variant>
        <vt:i4>129</vt:i4>
      </vt:variant>
      <vt:variant>
        <vt:i4>0</vt:i4>
      </vt:variant>
      <vt:variant>
        <vt:i4>5</vt:i4>
      </vt:variant>
      <vt:variant>
        <vt:lpwstr>https://cdc.sharepoint.com/:x:/r/teams/NCEZID-DHQP_SB_Chief/Shared Documents/HOB Development/HOB NHSN Protocol/Matching Algorithm/HOB Protocol Matching Organism Explanation Table.xlsx?d=w1f0fdf2b97e84613b7684ca74ef90f4e&amp;csf=1&amp;web=1&amp;e=FtpvH9</vt:lpwstr>
      </vt:variant>
      <vt:variant>
        <vt:lpwstr/>
      </vt:variant>
      <vt:variant>
        <vt:i4>917516</vt:i4>
      </vt:variant>
      <vt:variant>
        <vt:i4>126</vt:i4>
      </vt:variant>
      <vt:variant>
        <vt:i4>0</vt:i4>
      </vt:variant>
      <vt:variant>
        <vt:i4>5</vt:i4>
      </vt:variant>
      <vt:variant>
        <vt:lpwstr/>
      </vt:variant>
      <vt:variant>
        <vt:lpwstr>MatchingOrganismCriteria</vt:lpwstr>
      </vt:variant>
      <vt:variant>
        <vt:i4>917516</vt:i4>
      </vt:variant>
      <vt:variant>
        <vt:i4>123</vt:i4>
      </vt:variant>
      <vt:variant>
        <vt:i4>0</vt:i4>
      </vt:variant>
      <vt:variant>
        <vt:i4>5</vt:i4>
      </vt:variant>
      <vt:variant>
        <vt:lpwstr/>
      </vt:variant>
      <vt:variant>
        <vt:lpwstr>MatchingOrganismCriteria</vt:lpwstr>
      </vt:variant>
      <vt:variant>
        <vt:i4>8192114</vt:i4>
      </vt:variant>
      <vt:variant>
        <vt:i4>120</vt:i4>
      </vt:variant>
      <vt:variant>
        <vt:i4>0</vt:i4>
      </vt:variant>
      <vt:variant>
        <vt:i4>5</vt:i4>
      </vt:variant>
      <vt:variant>
        <vt:lpwstr/>
      </vt:variant>
      <vt:variant>
        <vt:lpwstr>ReportingPeriod</vt:lpwstr>
      </vt:variant>
      <vt:variant>
        <vt:i4>8192114</vt:i4>
      </vt:variant>
      <vt:variant>
        <vt:i4>117</vt:i4>
      </vt:variant>
      <vt:variant>
        <vt:i4>0</vt:i4>
      </vt:variant>
      <vt:variant>
        <vt:i4>5</vt:i4>
      </vt:variant>
      <vt:variant>
        <vt:lpwstr/>
      </vt:variant>
      <vt:variant>
        <vt:lpwstr>ReportingPeriod</vt:lpwstr>
      </vt:variant>
      <vt:variant>
        <vt:i4>8192114</vt:i4>
      </vt:variant>
      <vt:variant>
        <vt:i4>114</vt:i4>
      </vt:variant>
      <vt:variant>
        <vt:i4>0</vt:i4>
      </vt:variant>
      <vt:variant>
        <vt:i4>5</vt:i4>
      </vt:variant>
      <vt:variant>
        <vt:lpwstr/>
      </vt:variant>
      <vt:variant>
        <vt:lpwstr>ReportingPeriod</vt:lpwstr>
      </vt:variant>
      <vt:variant>
        <vt:i4>8192114</vt:i4>
      </vt:variant>
      <vt:variant>
        <vt:i4>111</vt:i4>
      </vt:variant>
      <vt:variant>
        <vt:i4>0</vt:i4>
      </vt:variant>
      <vt:variant>
        <vt:i4>5</vt:i4>
      </vt:variant>
      <vt:variant>
        <vt:lpwstr/>
      </vt:variant>
      <vt:variant>
        <vt:lpwstr>ReportingPeriod</vt:lpwstr>
      </vt:variant>
      <vt:variant>
        <vt:i4>5111824</vt:i4>
      </vt:variant>
      <vt:variant>
        <vt:i4>108</vt:i4>
      </vt:variant>
      <vt:variant>
        <vt:i4>0</vt:i4>
      </vt:variant>
      <vt:variant>
        <vt:i4>5</vt:i4>
      </vt:variant>
      <vt:variant>
        <vt:lpwstr>https://www.cdc.gov/nhsn/fhirportal/dqm/ig/index.html</vt:lpwstr>
      </vt:variant>
      <vt:variant>
        <vt:lpwstr/>
      </vt:variant>
      <vt:variant>
        <vt:i4>5111892</vt:i4>
      </vt:variant>
      <vt:variant>
        <vt:i4>105</vt:i4>
      </vt:variant>
      <vt:variant>
        <vt:i4>0</vt:i4>
      </vt:variant>
      <vt:variant>
        <vt:i4>5</vt:i4>
      </vt:variant>
      <vt:variant>
        <vt:lpwstr>https://build.fhir.org/ig/HL7/nhsn-dqm/index.html</vt:lpwstr>
      </vt:variant>
      <vt:variant>
        <vt:lpwstr/>
      </vt:variant>
      <vt:variant>
        <vt:i4>1114174</vt:i4>
      </vt:variant>
      <vt:variant>
        <vt:i4>102</vt:i4>
      </vt:variant>
      <vt:variant>
        <vt:i4>0</vt:i4>
      </vt:variant>
      <vt:variant>
        <vt:i4>5</vt:i4>
      </vt:variant>
      <vt:variant>
        <vt:lpwstr>https://www.cdc.gov/nhsn/pdfs/pscmanual/15locationsdescriptions_current.pdf</vt:lpwstr>
      </vt:variant>
      <vt:variant>
        <vt:lpwstr/>
      </vt:variant>
      <vt:variant>
        <vt:i4>1114174</vt:i4>
      </vt:variant>
      <vt:variant>
        <vt:i4>99</vt:i4>
      </vt:variant>
      <vt:variant>
        <vt:i4>0</vt:i4>
      </vt:variant>
      <vt:variant>
        <vt:i4>5</vt:i4>
      </vt:variant>
      <vt:variant>
        <vt:lpwstr>https://www.cdc.gov/nhsn/pdfs/pscmanual/15locationsdescriptions_current.pdf</vt:lpwstr>
      </vt:variant>
      <vt:variant>
        <vt:lpwstr/>
      </vt:variant>
      <vt:variant>
        <vt:i4>1638450</vt:i4>
      </vt:variant>
      <vt:variant>
        <vt:i4>92</vt:i4>
      </vt:variant>
      <vt:variant>
        <vt:i4>0</vt:i4>
      </vt:variant>
      <vt:variant>
        <vt:i4>5</vt:i4>
      </vt:variant>
      <vt:variant>
        <vt:lpwstr/>
      </vt:variant>
      <vt:variant>
        <vt:lpwstr>_Toc204328654</vt:lpwstr>
      </vt:variant>
      <vt:variant>
        <vt:i4>1638450</vt:i4>
      </vt:variant>
      <vt:variant>
        <vt:i4>86</vt:i4>
      </vt:variant>
      <vt:variant>
        <vt:i4>0</vt:i4>
      </vt:variant>
      <vt:variant>
        <vt:i4>5</vt:i4>
      </vt:variant>
      <vt:variant>
        <vt:lpwstr/>
      </vt:variant>
      <vt:variant>
        <vt:lpwstr>_Toc204328653</vt:lpwstr>
      </vt:variant>
      <vt:variant>
        <vt:i4>1638450</vt:i4>
      </vt:variant>
      <vt:variant>
        <vt:i4>80</vt:i4>
      </vt:variant>
      <vt:variant>
        <vt:i4>0</vt:i4>
      </vt:variant>
      <vt:variant>
        <vt:i4>5</vt:i4>
      </vt:variant>
      <vt:variant>
        <vt:lpwstr/>
      </vt:variant>
      <vt:variant>
        <vt:lpwstr>_Toc204328652</vt:lpwstr>
      </vt:variant>
      <vt:variant>
        <vt:i4>1638450</vt:i4>
      </vt:variant>
      <vt:variant>
        <vt:i4>74</vt:i4>
      </vt:variant>
      <vt:variant>
        <vt:i4>0</vt:i4>
      </vt:variant>
      <vt:variant>
        <vt:i4>5</vt:i4>
      </vt:variant>
      <vt:variant>
        <vt:lpwstr/>
      </vt:variant>
      <vt:variant>
        <vt:lpwstr>_Toc204328651</vt:lpwstr>
      </vt:variant>
      <vt:variant>
        <vt:i4>1638450</vt:i4>
      </vt:variant>
      <vt:variant>
        <vt:i4>68</vt:i4>
      </vt:variant>
      <vt:variant>
        <vt:i4>0</vt:i4>
      </vt:variant>
      <vt:variant>
        <vt:i4>5</vt:i4>
      </vt:variant>
      <vt:variant>
        <vt:lpwstr/>
      </vt:variant>
      <vt:variant>
        <vt:lpwstr>_Toc204328650</vt:lpwstr>
      </vt:variant>
      <vt:variant>
        <vt:i4>1572914</vt:i4>
      </vt:variant>
      <vt:variant>
        <vt:i4>62</vt:i4>
      </vt:variant>
      <vt:variant>
        <vt:i4>0</vt:i4>
      </vt:variant>
      <vt:variant>
        <vt:i4>5</vt:i4>
      </vt:variant>
      <vt:variant>
        <vt:lpwstr/>
      </vt:variant>
      <vt:variant>
        <vt:lpwstr>_Toc204328649</vt:lpwstr>
      </vt:variant>
      <vt:variant>
        <vt:i4>1572914</vt:i4>
      </vt:variant>
      <vt:variant>
        <vt:i4>56</vt:i4>
      </vt:variant>
      <vt:variant>
        <vt:i4>0</vt:i4>
      </vt:variant>
      <vt:variant>
        <vt:i4>5</vt:i4>
      </vt:variant>
      <vt:variant>
        <vt:lpwstr/>
      </vt:variant>
      <vt:variant>
        <vt:lpwstr>_Toc204328648</vt:lpwstr>
      </vt:variant>
      <vt:variant>
        <vt:i4>1572914</vt:i4>
      </vt:variant>
      <vt:variant>
        <vt:i4>50</vt:i4>
      </vt:variant>
      <vt:variant>
        <vt:i4>0</vt:i4>
      </vt:variant>
      <vt:variant>
        <vt:i4>5</vt:i4>
      </vt:variant>
      <vt:variant>
        <vt:lpwstr/>
      </vt:variant>
      <vt:variant>
        <vt:lpwstr>_Toc204328647</vt:lpwstr>
      </vt:variant>
      <vt:variant>
        <vt:i4>1572914</vt:i4>
      </vt:variant>
      <vt:variant>
        <vt:i4>44</vt:i4>
      </vt:variant>
      <vt:variant>
        <vt:i4>0</vt:i4>
      </vt:variant>
      <vt:variant>
        <vt:i4>5</vt:i4>
      </vt:variant>
      <vt:variant>
        <vt:lpwstr/>
      </vt:variant>
      <vt:variant>
        <vt:lpwstr>_Toc204328646</vt:lpwstr>
      </vt:variant>
      <vt:variant>
        <vt:i4>1572914</vt:i4>
      </vt:variant>
      <vt:variant>
        <vt:i4>38</vt:i4>
      </vt:variant>
      <vt:variant>
        <vt:i4>0</vt:i4>
      </vt:variant>
      <vt:variant>
        <vt:i4>5</vt:i4>
      </vt:variant>
      <vt:variant>
        <vt:lpwstr/>
      </vt:variant>
      <vt:variant>
        <vt:lpwstr>_Toc204328645</vt:lpwstr>
      </vt:variant>
      <vt:variant>
        <vt:i4>1572914</vt:i4>
      </vt:variant>
      <vt:variant>
        <vt:i4>32</vt:i4>
      </vt:variant>
      <vt:variant>
        <vt:i4>0</vt:i4>
      </vt:variant>
      <vt:variant>
        <vt:i4>5</vt:i4>
      </vt:variant>
      <vt:variant>
        <vt:lpwstr/>
      </vt:variant>
      <vt:variant>
        <vt:lpwstr>_Toc204328644</vt:lpwstr>
      </vt:variant>
      <vt:variant>
        <vt:i4>1572914</vt:i4>
      </vt:variant>
      <vt:variant>
        <vt:i4>26</vt:i4>
      </vt:variant>
      <vt:variant>
        <vt:i4>0</vt:i4>
      </vt:variant>
      <vt:variant>
        <vt:i4>5</vt:i4>
      </vt:variant>
      <vt:variant>
        <vt:lpwstr/>
      </vt:variant>
      <vt:variant>
        <vt:lpwstr>_Toc204328643</vt:lpwstr>
      </vt:variant>
      <vt:variant>
        <vt:i4>1572914</vt:i4>
      </vt:variant>
      <vt:variant>
        <vt:i4>20</vt:i4>
      </vt:variant>
      <vt:variant>
        <vt:i4>0</vt:i4>
      </vt:variant>
      <vt:variant>
        <vt:i4>5</vt:i4>
      </vt:variant>
      <vt:variant>
        <vt:lpwstr/>
      </vt:variant>
      <vt:variant>
        <vt:lpwstr>_Toc204328642</vt:lpwstr>
      </vt:variant>
      <vt:variant>
        <vt:i4>1572914</vt:i4>
      </vt:variant>
      <vt:variant>
        <vt:i4>14</vt:i4>
      </vt:variant>
      <vt:variant>
        <vt:i4>0</vt:i4>
      </vt:variant>
      <vt:variant>
        <vt:i4>5</vt:i4>
      </vt:variant>
      <vt:variant>
        <vt:lpwstr/>
      </vt:variant>
      <vt:variant>
        <vt:lpwstr>_Toc204328641</vt:lpwstr>
      </vt:variant>
      <vt:variant>
        <vt:i4>1572914</vt:i4>
      </vt:variant>
      <vt:variant>
        <vt:i4>8</vt:i4>
      </vt:variant>
      <vt:variant>
        <vt:i4>0</vt:i4>
      </vt:variant>
      <vt:variant>
        <vt:i4>5</vt:i4>
      </vt:variant>
      <vt:variant>
        <vt:lpwstr/>
      </vt:variant>
      <vt:variant>
        <vt:lpwstr>_Toc204328640</vt:lpwstr>
      </vt:variant>
      <vt:variant>
        <vt:i4>2031666</vt:i4>
      </vt:variant>
      <vt:variant>
        <vt:i4>2</vt:i4>
      </vt:variant>
      <vt:variant>
        <vt:i4>0</vt:i4>
      </vt:variant>
      <vt:variant>
        <vt:i4>5</vt:i4>
      </vt:variant>
      <vt:variant>
        <vt:lpwstr/>
      </vt:variant>
      <vt:variant>
        <vt:lpwstr>_Toc204328639</vt:lpwstr>
      </vt:variant>
      <vt:variant>
        <vt:i4>655466</vt:i4>
      </vt:variant>
      <vt:variant>
        <vt:i4>192</vt:i4>
      </vt:variant>
      <vt:variant>
        <vt:i4>0</vt:i4>
      </vt:variant>
      <vt:variant>
        <vt:i4>5</vt:i4>
      </vt:variant>
      <vt:variant>
        <vt:lpwstr>mailto:xqu6@cdc.gov</vt:lpwstr>
      </vt:variant>
      <vt:variant>
        <vt:lpwstr/>
      </vt:variant>
      <vt:variant>
        <vt:i4>1835116</vt:i4>
      </vt:variant>
      <vt:variant>
        <vt:i4>189</vt:i4>
      </vt:variant>
      <vt:variant>
        <vt:i4>0</vt:i4>
      </vt:variant>
      <vt:variant>
        <vt:i4>5</vt:i4>
      </vt:variant>
      <vt:variant>
        <vt:lpwstr>mailto:nru3@cdc.gov</vt:lpwstr>
      </vt:variant>
      <vt:variant>
        <vt:lpwstr/>
      </vt:variant>
      <vt:variant>
        <vt:i4>786550</vt:i4>
      </vt:variant>
      <vt:variant>
        <vt:i4>186</vt:i4>
      </vt:variant>
      <vt:variant>
        <vt:i4>0</vt:i4>
      </vt:variant>
      <vt:variant>
        <vt:i4>5</vt:i4>
      </vt:variant>
      <vt:variant>
        <vt:lpwstr>mailto:rly7@cdc.gov</vt:lpwstr>
      </vt:variant>
      <vt:variant>
        <vt:lpwstr/>
      </vt:variant>
      <vt:variant>
        <vt:i4>1179761</vt:i4>
      </vt:variant>
      <vt:variant>
        <vt:i4>183</vt:i4>
      </vt:variant>
      <vt:variant>
        <vt:i4>0</vt:i4>
      </vt:variant>
      <vt:variant>
        <vt:i4>5</vt:i4>
      </vt:variant>
      <vt:variant>
        <vt:lpwstr>mailto:vic5@cdc.gov</vt:lpwstr>
      </vt:variant>
      <vt:variant>
        <vt:lpwstr/>
      </vt:variant>
      <vt:variant>
        <vt:i4>786550</vt:i4>
      </vt:variant>
      <vt:variant>
        <vt:i4>180</vt:i4>
      </vt:variant>
      <vt:variant>
        <vt:i4>0</vt:i4>
      </vt:variant>
      <vt:variant>
        <vt:i4>5</vt:i4>
      </vt:variant>
      <vt:variant>
        <vt:lpwstr>mailto:rly7@cdc.gov</vt:lpwstr>
      </vt:variant>
      <vt:variant>
        <vt:lpwstr/>
      </vt:variant>
      <vt:variant>
        <vt:i4>98</vt:i4>
      </vt:variant>
      <vt:variant>
        <vt:i4>177</vt:i4>
      </vt:variant>
      <vt:variant>
        <vt:i4>0</vt:i4>
      </vt:variant>
      <vt:variant>
        <vt:i4>5</vt:i4>
      </vt:variant>
      <vt:variant>
        <vt:lpwstr>mailto:rwu8@cdc.gov</vt:lpwstr>
      </vt:variant>
      <vt:variant>
        <vt:lpwstr/>
      </vt:variant>
      <vt:variant>
        <vt:i4>458875</vt:i4>
      </vt:variant>
      <vt:variant>
        <vt:i4>174</vt:i4>
      </vt:variant>
      <vt:variant>
        <vt:i4>0</vt:i4>
      </vt:variant>
      <vt:variant>
        <vt:i4>5</vt:i4>
      </vt:variant>
      <vt:variant>
        <vt:lpwstr>mailto:yny8@cdc.gov</vt:lpwstr>
      </vt:variant>
      <vt:variant>
        <vt:lpwstr/>
      </vt:variant>
      <vt:variant>
        <vt:i4>655466</vt:i4>
      </vt:variant>
      <vt:variant>
        <vt:i4>171</vt:i4>
      </vt:variant>
      <vt:variant>
        <vt:i4>0</vt:i4>
      </vt:variant>
      <vt:variant>
        <vt:i4>5</vt:i4>
      </vt:variant>
      <vt:variant>
        <vt:lpwstr>mailto:xqu6@cdc.gov</vt:lpwstr>
      </vt:variant>
      <vt:variant>
        <vt:lpwstr/>
      </vt:variant>
      <vt:variant>
        <vt:i4>1900648</vt:i4>
      </vt:variant>
      <vt:variant>
        <vt:i4>168</vt:i4>
      </vt:variant>
      <vt:variant>
        <vt:i4>0</vt:i4>
      </vt:variant>
      <vt:variant>
        <vt:i4>5</vt:i4>
      </vt:variant>
      <vt:variant>
        <vt:lpwstr>mailto:tpn5@cdc.gov</vt:lpwstr>
      </vt:variant>
      <vt:variant>
        <vt:lpwstr/>
      </vt:variant>
      <vt:variant>
        <vt:i4>1048689</vt:i4>
      </vt:variant>
      <vt:variant>
        <vt:i4>165</vt:i4>
      </vt:variant>
      <vt:variant>
        <vt:i4>0</vt:i4>
      </vt:variant>
      <vt:variant>
        <vt:i4>5</vt:i4>
      </vt:variant>
      <vt:variant>
        <vt:lpwstr>mailto:fiq5@cdc.gov</vt:lpwstr>
      </vt:variant>
      <vt:variant>
        <vt:lpwstr/>
      </vt:variant>
      <vt:variant>
        <vt:i4>1048689</vt:i4>
      </vt:variant>
      <vt:variant>
        <vt:i4>162</vt:i4>
      </vt:variant>
      <vt:variant>
        <vt:i4>0</vt:i4>
      </vt:variant>
      <vt:variant>
        <vt:i4>5</vt:i4>
      </vt:variant>
      <vt:variant>
        <vt:lpwstr>mailto:fiq5@cdc.gov</vt:lpwstr>
      </vt:variant>
      <vt:variant>
        <vt:lpwstr/>
      </vt:variant>
      <vt:variant>
        <vt:i4>655466</vt:i4>
      </vt:variant>
      <vt:variant>
        <vt:i4>159</vt:i4>
      </vt:variant>
      <vt:variant>
        <vt:i4>0</vt:i4>
      </vt:variant>
      <vt:variant>
        <vt:i4>5</vt:i4>
      </vt:variant>
      <vt:variant>
        <vt:lpwstr>mailto:xqu6@cdc.gov</vt:lpwstr>
      </vt:variant>
      <vt:variant>
        <vt:lpwstr/>
      </vt:variant>
      <vt:variant>
        <vt:i4>786550</vt:i4>
      </vt:variant>
      <vt:variant>
        <vt:i4>156</vt:i4>
      </vt:variant>
      <vt:variant>
        <vt:i4>0</vt:i4>
      </vt:variant>
      <vt:variant>
        <vt:i4>5</vt:i4>
      </vt:variant>
      <vt:variant>
        <vt:lpwstr>mailto:rly7@cdc.gov</vt:lpwstr>
      </vt:variant>
      <vt:variant>
        <vt:lpwstr/>
      </vt:variant>
      <vt:variant>
        <vt:i4>1048689</vt:i4>
      </vt:variant>
      <vt:variant>
        <vt:i4>153</vt:i4>
      </vt:variant>
      <vt:variant>
        <vt:i4>0</vt:i4>
      </vt:variant>
      <vt:variant>
        <vt:i4>5</vt:i4>
      </vt:variant>
      <vt:variant>
        <vt:lpwstr>mailto:fiq5@cdc.gov</vt:lpwstr>
      </vt:variant>
      <vt:variant>
        <vt:lpwstr/>
      </vt:variant>
      <vt:variant>
        <vt:i4>1048689</vt:i4>
      </vt:variant>
      <vt:variant>
        <vt:i4>150</vt:i4>
      </vt:variant>
      <vt:variant>
        <vt:i4>0</vt:i4>
      </vt:variant>
      <vt:variant>
        <vt:i4>5</vt:i4>
      </vt:variant>
      <vt:variant>
        <vt:lpwstr>mailto:fiq5@cdc.gov</vt:lpwstr>
      </vt:variant>
      <vt:variant>
        <vt:lpwstr/>
      </vt:variant>
      <vt:variant>
        <vt:i4>1966187</vt:i4>
      </vt:variant>
      <vt:variant>
        <vt:i4>147</vt:i4>
      </vt:variant>
      <vt:variant>
        <vt:i4>0</vt:i4>
      </vt:variant>
      <vt:variant>
        <vt:i4>5</vt:i4>
      </vt:variant>
      <vt:variant>
        <vt:lpwstr>mailto:xua3@cdc.gov</vt:lpwstr>
      </vt:variant>
      <vt:variant>
        <vt:lpwstr/>
      </vt:variant>
      <vt:variant>
        <vt:i4>1966187</vt:i4>
      </vt:variant>
      <vt:variant>
        <vt:i4>144</vt:i4>
      </vt:variant>
      <vt:variant>
        <vt:i4>0</vt:i4>
      </vt:variant>
      <vt:variant>
        <vt:i4>5</vt:i4>
      </vt:variant>
      <vt:variant>
        <vt:lpwstr>mailto:xua3@cdc.gov</vt:lpwstr>
      </vt:variant>
      <vt:variant>
        <vt:lpwstr/>
      </vt:variant>
      <vt:variant>
        <vt:i4>1835116</vt:i4>
      </vt:variant>
      <vt:variant>
        <vt:i4>141</vt:i4>
      </vt:variant>
      <vt:variant>
        <vt:i4>0</vt:i4>
      </vt:variant>
      <vt:variant>
        <vt:i4>5</vt:i4>
      </vt:variant>
      <vt:variant>
        <vt:lpwstr>mailto:nru3@cdc.gov</vt:lpwstr>
      </vt:variant>
      <vt:variant>
        <vt:lpwstr/>
      </vt:variant>
      <vt:variant>
        <vt:i4>786550</vt:i4>
      </vt:variant>
      <vt:variant>
        <vt:i4>138</vt:i4>
      </vt:variant>
      <vt:variant>
        <vt:i4>0</vt:i4>
      </vt:variant>
      <vt:variant>
        <vt:i4>5</vt:i4>
      </vt:variant>
      <vt:variant>
        <vt:lpwstr>mailto:rly7@cdc.gov</vt:lpwstr>
      </vt:variant>
      <vt:variant>
        <vt:lpwstr/>
      </vt:variant>
      <vt:variant>
        <vt:i4>327789</vt:i4>
      </vt:variant>
      <vt:variant>
        <vt:i4>135</vt:i4>
      </vt:variant>
      <vt:variant>
        <vt:i4>0</vt:i4>
      </vt:variant>
      <vt:variant>
        <vt:i4>5</vt:i4>
      </vt:variant>
      <vt:variant>
        <vt:lpwstr>mailto:nwl7@cdc.gov</vt:lpwstr>
      </vt:variant>
      <vt:variant>
        <vt:lpwstr/>
      </vt:variant>
      <vt:variant>
        <vt:i4>786550</vt:i4>
      </vt:variant>
      <vt:variant>
        <vt:i4>132</vt:i4>
      </vt:variant>
      <vt:variant>
        <vt:i4>0</vt:i4>
      </vt:variant>
      <vt:variant>
        <vt:i4>5</vt:i4>
      </vt:variant>
      <vt:variant>
        <vt:lpwstr>mailto:rly7@cdc.gov</vt:lpwstr>
      </vt:variant>
      <vt:variant>
        <vt:lpwstr/>
      </vt:variant>
      <vt:variant>
        <vt:i4>1179761</vt:i4>
      </vt:variant>
      <vt:variant>
        <vt:i4>129</vt:i4>
      </vt:variant>
      <vt:variant>
        <vt:i4>0</vt:i4>
      </vt:variant>
      <vt:variant>
        <vt:i4>5</vt:i4>
      </vt:variant>
      <vt:variant>
        <vt:lpwstr>mailto:vic5@cdc.gov</vt:lpwstr>
      </vt:variant>
      <vt:variant>
        <vt:lpwstr/>
      </vt:variant>
      <vt:variant>
        <vt:i4>655466</vt:i4>
      </vt:variant>
      <vt:variant>
        <vt:i4>126</vt:i4>
      </vt:variant>
      <vt:variant>
        <vt:i4>0</vt:i4>
      </vt:variant>
      <vt:variant>
        <vt:i4>5</vt:i4>
      </vt:variant>
      <vt:variant>
        <vt:lpwstr>mailto:xqu6@cdc.gov</vt:lpwstr>
      </vt:variant>
      <vt:variant>
        <vt:lpwstr/>
      </vt:variant>
      <vt:variant>
        <vt:i4>3473521</vt:i4>
      </vt:variant>
      <vt:variant>
        <vt:i4>123</vt:i4>
      </vt:variant>
      <vt:variant>
        <vt:i4>0</vt:i4>
      </vt:variant>
      <vt:variant>
        <vt:i4>5</vt:i4>
      </vt:variant>
      <vt:variant>
        <vt:lpwstr>https://cdc.sharepoint.com/:w:/r/teams/NCEZID-DHQP_SB_Chief/Shared Documents/HOB Development/HOB NHSN Protocol/HOB Protocol_Draft_MVP.docx?d=w739a5ff2913a454fbd8c11898206a3e5&amp;csf=1&amp;web=1&amp;e=IH2Zbn&amp;nav=eyJjIjo5MTk5Nzk1NDl9</vt:lpwstr>
      </vt:variant>
      <vt:variant>
        <vt:lpwstr/>
      </vt:variant>
      <vt:variant>
        <vt:i4>786550</vt:i4>
      </vt:variant>
      <vt:variant>
        <vt:i4>120</vt:i4>
      </vt:variant>
      <vt:variant>
        <vt:i4>0</vt:i4>
      </vt:variant>
      <vt:variant>
        <vt:i4>5</vt:i4>
      </vt:variant>
      <vt:variant>
        <vt:lpwstr>mailto:rly7@cdc.gov</vt:lpwstr>
      </vt:variant>
      <vt:variant>
        <vt:lpwstr/>
      </vt:variant>
      <vt:variant>
        <vt:i4>655466</vt:i4>
      </vt:variant>
      <vt:variant>
        <vt:i4>117</vt:i4>
      </vt:variant>
      <vt:variant>
        <vt:i4>0</vt:i4>
      </vt:variant>
      <vt:variant>
        <vt:i4>5</vt:i4>
      </vt:variant>
      <vt:variant>
        <vt:lpwstr>mailto:xqu6@cdc.gov</vt:lpwstr>
      </vt:variant>
      <vt:variant>
        <vt:lpwstr/>
      </vt:variant>
      <vt:variant>
        <vt:i4>1179761</vt:i4>
      </vt:variant>
      <vt:variant>
        <vt:i4>114</vt:i4>
      </vt:variant>
      <vt:variant>
        <vt:i4>0</vt:i4>
      </vt:variant>
      <vt:variant>
        <vt:i4>5</vt:i4>
      </vt:variant>
      <vt:variant>
        <vt:lpwstr>mailto:vic5@cdc.gov</vt:lpwstr>
      </vt:variant>
      <vt:variant>
        <vt:lpwstr/>
      </vt:variant>
      <vt:variant>
        <vt:i4>786550</vt:i4>
      </vt:variant>
      <vt:variant>
        <vt:i4>111</vt:i4>
      </vt:variant>
      <vt:variant>
        <vt:i4>0</vt:i4>
      </vt:variant>
      <vt:variant>
        <vt:i4>5</vt:i4>
      </vt:variant>
      <vt:variant>
        <vt:lpwstr>mailto:rly7@cdc.gov</vt:lpwstr>
      </vt:variant>
      <vt:variant>
        <vt:lpwstr/>
      </vt:variant>
      <vt:variant>
        <vt:i4>786550</vt:i4>
      </vt:variant>
      <vt:variant>
        <vt:i4>108</vt:i4>
      </vt:variant>
      <vt:variant>
        <vt:i4>0</vt:i4>
      </vt:variant>
      <vt:variant>
        <vt:i4>5</vt:i4>
      </vt:variant>
      <vt:variant>
        <vt:lpwstr>mailto:rly7@cdc.gov</vt:lpwstr>
      </vt:variant>
      <vt:variant>
        <vt:lpwstr/>
      </vt:variant>
      <vt:variant>
        <vt:i4>1835116</vt:i4>
      </vt:variant>
      <vt:variant>
        <vt:i4>105</vt:i4>
      </vt:variant>
      <vt:variant>
        <vt:i4>0</vt:i4>
      </vt:variant>
      <vt:variant>
        <vt:i4>5</vt:i4>
      </vt:variant>
      <vt:variant>
        <vt:lpwstr>mailto:nru3@cdc.gov</vt:lpwstr>
      </vt:variant>
      <vt:variant>
        <vt:lpwstr/>
      </vt:variant>
      <vt:variant>
        <vt:i4>655466</vt:i4>
      </vt:variant>
      <vt:variant>
        <vt:i4>102</vt:i4>
      </vt:variant>
      <vt:variant>
        <vt:i4>0</vt:i4>
      </vt:variant>
      <vt:variant>
        <vt:i4>5</vt:i4>
      </vt:variant>
      <vt:variant>
        <vt:lpwstr>mailto:xqu6@cdc.gov</vt:lpwstr>
      </vt:variant>
      <vt:variant>
        <vt:lpwstr/>
      </vt:variant>
      <vt:variant>
        <vt:i4>655476</vt:i4>
      </vt:variant>
      <vt:variant>
        <vt:i4>99</vt:i4>
      </vt:variant>
      <vt:variant>
        <vt:i4>0</vt:i4>
      </vt:variant>
      <vt:variant>
        <vt:i4>5</vt:i4>
      </vt:variant>
      <vt:variant>
        <vt:lpwstr>mailto:kof6@cdc.gov</vt:lpwstr>
      </vt:variant>
      <vt:variant>
        <vt:lpwstr/>
      </vt:variant>
      <vt:variant>
        <vt:i4>1376381</vt:i4>
      </vt:variant>
      <vt:variant>
        <vt:i4>96</vt:i4>
      </vt:variant>
      <vt:variant>
        <vt:i4>0</vt:i4>
      </vt:variant>
      <vt:variant>
        <vt:i4>5</vt:i4>
      </vt:variant>
      <vt:variant>
        <vt:lpwstr>mailto:sha8@cdc.gov</vt:lpwstr>
      </vt:variant>
      <vt:variant>
        <vt:lpwstr/>
      </vt:variant>
      <vt:variant>
        <vt:i4>1835116</vt:i4>
      </vt:variant>
      <vt:variant>
        <vt:i4>93</vt:i4>
      </vt:variant>
      <vt:variant>
        <vt:i4>0</vt:i4>
      </vt:variant>
      <vt:variant>
        <vt:i4>5</vt:i4>
      </vt:variant>
      <vt:variant>
        <vt:lpwstr>mailto:nru3@cdc.gov</vt:lpwstr>
      </vt:variant>
      <vt:variant>
        <vt:lpwstr/>
      </vt:variant>
      <vt:variant>
        <vt:i4>786550</vt:i4>
      </vt:variant>
      <vt:variant>
        <vt:i4>90</vt:i4>
      </vt:variant>
      <vt:variant>
        <vt:i4>0</vt:i4>
      </vt:variant>
      <vt:variant>
        <vt:i4>5</vt:i4>
      </vt:variant>
      <vt:variant>
        <vt:lpwstr>mailto:rly7@cdc.gov</vt:lpwstr>
      </vt:variant>
      <vt:variant>
        <vt:lpwstr/>
      </vt:variant>
      <vt:variant>
        <vt:i4>1179761</vt:i4>
      </vt:variant>
      <vt:variant>
        <vt:i4>87</vt:i4>
      </vt:variant>
      <vt:variant>
        <vt:i4>0</vt:i4>
      </vt:variant>
      <vt:variant>
        <vt:i4>5</vt:i4>
      </vt:variant>
      <vt:variant>
        <vt:lpwstr>mailto:vic5@cdc.gov</vt:lpwstr>
      </vt:variant>
      <vt:variant>
        <vt:lpwstr/>
      </vt:variant>
      <vt:variant>
        <vt:i4>786550</vt:i4>
      </vt:variant>
      <vt:variant>
        <vt:i4>84</vt:i4>
      </vt:variant>
      <vt:variant>
        <vt:i4>0</vt:i4>
      </vt:variant>
      <vt:variant>
        <vt:i4>5</vt:i4>
      </vt:variant>
      <vt:variant>
        <vt:lpwstr>mailto:rly7@cdc.gov</vt:lpwstr>
      </vt:variant>
      <vt:variant>
        <vt:lpwstr/>
      </vt:variant>
      <vt:variant>
        <vt:i4>98</vt:i4>
      </vt:variant>
      <vt:variant>
        <vt:i4>81</vt:i4>
      </vt:variant>
      <vt:variant>
        <vt:i4>0</vt:i4>
      </vt:variant>
      <vt:variant>
        <vt:i4>5</vt:i4>
      </vt:variant>
      <vt:variant>
        <vt:lpwstr>mailto:rwu8@cdc.gov</vt:lpwstr>
      </vt:variant>
      <vt:variant>
        <vt:lpwstr/>
      </vt:variant>
      <vt:variant>
        <vt:i4>655466</vt:i4>
      </vt:variant>
      <vt:variant>
        <vt:i4>78</vt:i4>
      </vt:variant>
      <vt:variant>
        <vt:i4>0</vt:i4>
      </vt:variant>
      <vt:variant>
        <vt:i4>5</vt:i4>
      </vt:variant>
      <vt:variant>
        <vt:lpwstr>mailto:xqu6@cdc.gov</vt:lpwstr>
      </vt:variant>
      <vt:variant>
        <vt:lpwstr/>
      </vt:variant>
      <vt:variant>
        <vt:i4>1835116</vt:i4>
      </vt:variant>
      <vt:variant>
        <vt:i4>75</vt:i4>
      </vt:variant>
      <vt:variant>
        <vt:i4>0</vt:i4>
      </vt:variant>
      <vt:variant>
        <vt:i4>5</vt:i4>
      </vt:variant>
      <vt:variant>
        <vt:lpwstr>mailto:nru3@cdc.gov</vt:lpwstr>
      </vt:variant>
      <vt:variant>
        <vt:lpwstr/>
      </vt:variant>
      <vt:variant>
        <vt:i4>786550</vt:i4>
      </vt:variant>
      <vt:variant>
        <vt:i4>72</vt:i4>
      </vt:variant>
      <vt:variant>
        <vt:i4>0</vt:i4>
      </vt:variant>
      <vt:variant>
        <vt:i4>5</vt:i4>
      </vt:variant>
      <vt:variant>
        <vt:lpwstr>mailto:rly7@cdc.gov</vt:lpwstr>
      </vt:variant>
      <vt:variant>
        <vt:lpwstr/>
      </vt:variant>
      <vt:variant>
        <vt:i4>786550</vt:i4>
      </vt:variant>
      <vt:variant>
        <vt:i4>69</vt:i4>
      </vt:variant>
      <vt:variant>
        <vt:i4>0</vt:i4>
      </vt:variant>
      <vt:variant>
        <vt:i4>5</vt:i4>
      </vt:variant>
      <vt:variant>
        <vt:lpwstr>mailto:rly7@cdc.gov</vt:lpwstr>
      </vt:variant>
      <vt:variant>
        <vt:lpwstr/>
      </vt:variant>
      <vt:variant>
        <vt:i4>327789</vt:i4>
      </vt:variant>
      <vt:variant>
        <vt:i4>66</vt:i4>
      </vt:variant>
      <vt:variant>
        <vt:i4>0</vt:i4>
      </vt:variant>
      <vt:variant>
        <vt:i4>5</vt:i4>
      </vt:variant>
      <vt:variant>
        <vt:lpwstr>mailto:nwl7@cdc.gov</vt:lpwstr>
      </vt:variant>
      <vt:variant>
        <vt:lpwstr/>
      </vt:variant>
      <vt:variant>
        <vt:i4>786550</vt:i4>
      </vt:variant>
      <vt:variant>
        <vt:i4>63</vt:i4>
      </vt:variant>
      <vt:variant>
        <vt:i4>0</vt:i4>
      </vt:variant>
      <vt:variant>
        <vt:i4>5</vt:i4>
      </vt:variant>
      <vt:variant>
        <vt:lpwstr>mailto:rly7@cdc.gov</vt:lpwstr>
      </vt:variant>
      <vt:variant>
        <vt:lpwstr/>
      </vt:variant>
      <vt:variant>
        <vt:i4>327789</vt:i4>
      </vt:variant>
      <vt:variant>
        <vt:i4>60</vt:i4>
      </vt:variant>
      <vt:variant>
        <vt:i4>0</vt:i4>
      </vt:variant>
      <vt:variant>
        <vt:i4>5</vt:i4>
      </vt:variant>
      <vt:variant>
        <vt:lpwstr>mailto:nwl7@cdc.gov</vt:lpwstr>
      </vt:variant>
      <vt:variant>
        <vt:lpwstr/>
      </vt:variant>
      <vt:variant>
        <vt:i4>1179761</vt:i4>
      </vt:variant>
      <vt:variant>
        <vt:i4>57</vt:i4>
      </vt:variant>
      <vt:variant>
        <vt:i4>0</vt:i4>
      </vt:variant>
      <vt:variant>
        <vt:i4>5</vt:i4>
      </vt:variant>
      <vt:variant>
        <vt:lpwstr>mailto:vic5@cdc.gov</vt:lpwstr>
      </vt:variant>
      <vt:variant>
        <vt:lpwstr/>
      </vt:variant>
      <vt:variant>
        <vt:i4>786550</vt:i4>
      </vt:variant>
      <vt:variant>
        <vt:i4>54</vt:i4>
      </vt:variant>
      <vt:variant>
        <vt:i4>0</vt:i4>
      </vt:variant>
      <vt:variant>
        <vt:i4>5</vt:i4>
      </vt:variant>
      <vt:variant>
        <vt:lpwstr>mailto:rly7@cdc.gov</vt:lpwstr>
      </vt:variant>
      <vt:variant>
        <vt:lpwstr/>
      </vt:variant>
      <vt:variant>
        <vt:i4>786550</vt:i4>
      </vt:variant>
      <vt:variant>
        <vt:i4>51</vt:i4>
      </vt:variant>
      <vt:variant>
        <vt:i4>0</vt:i4>
      </vt:variant>
      <vt:variant>
        <vt:i4>5</vt:i4>
      </vt:variant>
      <vt:variant>
        <vt:lpwstr>mailto:rly7@cdc.gov</vt:lpwstr>
      </vt:variant>
      <vt:variant>
        <vt:lpwstr/>
      </vt:variant>
      <vt:variant>
        <vt:i4>786550</vt:i4>
      </vt:variant>
      <vt:variant>
        <vt:i4>48</vt:i4>
      </vt:variant>
      <vt:variant>
        <vt:i4>0</vt:i4>
      </vt:variant>
      <vt:variant>
        <vt:i4>5</vt:i4>
      </vt:variant>
      <vt:variant>
        <vt:lpwstr>mailto:rly7@cdc.gov</vt:lpwstr>
      </vt:variant>
      <vt:variant>
        <vt:lpwstr/>
      </vt:variant>
      <vt:variant>
        <vt:i4>327789</vt:i4>
      </vt:variant>
      <vt:variant>
        <vt:i4>45</vt:i4>
      </vt:variant>
      <vt:variant>
        <vt:i4>0</vt:i4>
      </vt:variant>
      <vt:variant>
        <vt:i4>5</vt:i4>
      </vt:variant>
      <vt:variant>
        <vt:lpwstr>mailto:nwl7@cdc.gov</vt:lpwstr>
      </vt:variant>
      <vt:variant>
        <vt:lpwstr/>
      </vt:variant>
      <vt:variant>
        <vt:i4>1179761</vt:i4>
      </vt:variant>
      <vt:variant>
        <vt:i4>42</vt:i4>
      </vt:variant>
      <vt:variant>
        <vt:i4>0</vt:i4>
      </vt:variant>
      <vt:variant>
        <vt:i4>5</vt:i4>
      </vt:variant>
      <vt:variant>
        <vt:lpwstr>mailto:vic5@cdc.gov</vt:lpwstr>
      </vt:variant>
      <vt:variant>
        <vt:lpwstr/>
      </vt:variant>
      <vt:variant>
        <vt:i4>786550</vt:i4>
      </vt:variant>
      <vt:variant>
        <vt:i4>39</vt:i4>
      </vt:variant>
      <vt:variant>
        <vt:i4>0</vt:i4>
      </vt:variant>
      <vt:variant>
        <vt:i4>5</vt:i4>
      </vt:variant>
      <vt:variant>
        <vt:lpwstr>mailto:rly7@cdc.gov</vt:lpwstr>
      </vt:variant>
      <vt:variant>
        <vt:lpwstr/>
      </vt:variant>
      <vt:variant>
        <vt:i4>327789</vt:i4>
      </vt:variant>
      <vt:variant>
        <vt:i4>36</vt:i4>
      </vt:variant>
      <vt:variant>
        <vt:i4>0</vt:i4>
      </vt:variant>
      <vt:variant>
        <vt:i4>5</vt:i4>
      </vt:variant>
      <vt:variant>
        <vt:lpwstr>mailto:nwl7@cdc.gov</vt:lpwstr>
      </vt:variant>
      <vt:variant>
        <vt:lpwstr/>
      </vt:variant>
      <vt:variant>
        <vt:i4>1179761</vt:i4>
      </vt:variant>
      <vt:variant>
        <vt:i4>33</vt:i4>
      </vt:variant>
      <vt:variant>
        <vt:i4>0</vt:i4>
      </vt:variant>
      <vt:variant>
        <vt:i4>5</vt:i4>
      </vt:variant>
      <vt:variant>
        <vt:lpwstr>mailto:vic5@cdc.gov</vt:lpwstr>
      </vt:variant>
      <vt:variant>
        <vt:lpwstr/>
      </vt:variant>
      <vt:variant>
        <vt:i4>786550</vt:i4>
      </vt:variant>
      <vt:variant>
        <vt:i4>30</vt:i4>
      </vt:variant>
      <vt:variant>
        <vt:i4>0</vt:i4>
      </vt:variant>
      <vt:variant>
        <vt:i4>5</vt:i4>
      </vt:variant>
      <vt:variant>
        <vt:lpwstr>mailto:rly7@cdc.gov</vt:lpwstr>
      </vt:variant>
      <vt:variant>
        <vt:lpwstr/>
      </vt:variant>
      <vt:variant>
        <vt:i4>786550</vt:i4>
      </vt:variant>
      <vt:variant>
        <vt:i4>27</vt:i4>
      </vt:variant>
      <vt:variant>
        <vt:i4>0</vt:i4>
      </vt:variant>
      <vt:variant>
        <vt:i4>5</vt:i4>
      </vt:variant>
      <vt:variant>
        <vt:lpwstr>mailto:rly7@cdc.gov</vt:lpwstr>
      </vt:variant>
      <vt:variant>
        <vt:lpwstr/>
      </vt:variant>
      <vt:variant>
        <vt:i4>786550</vt:i4>
      </vt:variant>
      <vt:variant>
        <vt:i4>24</vt:i4>
      </vt:variant>
      <vt:variant>
        <vt:i4>0</vt:i4>
      </vt:variant>
      <vt:variant>
        <vt:i4>5</vt:i4>
      </vt:variant>
      <vt:variant>
        <vt:lpwstr>mailto:rly7@cdc.gov</vt:lpwstr>
      </vt:variant>
      <vt:variant>
        <vt:lpwstr/>
      </vt:variant>
      <vt:variant>
        <vt:i4>1179761</vt:i4>
      </vt:variant>
      <vt:variant>
        <vt:i4>21</vt:i4>
      </vt:variant>
      <vt:variant>
        <vt:i4>0</vt:i4>
      </vt:variant>
      <vt:variant>
        <vt:i4>5</vt:i4>
      </vt:variant>
      <vt:variant>
        <vt:lpwstr>mailto:vic5@cdc.gov</vt:lpwstr>
      </vt:variant>
      <vt:variant>
        <vt:lpwstr/>
      </vt:variant>
      <vt:variant>
        <vt:i4>786550</vt:i4>
      </vt:variant>
      <vt:variant>
        <vt:i4>18</vt:i4>
      </vt:variant>
      <vt:variant>
        <vt:i4>0</vt:i4>
      </vt:variant>
      <vt:variant>
        <vt:i4>5</vt:i4>
      </vt:variant>
      <vt:variant>
        <vt:lpwstr>mailto:rly7@cdc.gov</vt:lpwstr>
      </vt:variant>
      <vt:variant>
        <vt:lpwstr/>
      </vt:variant>
      <vt:variant>
        <vt:i4>327789</vt:i4>
      </vt:variant>
      <vt:variant>
        <vt:i4>15</vt:i4>
      </vt:variant>
      <vt:variant>
        <vt:i4>0</vt:i4>
      </vt:variant>
      <vt:variant>
        <vt:i4>5</vt:i4>
      </vt:variant>
      <vt:variant>
        <vt:lpwstr>mailto:nwl7@cdc.gov</vt:lpwstr>
      </vt:variant>
      <vt:variant>
        <vt:lpwstr/>
      </vt:variant>
      <vt:variant>
        <vt:i4>327789</vt:i4>
      </vt:variant>
      <vt:variant>
        <vt:i4>12</vt:i4>
      </vt:variant>
      <vt:variant>
        <vt:i4>0</vt:i4>
      </vt:variant>
      <vt:variant>
        <vt:i4>5</vt:i4>
      </vt:variant>
      <vt:variant>
        <vt:lpwstr>mailto:nwl7@cdc.gov</vt:lpwstr>
      </vt:variant>
      <vt:variant>
        <vt:lpwstr/>
      </vt:variant>
      <vt:variant>
        <vt:i4>1179761</vt:i4>
      </vt:variant>
      <vt:variant>
        <vt:i4>9</vt:i4>
      </vt:variant>
      <vt:variant>
        <vt:i4>0</vt:i4>
      </vt:variant>
      <vt:variant>
        <vt:i4>5</vt:i4>
      </vt:variant>
      <vt:variant>
        <vt:lpwstr>mailto:vic5@cdc.gov</vt:lpwstr>
      </vt:variant>
      <vt:variant>
        <vt:lpwstr/>
      </vt:variant>
      <vt:variant>
        <vt:i4>1179761</vt:i4>
      </vt:variant>
      <vt:variant>
        <vt:i4>6</vt:i4>
      </vt:variant>
      <vt:variant>
        <vt:i4>0</vt:i4>
      </vt:variant>
      <vt:variant>
        <vt:i4>5</vt:i4>
      </vt:variant>
      <vt:variant>
        <vt:lpwstr>mailto:vic5@cdc.gov</vt:lpwstr>
      </vt:variant>
      <vt:variant>
        <vt:lpwstr/>
      </vt:variant>
      <vt:variant>
        <vt:i4>786550</vt:i4>
      </vt:variant>
      <vt:variant>
        <vt:i4>3</vt:i4>
      </vt:variant>
      <vt:variant>
        <vt:i4>0</vt:i4>
      </vt:variant>
      <vt:variant>
        <vt:i4>5</vt:i4>
      </vt:variant>
      <vt:variant>
        <vt:lpwstr>mailto:rly7@cdc.gov</vt:lpwstr>
      </vt:variant>
      <vt:variant>
        <vt:lpwstr/>
      </vt:variant>
      <vt:variant>
        <vt:i4>786550</vt:i4>
      </vt:variant>
      <vt:variant>
        <vt:i4>0</vt:i4>
      </vt:variant>
      <vt:variant>
        <vt:i4>0</vt:i4>
      </vt:variant>
      <vt:variant>
        <vt:i4>5</vt:i4>
      </vt:variant>
      <vt:variant>
        <vt:lpwstr>mailto:rly7@cdc.gov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 Protocol</dc:title>
  <dc:subject>NHSN PSC Protocols &amp; TOIs</dc:subject>
  <dc:creator>CDC/NCEZID/DHQP</dc:creator>
  <cp:keywords>NHSN, AUR,</cp:keywords>
  <dc:description/>
  <cp:lastModifiedBy>McMeen, Marissa (CDC/NCEZID/DHQP/SB) (CTR)</cp:lastModifiedBy>
  <cp:revision>2</cp:revision>
  <cp:lastPrinted>2021-06-30T20:03:00Z</cp:lastPrinted>
  <dcterms:created xsi:type="dcterms:W3CDTF">2025-12-16T20:27:00Z</dcterms:created>
  <dcterms:modified xsi:type="dcterms:W3CDTF">2025-12-16T20:27:00Z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2020-10-28T21:12:20Z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0f992320-e99a-467a-ae1e-e905da51825b</vt:lpwstr>
  </property>
  <property fmtid="{D5CDD505-2E9C-101B-9397-08002B2CF9AE}" pid="8" name="MSIP_Label_7b94a7b8-f06c-4dfe-bdcc-9b548fd58c31_ContentBits">
    <vt:lpwstr>0</vt:lpwstr>
  </property>
  <property fmtid="{D5CDD505-2E9C-101B-9397-08002B2CF9AE}" pid="9" name="ContentTypeId">
    <vt:lpwstr>0x010100CE6232238523F149A25EBADFEA2BD408</vt:lpwstr>
  </property>
  <property fmtid="{D5CDD505-2E9C-101B-9397-08002B2CF9AE}" pid="10" name="MediaServiceImageTags">
    <vt:lpwstr/>
  </property>
</Properties>
</file>